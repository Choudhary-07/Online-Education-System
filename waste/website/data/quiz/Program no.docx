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09B" w:rsidRPr="00606054" w:rsidRDefault="00CE409B" w:rsidP="00CE409B">
      <w:pPr>
        <w:jc w:val="center"/>
        <w:rPr>
          <w:b/>
          <w:sz w:val="32"/>
        </w:rPr>
      </w:pPr>
    </w:p>
    <w:p w:rsidR="00CE409B" w:rsidRDefault="00CE409B" w:rsidP="00CE409B">
      <w:pPr>
        <w:jc w:val="center"/>
        <w:rPr>
          <w:b/>
          <w:sz w:val="32"/>
        </w:rPr>
      </w:pPr>
    </w:p>
    <w:p w:rsidR="00CE409B" w:rsidRDefault="00CE409B" w:rsidP="00CE409B">
      <w:pPr>
        <w:jc w:val="center"/>
        <w:rPr>
          <w:b/>
          <w:sz w:val="32"/>
        </w:rPr>
      </w:pPr>
    </w:p>
    <w:p w:rsidR="00CE409B" w:rsidRDefault="00CE409B" w:rsidP="00CE409B">
      <w:pPr>
        <w:jc w:val="center"/>
        <w:rPr>
          <w:b/>
          <w:sz w:val="32"/>
        </w:rPr>
      </w:pPr>
      <w:r w:rsidRPr="007539AA">
        <w:rPr>
          <w:b/>
          <w:sz w:val="32"/>
        </w:rPr>
        <w:t>Program no.</w:t>
      </w:r>
      <w:r>
        <w:rPr>
          <w:b/>
          <w:sz w:val="32"/>
        </w:rPr>
        <w:t xml:space="preserve"> </w:t>
      </w:r>
      <w:r w:rsidRPr="007539AA">
        <w:rPr>
          <w:b/>
          <w:sz w:val="32"/>
        </w:rPr>
        <w:t>1</w:t>
      </w:r>
    </w:p>
    <w:p w:rsidR="00CE409B" w:rsidRPr="007539AA" w:rsidRDefault="00CE409B" w:rsidP="00CE409B">
      <w:pPr>
        <w:rPr>
          <w:b/>
        </w:rPr>
      </w:pPr>
    </w:p>
    <w:p w:rsidR="00CE409B" w:rsidRDefault="00CE409B" w:rsidP="00CE409B">
      <w:pPr>
        <w:rPr>
          <w:b/>
        </w:rPr>
      </w:pPr>
    </w:p>
    <w:p w:rsidR="00CE409B" w:rsidRPr="007539AA" w:rsidRDefault="00CE409B" w:rsidP="00CE409B">
      <w:pPr>
        <w:rPr>
          <w:b/>
        </w:rPr>
      </w:pPr>
      <w:r w:rsidRPr="007539AA">
        <w:rPr>
          <w:b/>
        </w:rPr>
        <w:t>//Write the program to find the sum of two numbers.</w:t>
      </w:r>
    </w:p>
    <w:p w:rsidR="00CE409B" w:rsidRDefault="00CE409B" w:rsidP="00CE409B"/>
    <w:p w:rsidR="00CE409B" w:rsidRPr="00E54CCF" w:rsidRDefault="00CE409B" w:rsidP="00CE409B"/>
    <w:p w:rsidR="00CE409B" w:rsidRPr="00AF15C2" w:rsidRDefault="00CE409B" w:rsidP="00CE409B">
      <w:pPr>
        <w:rPr>
          <w:rFonts w:ascii="Courier New" w:hAnsi="Courier New" w:cs="Courier New"/>
        </w:rPr>
      </w:pPr>
      <w:r w:rsidRPr="00AF15C2">
        <w:rPr>
          <w:rFonts w:ascii="Courier New" w:hAnsi="Courier New" w:cs="Courier New"/>
        </w:rPr>
        <w:t>#include&lt;iostream.h&gt;</w:t>
      </w:r>
    </w:p>
    <w:p w:rsidR="00CE409B" w:rsidRPr="00AF15C2" w:rsidRDefault="00CE409B" w:rsidP="00CE409B">
      <w:pPr>
        <w:rPr>
          <w:rFonts w:ascii="Courier New" w:hAnsi="Courier New" w:cs="Courier New"/>
        </w:rPr>
      </w:pPr>
      <w:r w:rsidRPr="00AF15C2">
        <w:rPr>
          <w:rFonts w:ascii="Courier New" w:hAnsi="Courier New" w:cs="Courier New"/>
        </w:rPr>
        <w:t>#include&lt;conio.h&gt;</w:t>
      </w:r>
    </w:p>
    <w:p w:rsidR="00CE409B" w:rsidRPr="00AF15C2" w:rsidRDefault="00CE409B" w:rsidP="00CE409B">
      <w:pPr>
        <w:rPr>
          <w:rFonts w:ascii="Courier New" w:hAnsi="Courier New" w:cs="Courier New"/>
        </w:rPr>
      </w:pPr>
      <w:proofErr w:type="gramStart"/>
      <w:r w:rsidRPr="00AF15C2">
        <w:rPr>
          <w:rFonts w:ascii="Courier New" w:hAnsi="Courier New" w:cs="Courier New"/>
        </w:rPr>
        <w:t>void</w:t>
      </w:r>
      <w:proofErr w:type="gramEnd"/>
      <w:r w:rsidRPr="00AF15C2">
        <w:rPr>
          <w:rFonts w:ascii="Courier New" w:hAnsi="Courier New" w:cs="Courier New"/>
        </w:rPr>
        <w:t xml:space="preserve"> main()</w:t>
      </w:r>
    </w:p>
    <w:p w:rsidR="00CE409B" w:rsidRPr="00AF15C2" w:rsidRDefault="00CE409B" w:rsidP="00CE409B">
      <w:pPr>
        <w:rPr>
          <w:rFonts w:ascii="Courier New" w:hAnsi="Courier New" w:cs="Courier New"/>
        </w:rPr>
      </w:pPr>
      <w:r w:rsidRPr="00AF15C2">
        <w:rPr>
          <w:rFonts w:ascii="Courier New" w:hAnsi="Courier New" w:cs="Courier New"/>
        </w:rPr>
        <w:t>{</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clrscr(</w:t>
      </w:r>
      <w:proofErr w:type="gramEnd"/>
      <w:r w:rsidRPr="00AF15C2">
        <w:rPr>
          <w:rFonts w:ascii="Courier New" w:hAnsi="Courier New" w:cs="Courier New"/>
        </w:rPr>
        <w:t>);</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int</w:t>
      </w:r>
      <w:proofErr w:type="gramEnd"/>
      <w:r w:rsidRPr="00AF15C2">
        <w:rPr>
          <w:rFonts w:ascii="Courier New" w:hAnsi="Courier New" w:cs="Courier New"/>
        </w:rPr>
        <w:t xml:space="preserve"> a,b,c;</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cout</w:t>
      </w:r>
      <w:proofErr w:type="gramEnd"/>
      <w:r w:rsidRPr="00AF15C2">
        <w:rPr>
          <w:rFonts w:ascii="Courier New" w:hAnsi="Courier New" w:cs="Courier New"/>
        </w:rPr>
        <w:t>&lt;&lt;"enter the value of a= ";</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cin</w:t>
      </w:r>
      <w:proofErr w:type="gramEnd"/>
      <w:r w:rsidRPr="00AF15C2">
        <w:rPr>
          <w:rFonts w:ascii="Courier New" w:hAnsi="Courier New" w:cs="Courier New"/>
        </w:rPr>
        <w:t>&gt;&gt;a;</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cout</w:t>
      </w:r>
      <w:proofErr w:type="gramEnd"/>
      <w:r w:rsidRPr="00AF15C2">
        <w:rPr>
          <w:rFonts w:ascii="Courier New" w:hAnsi="Courier New" w:cs="Courier New"/>
        </w:rPr>
        <w:t>&lt;&lt;"enter the value of b= ";</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cin</w:t>
      </w:r>
      <w:proofErr w:type="gramEnd"/>
      <w:r w:rsidRPr="00AF15C2">
        <w:rPr>
          <w:rFonts w:ascii="Courier New" w:hAnsi="Courier New" w:cs="Courier New"/>
        </w:rPr>
        <w:t>&gt;&gt;b;</w:t>
      </w:r>
    </w:p>
    <w:p w:rsidR="00CE409B" w:rsidRPr="00AF15C2" w:rsidRDefault="00CE409B" w:rsidP="00CE409B">
      <w:pPr>
        <w:rPr>
          <w:rFonts w:ascii="Courier New" w:hAnsi="Courier New" w:cs="Courier New"/>
        </w:rPr>
      </w:pPr>
      <w:r w:rsidRPr="00AF15C2">
        <w:rPr>
          <w:rFonts w:ascii="Courier New" w:hAnsi="Courier New" w:cs="Courier New"/>
        </w:rPr>
        <w:t xml:space="preserve">  c=a+b;</w:t>
      </w:r>
    </w:p>
    <w:p w:rsidR="00CE409B" w:rsidRPr="00AF15C2" w:rsidRDefault="00CE409B" w:rsidP="00CE409B">
      <w:pPr>
        <w:rPr>
          <w:rFonts w:ascii="Courier New" w:hAnsi="Courier New" w:cs="Courier New"/>
        </w:rPr>
      </w:pPr>
      <w:r w:rsidRPr="00AF15C2">
        <w:rPr>
          <w:rFonts w:ascii="Courier New" w:hAnsi="Courier New" w:cs="Courier New"/>
        </w:rPr>
        <w:t xml:space="preserve">  </w:t>
      </w:r>
      <w:proofErr w:type="gramStart"/>
      <w:r w:rsidRPr="00AF15C2">
        <w:rPr>
          <w:rFonts w:ascii="Courier New" w:hAnsi="Courier New" w:cs="Courier New"/>
        </w:rPr>
        <w:t>cout</w:t>
      </w:r>
      <w:proofErr w:type="gramEnd"/>
      <w:r w:rsidRPr="00AF15C2">
        <w:rPr>
          <w:rFonts w:ascii="Courier New" w:hAnsi="Courier New" w:cs="Courier New"/>
        </w:rPr>
        <w:t>&lt;&lt;"sum of two numbers are "&lt;&lt;c;</w:t>
      </w:r>
    </w:p>
    <w:p w:rsidR="00CE409B" w:rsidRPr="00AF15C2" w:rsidRDefault="00CE409B" w:rsidP="00CE409B">
      <w:pPr>
        <w:rPr>
          <w:rFonts w:ascii="Courier New" w:hAnsi="Courier New" w:cs="Courier New"/>
        </w:rPr>
      </w:pPr>
      <w:r w:rsidRPr="00AF15C2">
        <w:rPr>
          <w:rFonts w:ascii="Courier New" w:hAnsi="Courier New" w:cs="Courier New"/>
        </w:rPr>
        <w:t>}</w:t>
      </w:r>
    </w:p>
    <w:p w:rsidR="00CE409B" w:rsidRDefault="00CE409B" w:rsidP="00CE409B"/>
    <w:p w:rsidR="00CE409B" w:rsidRDefault="00CE409B" w:rsidP="00CE409B"/>
    <w:p w:rsidR="00CE409B" w:rsidRDefault="00CE409B" w:rsidP="00CE409B"/>
    <w:p w:rsidR="00CE409B" w:rsidRDefault="00CE409B" w:rsidP="00CE409B"/>
    <w:p w:rsidR="00CE409B" w:rsidRDefault="00CE409B" w:rsidP="00CE409B"/>
    <w:p w:rsidR="00CE409B" w:rsidRDefault="00CE409B" w:rsidP="00CE409B"/>
    <w:p w:rsidR="00CE409B" w:rsidRDefault="00CE409B" w:rsidP="00CE409B"/>
    <w:p w:rsidR="00CE409B" w:rsidRDefault="00CE409B" w:rsidP="00CE409B">
      <w:pPr>
        <w:rPr>
          <w:b/>
        </w:rPr>
      </w:pPr>
      <w:r w:rsidRPr="00E54CCF">
        <w:rPr>
          <w:b/>
        </w:rPr>
        <w:t xml:space="preserve">   </w:t>
      </w:r>
      <w:r w:rsidRPr="00AF6E7E">
        <w:rPr>
          <w:b/>
          <w:sz w:val="32"/>
          <w:u w:val="single"/>
        </w:rPr>
        <w:t>OUTPUT</w:t>
      </w:r>
      <w:r>
        <w:rPr>
          <w:b/>
        </w:rPr>
        <w:t xml:space="preserve">   </w:t>
      </w:r>
    </w:p>
    <w:p w:rsidR="00CE409B" w:rsidRDefault="00CE409B" w:rsidP="00CE409B">
      <w:pPr>
        <w:rPr>
          <w:b/>
        </w:rPr>
      </w:pPr>
    </w:p>
    <w:p w:rsidR="00CE409B" w:rsidRDefault="00CE409B" w:rsidP="00CE409B">
      <w:pPr>
        <w:rPr>
          <w:b/>
        </w:rPr>
      </w:pPr>
    </w:p>
    <w:p w:rsidR="00CE409B" w:rsidRDefault="00CE409B" w:rsidP="00CE409B">
      <w:pPr>
        <w:rPr>
          <w:b/>
        </w:rPr>
      </w:pPr>
      <w:r>
        <w:rPr>
          <w:b/>
        </w:rPr>
        <w:t xml:space="preserve">          </w:t>
      </w:r>
      <w:r>
        <w:rPr>
          <w:b/>
          <w:noProof/>
        </w:rPr>
        <w:drawing>
          <wp:inline distT="0" distB="0" distL="0" distR="0">
            <wp:extent cx="2583815" cy="72326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583815" cy="723265"/>
                    </a:xfrm>
                    <a:prstGeom prst="rect">
                      <a:avLst/>
                    </a:prstGeom>
                    <a:noFill/>
                    <a:ln w="9525">
                      <a:noFill/>
                      <a:miter lim="800000"/>
                      <a:headEnd/>
                      <a:tailEnd/>
                    </a:ln>
                  </pic:spPr>
                </pic:pic>
              </a:graphicData>
            </a:graphic>
          </wp:inline>
        </w:drawing>
      </w:r>
    </w:p>
    <w:p w:rsidR="00CE409B" w:rsidRDefault="00CE409B" w:rsidP="00CE409B">
      <w:pPr>
        <w:rPr>
          <w:b/>
        </w:rPr>
      </w:pPr>
    </w:p>
    <w:p w:rsidR="00CE409B" w:rsidRPr="004127F6" w:rsidRDefault="00CE409B" w:rsidP="00CE409B">
      <w:pPr>
        <w:jc w:val="center"/>
        <w:rPr>
          <w:b/>
          <w:bCs/>
          <w:sz w:val="28"/>
          <w:szCs w:val="144"/>
        </w:rPr>
      </w:pPr>
    </w:p>
    <w:p w:rsidR="00CE409B" w:rsidRDefault="00CE409B" w:rsidP="00CE409B">
      <w:pPr>
        <w:rPr>
          <w:b/>
          <w:bCs/>
          <w:sz w:val="144"/>
          <w:szCs w:val="144"/>
        </w:rPr>
      </w:pPr>
    </w:p>
    <w:p w:rsidR="00CE409B" w:rsidRDefault="00CE409B" w:rsidP="00CE409B">
      <w:pPr>
        <w:jc w:val="center"/>
        <w:rPr>
          <w:b/>
          <w:sz w:val="32"/>
        </w:rPr>
      </w:pPr>
    </w:p>
    <w:p w:rsidR="00CE409B" w:rsidRDefault="00CE409B" w:rsidP="00CE409B">
      <w:pPr>
        <w:jc w:val="center"/>
        <w:rPr>
          <w:b/>
          <w:sz w:val="32"/>
        </w:rPr>
      </w:pPr>
    </w:p>
    <w:p w:rsidR="00CE409B" w:rsidRDefault="00CE409B" w:rsidP="00CE409B">
      <w:pPr>
        <w:jc w:val="center"/>
        <w:rPr>
          <w:b/>
          <w:sz w:val="32"/>
        </w:rPr>
      </w:pPr>
      <w:r w:rsidRPr="003B62CD">
        <w:rPr>
          <w:b/>
          <w:sz w:val="32"/>
        </w:rPr>
        <w:t>Program no.</w:t>
      </w:r>
      <w:r>
        <w:rPr>
          <w:b/>
          <w:sz w:val="32"/>
        </w:rPr>
        <w:t xml:space="preserve"> 2</w:t>
      </w:r>
    </w:p>
    <w:p w:rsidR="00CE409B" w:rsidRPr="003B62CD" w:rsidRDefault="00CE409B" w:rsidP="00CE409B">
      <w:pPr>
        <w:rPr>
          <w:b/>
        </w:rPr>
      </w:pPr>
    </w:p>
    <w:p w:rsidR="00CE409B" w:rsidRDefault="00CE409B" w:rsidP="00CE409B">
      <w:pPr>
        <w:rPr>
          <w:b/>
        </w:rPr>
      </w:pPr>
    </w:p>
    <w:p w:rsidR="00CE409B" w:rsidRPr="003B62CD" w:rsidRDefault="00CE409B" w:rsidP="00CE409B">
      <w:pPr>
        <w:rPr>
          <w:b/>
        </w:rPr>
      </w:pPr>
      <w:r w:rsidRPr="003B62CD">
        <w:rPr>
          <w:b/>
        </w:rPr>
        <w:t>//</w:t>
      </w:r>
      <w:r>
        <w:t xml:space="preserve"> </w:t>
      </w:r>
      <w:r w:rsidRPr="003B62CD">
        <w:rPr>
          <w:b/>
        </w:rPr>
        <w:t>Write the program to find the sum of n numbers.</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2B2F70" w:rsidRDefault="00CE409B" w:rsidP="00CE409B">
      <w:pPr>
        <w:rPr>
          <w:rFonts w:ascii="Courier New" w:hAnsi="Courier New" w:cs="Courier New"/>
        </w:rPr>
      </w:pPr>
      <w:r w:rsidRPr="002B2F70">
        <w:rPr>
          <w:rFonts w:ascii="Courier New" w:hAnsi="Courier New" w:cs="Courier New"/>
        </w:rPr>
        <w:t>#include&lt;iostream.h&gt;</w:t>
      </w:r>
    </w:p>
    <w:p w:rsidR="00CE409B" w:rsidRPr="002B2F70" w:rsidRDefault="00CE409B" w:rsidP="00CE409B">
      <w:pPr>
        <w:rPr>
          <w:rFonts w:ascii="Courier New" w:hAnsi="Courier New" w:cs="Courier New"/>
        </w:rPr>
      </w:pPr>
      <w:r w:rsidRPr="002B2F70">
        <w:rPr>
          <w:rFonts w:ascii="Courier New" w:hAnsi="Courier New" w:cs="Courier New"/>
        </w:rPr>
        <w:t>#include&lt;conio.h&gt;</w:t>
      </w:r>
    </w:p>
    <w:p w:rsidR="00CE409B" w:rsidRPr="002B2F70" w:rsidRDefault="00CE409B" w:rsidP="00CE409B">
      <w:pPr>
        <w:rPr>
          <w:rFonts w:ascii="Courier New" w:hAnsi="Courier New" w:cs="Courier New"/>
        </w:rPr>
      </w:pPr>
    </w:p>
    <w:p w:rsidR="00CE409B" w:rsidRPr="002B2F70" w:rsidRDefault="00CE409B" w:rsidP="00CE409B">
      <w:pPr>
        <w:rPr>
          <w:rFonts w:ascii="Courier New" w:hAnsi="Courier New" w:cs="Courier New"/>
        </w:rPr>
      </w:pPr>
      <w:proofErr w:type="gramStart"/>
      <w:r w:rsidRPr="002B2F70">
        <w:rPr>
          <w:rFonts w:ascii="Courier New" w:hAnsi="Courier New" w:cs="Courier New"/>
        </w:rPr>
        <w:t>void</w:t>
      </w:r>
      <w:proofErr w:type="gramEnd"/>
      <w:r w:rsidRPr="002B2F70">
        <w:rPr>
          <w:rFonts w:ascii="Courier New" w:hAnsi="Courier New" w:cs="Courier New"/>
        </w:rPr>
        <w:t xml:space="preserve"> main()</w:t>
      </w:r>
    </w:p>
    <w:p w:rsidR="00CE409B" w:rsidRPr="002B2F70" w:rsidRDefault="00CE409B" w:rsidP="00CE409B">
      <w:pPr>
        <w:rPr>
          <w:rFonts w:ascii="Courier New" w:hAnsi="Courier New" w:cs="Courier New"/>
        </w:rPr>
      </w:pPr>
      <w:r w:rsidRPr="002B2F70">
        <w:rPr>
          <w:rFonts w:ascii="Courier New" w:hAnsi="Courier New" w:cs="Courier New"/>
        </w:rPr>
        <w:t>{</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clrscr(</w:t>
      </w:r>
      <w:proofErr w:type="gramEnd"/>
      <w:r w:rsidRPr="002B2F70">
        <w:rPr>
          <w:rFonts w:ascii="Courier New" w:hAnsi="Courier New" w:cs="Courier New"/>
        </w:rPr>
        <w:t>);</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int</w:t>
      </w:r>
      <w:proofErr w:type="gramEnd"/>
      <w:r w:rsidRPr="002B2F70">
        <w:rPr>
          <w:rFonts w:ascii="Courier New" w:hAnsi="Courier New" w:cs="Courier New"/>
        </w:rPr>
        <w:t xml:space="preserve"> n,i,sum=0;</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cout</w:t>
      </w:r>
      <w:proofErr w:type="gramEnd"/>
      <w:r w:rsidRPr="002B2F70">
        <w:rPr>
          <w:rFonts w:ascii="Courier New" w:hAnsi="Courier New" w:cs="Courier New"/>
        </w:rPr>
        <w:t>&lt;&lt;"enter the nth number ";</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cin</w:t>
      </w:r>
      <w:proofErr w:type="gramEnd"/>
      <w:r w:rsidRPr="002B2F70">
        <w:rPr>
          <w:rFonts w:ascii="Courier New" w:hAnsi="Courier New" w:cs="Courier New"/>
        </w:rPr>
        <w:t>&gt;&gt;n;</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for(</w:t>
      </w:r>
      <w:proofErr w:type="gramEnd"/>
      <w:r w:rsidRPr="002B2F70">
        <w:rPr>
          <w:rFonts w:ascii="Courier New" w:hAnsi="Courier New" w:cs="Courier New"/>
        </w:rPr>
        <w:t>i=1;i&lt;=n;i++)</w:t>
      </w:r>
    </w:p>
    <w:p w:rsidR="00CE409B" w:rsidRPr="002B2F70" w:rsidRDefault="00CE409B" w:rsidP="00CE409B">
      <w:pPr>
        <w:rPr>
          <w:rFonts w:ascii="Courier New" w:hAnsi="Courier New" w:cs="Courier New"/>
        </w:rPr>
      </w:pPr>
      <w:r w:rsidRPr="002B2F70">
        <w:rPr>
          <w:rFonts w:ascii="Courier New" w:hAnsi="Courier New" w:cs="Courier New"/>
        </w:rPr>
        <w:t xml:space="preserve"> {</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sum=</w:t>
      </w:r>
      <w:proofErr w:type="gramEnd"/>
      <w:r w:rsidRPr="002B2F70">
        <w:rPr>
          <w:rFonts w:ascii="Courier New" w:hAnsi="Courier New" w:cs="Courier New"/>
        </w:rPr>
        <w:t>sum+i;</w:t>
      </w:r>
    </w:p>
    <w:p w:rsidR="00CE409B" w:rsidRPr="002B2F70" w:rsidRDefault="00CE409B" w:rsidP="00CE409B">
      <w:pPr>
        <w:rPr>
          <w:rFonts w:ascii="Courier New" w:hAnsi="Courier New" w:cs="Courier New"/>
        </w:rPr>
      </w:pPr>
      <w:r w:rsidRPr="002B2F70">
        <w:rPr>
          <w:rFonts w:ascii="Courier New" w:hAnsi="Courier New" w:cs="Courier New"/>
        </w:rPr>
        <w:t xml:space="preserve"> }</w:t>
      </w:r>
    </w:p>
    <w:p w:rsidR="00CE409B" w:rsidRPr="002B2F70" w:rsidRDefault="00CE409B" w:rsidP="00CE409B">
      <w:pPr>
        <w:rPr>
          <w:rFonts w:ascii="Courier New" w:hAnsi="Courier New" w:cs="Courier New"/>
        </w:rPr>
      </w:pPr>
      <w:r w:rsidRPr="002B2F70">
        <w:rPr>
          <w:rFonts w:ascii="Courier New" w:hAnsi="Courier New" w:cs="Courier New"/>
        </w:rPr>
        <w:t xml:space="preserve">  </w:t>
      </w:r>
      <w:proofErr w:type="gramStart"/>
      <w:r w:rsidRPr="002B2F70">
        <w:rPr>
          <w:rFonts w:ascii="Courier New" w:hAnsi="Courier New" w:cs="Courier New"/>
        </w:rPr>
        <w:t>cout</w:t>
      </w:r>
      <w:proofErr w:type="gramEnd"/>
      <w:r w:rsidRPr="002B2F70">
        <w:rPr>
          <w:rFonts w:ascii="Courier New" w:hAnsi="Courier New" w:cs="Courier New"/>
        </w:rPr>
        <w:t>&lt;&lt;"sum of n nunber is "&lt;&lt;sum;</w:t>
      </w:r>
    </w:p>
    <w:p w:rsidR="00CE409B" w:rsidRDefault="00CE409B" w:rsidP="00CE409B">
      <w:pPr>
        <w:rPr>
          <w:rFonts w:ascii="Courier New" w:hAnsi="Courier New" w:cs="Courier New"/>
        </w:rPr>
      </w:pPr>
      <w:r w:rsidRPr="002B2F70">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AF6E7E" w:rsidRDefault="00CE409B" w:rsidP="00CE409B">
      <w:pPr>
        <w:rPr>
          <w:b/>
          <w:sz w:val="32"/>
          <w:u w:val="single"/>
        </w:rPr>
      </w:pPr>
      <w:r w:rsidRPr="00AF6E7E">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4127F6" w:rsidRDefault="00CE409B" w:rsidP="00CE409B">
      <w:pPr>
        <w:rPr>
          <w:b/>
        </w:rPr>
      </w:pPr>
      <w:r>
        <w:rPr>
          <w:b/>
          <w:noProof/>
        </w:rPr>
        <w:drawing>
          <wp:inline distT="0" distB="0" distL="0" distR="0">
            <wp:extent cx="3572510" cy="627380"/>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72510" cy="627380"/>
                    </a:xfrm>
                    <a:prstGeom prst="rect">
                      <a:avLst/>
                    </a:prstGeom>
                    <a:noFill/>
                    <a:ln w="9525">
                      <a:noFill/>
                      <a:miter lim="800000"/>
                      <a:headEnd/>
                      <a:tailEnd/>
                    </a:ln>
                  </pic:spPr>
                </pic:pic>
              </a:graphicData>
            </a:graphic>
          </wp:inline>
        </w:drawing>
      </w:r>
    </w:p>
    <w:p w:rsidR="00CE409B" w:rsidRPr="004127F6" w:rsidRDefault="00CE409B" w:rsidP="00CE409B">
      <w:pPr>
        <w:rPr>
          <w:b/>
        </w:rPr>
      </w:pPr>
    </w:p>
    <w:p w:rsidR="00CE409B" w:rsidRDefault="00CE409B" w:rsidP="00CE409B">
      <w:pPr>
        <w:jc w:val="center"/>
        <w:rPr>
          <w:b/>
          <w:bCs/>
          <w:sz w:val="144"/>
          <w:szCs w:val="144"/>
        </w:rPr>
      </w:pPr>
    </w:p>
    <w:p w:rsidR="00CE409B" w:rsidRDefault="00CE409B" w:rsidP="00CE409B">
      <w:pPr>
        <w:rPr>
          <w:b/>
          <w:bCs/>
          <w:sz w:val="32"/>
          <w:szCs w:val="144"/>
        </w:rPr>
      </w:pPr>
    </w:p>
    <w:p w:rsidR="00CE409B" w:rsidRDefault="00CE409B" w:rsidP="00CE409B">
      <w:pPr>
        <w:rPr>
          <w:b/>
          <w:bCs/>
          <w:sz w:val="32"/>
          <w:szCs w:val="144"/>
        </w:rPr>
      </w:pPr>
    </w:p>
    <w:p w:rsidR="00CE409B" w:rsidRDefault="00CE409B" w:rsidP="00CE409B">
      <w:pPr>
        <w:rPr>
          <w:b/>
          <w:bCs/>
          <w:sz w:val="32"/>
          <w:szCs w:val="144"/>
        </w:rPr>
      </w:pPr>
    </w:p>
    <w:p w:rsidR="00CE409B" w:rsidRDefault="00CE409B" w:rsidP="00CE409B">
      <w:pPr>
        <w:rPr>
          <w:b/>
          <w:bCs/>
          <w:sz w:val="32"/>
          <w:szCs w:val="144"/>
        </w:rPr>
      </w:pPr>
    </w:p>
    <w:p w:rsidR="00CE409B" w:rsidRPr="00CE409B" w:rsidRDefault="00CE409B" w:rsidP="00CE409B">
      <w:pPr>
        <w:rPr>
          <w:b/>
          <w:bCs/>
          <w:sz w:val="32"/>
          <w:szCs w:val="144"/>
        </w:rPr>
      </w:pPr>
    </w:p>
    <w:p w:rsidR="00CE409B" w:rsidRDefault="00CE409B" w:rsidP="00CE409B">
      <w:pPr>
        <w:jc w:val="center"/>
        <w:rPr>
          <w:b/>
          <w:sz w:val="32"/>
        </w:rPr>
      </w:pPr>
      <w:r w:rsidRPr="007539AA">
        <w:rPr>
          <w:b/>
          <w:sz w:val="32"/>
        </w:rPr>
        <w:t>Program no.</w:t>
      </w:r>
      <w:r>
        <w:rPr>
          <w:b/>
          <w:sz w:val="32"/>
        </w:rPr>
        <w:t xml:space="preserve"> 3</w:t>
      </w:r>
    </w:p>
    <w:p w:rsidR="00CE409B" w:rsidRPr="007539AA" w:rsidRDefault="00CE409B" w:rsidP="00CE409B">
      <w:pPr>
        <w:rPr>
          <w:b/>
          <w:sz w:val="32"/>
        </w:rPr>
      </w:pPr>
    </w:p>
    <w:p w:rsidR="00CE409B" w:rsidRDefault="00CE409B" w:rsidP="00CE409B">
      <w:pPr>
        <w:rPr>
          <w:b/>
        </w:rPr>
      </w:pPr>
    </w:p>
    <w:p w:rsidR="00CE409B" w:rsidRPr="007539AA" w:rsidRDefault="00CE409B" w:rsidP="00CE409B">
      <w:pPr>
        <w:rPr>
          <w:b/>
        </w:rPr>
      </w:pPr>
      <w:r w:rsidRPr="007539AA">
        <w:rPr>
          <w:b/>
        </w:rPr>
        <w:t xml:space="preserve">//Write a program to check whether a number is even or odd.  </w:t>
      </w:r>
    </w:p>
    <w:p w:rsidR="00CE409B" w:rsidRDefault="00CE409B" w:rsidP="00CE409B">
      <w:pPr>
        <w:rPr>
          <w:b/>
          <w:u w:val="single"/>
        </w:rPr>
      </w:pPr>
    </w:p>
    <w:p w:rsidR="00CE409B" w:rsidRDefault="00CE409B" w:rsidP="00CE409B">
      <w:pPr>
        <w:rPr>
          <w:rFonts w:ascii="Courier New" w:hAnsi="Courier New" w:cs="Courier New"/>
        </w:rPr>
      </w:pPr>
    </w:p>
    <w:p w:rsidR="00CE409B" w:rsidRPr="00FB3B89" w:rsidRDefault="00CE409B" w:rsidP="00CE409B">
      <w:pPr>
        <w:rPr>
          <w:rFonts w:ascii="Courier New" w:hAnsi="Courier New" w:cs="Courier New"/>
        </w:rPr>
      </w:pPr>
      <w:r w:rsidRPr="00FB3B89">
        <w:rPr>
          <w:rFonts w:ascii="Courier New" w:hAnsi="Courier New" w:cs="Courier New"/>
        </w:rPr>
        <w:t>#include&lt;iostream.h&gt;</w:t>
      </w:r>
    </w:p>
    <w:p w:rsidR="00CE409B" w:rsidRPr="00FB3B89" w:rsidRDefault="00CE409B" w:rsidP="00CE409B">
      <w:pPr>
        <w:rPr>
          <w:rFonts w:ascii="Courier New" w:hAnsi="Courier New" w:cs="Courier New"/>
        </w:rPr>
      </w:pPr>
      <w:r w:rsidRPr="00FB3B89">
        <w:rPr>
          <w:rFonts w:ascii="Courier New" w:hAnsi="Courier New" w:cs="Courier New"/>
        </w:rPr>
        <w:t>#include&lt;conio.h&gt;</w:t>
      </w:r>
    </w:p>
    <w:p w:rsidR="00CE409B" w:rsidRPr="00FB3B89" w:rsidRDefault="00CE409B" w:rsidP="00CE409B">
      <w:pPr>
        <w:rPr>
          <w:rFonts w:ascii="Courier New" w:hAnsi="Courier New" w:cs="Courier New"/>
        </w:rPr>
      </w:pPr>
      <w:proofErr w:type="gramStart"/>
      <w:r w:rsidRPr="00FB3B89">
        <w:rPr>
          <w:rFonts w:ascii="Courier New" w:hAnsi="Courier New" w:cs="Courier New"/>
        </w:rPr>
        <w:t>void</w:t>
      </w:r>
      <w:proofErr w:type="gramEnd"/>
      <w:r w:rsidRPr="00FB3B89">
        <w:rPr>
          <w:rFonts w:ascii="Courier New" w:hAnsi="Courier New" w:cs="Courier New"/>
        </w:rPr>
        <w:t xml:space="preserve"> main()</w:t>
      </w:r>
    </w:p>
    <w:p w:rsidR="00CE409B" w:rsidRPr="00FB3B89" w:rsidRDefault="00CE409B" w:rsidP="00CE409B">
      <w:pPr>
        <w:rPr>
          <w:rFonts w:ascii="Courier New" w:hAnsi="Courier New" w:cs="Courier New"/>
        </w:rPr>
      </w:pPr>
      <w:r w:rsidRPr="00FB3B89">
        <w:rPr>
          <w:rFonts w:ascii="Courier New" w:hAnsi="Courier New" w:cs="Courier New"/>
        </w:rPr>
        <w:t>{</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clrscr(</w:t>
      </w:r>
      <w:proofErr w:type="gramEnd"/>
      <w:r w:rsidRPr="00FB3B89">
        <w:rPr>
          <w:rFonts w:ascii="Courier New" w:hAnsi="Courier New" w:cs="Courier New"/>
        </w:rPr>
        <w:t>);</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int</w:t>
      </w:r>
      <w:proofErr w:type="gramEnd"/>
      <w:r w:rsidRPr="00FB3B89">
        <w:rPr>
          <w:rFonts w:ascii="Courier New" w:hAnsi="Courier New" w:cs="Courier New"/>
        </w:rPr>
        <w:t xml:space="preserve"> a;</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cout</w:t>
      </w:r>
      <w:proofErr w:type="gramEnd"/>
      <w:r w:rsidRPr="00FB3B89">
        <w:rPr>
          <w:rFonts w:ascii="Courier New" w:hAnsi="Courier New" w:cs="Courier New"/>
        </w:rPr>
        <w:t>&lt;&lt;"enter the number ";</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cin</w:t>
      </w:r>
      <w:proofErr w:type="gramEnd"/>
      <w:r w:rsidRPr="00FB3B89">
        <w:rPr>
          <w:rFonts w:ascii="Courier New" w:hAnsi="Courier New" w:cs="Courier New"/>
        </w:rPr>
        <w:t>&gt;&gt;a;</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if(</w:t>
      </w:r>
      <w:proofErr w:type="gramEnd"/>
      <w:r w:rsidRPr="00FB3B89">
        <w:rPr>
          <w:rFonts w:ascii="Courier New" w:hAnsi="Courier New" w:cs="Courier New"/>
        </w:rPr>
        <w:t>a%2==0)</w:t>
      </w:r>
    </w:p>
    <w:p w:rsidR="00CE409B" w:rsidRPr="00FB3B89" w:rsidRDefault="00CE409B" w:rsidP="00CE409B">
      <w:pPr>
        <w:rPr>
          <w:rFonts w:ascii="Courier New" w:hAnsi="Courier New" w:cs="Courier New"/>
        </w:rPr>
      </w:pPr>
      <w:r w:rsidRPr="00FB3B89">
        <w:rPr>
          <w:rFonts w:ascii="Courier New" w:hAnsi="Courier New" w:cs="Courier New"/>
        </w:rPr>
        <w:t xml:space="preserve"> {</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cout</w:t>
      </w:r>
      <w:proofErr w:type="gramEnd"/>
      <w:r w:rsidRPr="00FB3B89">
        <w:rPr>
          <w:rFonts w:ascii="Courier New" w:hAnsi="Courier New" w:cs="Courier New"/>
        </w:rPr>
        <w:t>&lt;&lt;"Number is even ";</w:t>
      </w:r>
    </w:p>
    <w:p w:rsidR="00CE409B" w:rsidRPr="00FB3B89" w:rsidRDefault="00CE409B" w:rsidP="00CE409B">
      <w:pPr>
        <w:rPr>
          <w:rFonts w:ascii="Courier New" w:hAnsi="Courier New" w:cs="Courier New"/>
        </w:rPr>
      </w:pPr>
      <w:r w:rsidRPr="00FB3B89">
        <w:rPr>
          <w:rFonts w:ascii="Courier New" w:hAnsi="Courier New" w:cs="Courier New"/>
        </w:rPr>
        <w:t xml:space="preserve"> }</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else</w:t>
      </w:r>
      <w:proofErr w:type="gramEnd"/>
    </w:p>
    <w:p w:rsidR="00CE409B" w:rsidRPr="00FB3B89" w:rsidRDefault="00CE409B" w:rsidP="00CE409B">
      <w:pPr>
        <w:rPr>
          <w:rFonts w:ascii="Courier New" w:hAnsi="Courier New" w:cs="Courier New"/>
        </w:rPr>
      </w:pPr>
      <w:r w:rsidRPr="00FB3B89">
        <w:rPr>
          <w:rFonts w:ascii="Courier New" w:hAnsi="Courier New" w:cs="Courier New"/>
        </w:rPr>
        <w:t xml:space="preserve"> {</w:t>
      </w:r>
    </w:p>
    <w:p w:rsidR="00CE409B" w:rsidRPr="00FB3B89" w:rsidRDefault="00CE409B" w:rsidP="00CE409B">
      <w:pPr>
        <w:rPr>
          <w:rFonts w:ascii="Courier New" w:hAnsi="Courier New" w:cs="Courier New"/>
        </w:rPr>
      </w:pPr>
      <w:r w:rsidRPr="00FB3B89">
        <w:rPr>
          <w:rFonts w:ascii="Courier New" w:hAnsi="Courier New" w:cs="Courier New"/>
        </w:rPr>
        <w:t xml:space="preserve">  </w:t>
      </w:r>
      <w:proofErr w:type="gramStart"/>
      <w:r w:rsidRPr="00FB3B89">
        <w:rPr>
          <w:rFonts w:ascii="Courier New" w:hAnsi="Courier New" w:cs="Courier New"/>
        </w:rPr>
        <w:t>cout</w:t>
      </w:r>
      <w:proofErr w:type="gramEnd"/>
      <w:r w:rsidRPr="00FB3B89">
        <w:rPr>
          <w:rFonts w:ascii="Courier New" w:hAnsi="Courier New" w:cs="Courier New"/>
        </w:rPr>
        <w:t>&lt;&lt;"Number is  odd ";</w:t>
      </w:r>
    </w:p>
    <w:p w:rsidR="00CE409B" w:rsidRPr="00FB3B89" w:rsidRDefault="00CE409B" w:rsidP="00CE409B">
      <w:pPr>
        <w:rPr>
          <w:rFonts w:ascii="Courier New" w:hAnsi="Courier New" w:cs="Courier New"/>
        </w:rPr>
      </w:pPr>
      <w:r w:rsidRPr="00FB3B89">
        <w:rPr>
          <w:rFonts w:ascii="Courier New" w:hAnsi="Courier New" w:cs="Courier New"/>
        </w:rPr>
        <w:t xml:space="preserve"> }</w:t>
      </w:r>
    </w:p>
    <w:p w:rsidR="00CE409B" w:rsidRPr="00FB3B89" w:rsidRDefault="00CE409B" w:rsidP="00CE409B">
      <w:pPr>
        <w:rPr>
          <w:rFonts w:ascii="Courier New" w:hAnsi="Courier New" w:cs="Courier New"/>
        </w:rPr>
      </w:pPr>
      <w:r w:rsidRPr="00FB3B89">
        <w:rPr>
          <w:rFonts w:ascii="Courier New" w:hAnsi="Courier New" w:cs="Courier New"/>
        </w:rPr>
        <w:t>}</w:t>
      </w:r>
    </w:p>
    <w:p w:rsidR="00CE409B" w:rsidRDefault="00CE409B" w:rsidP="00CE409B"/>
    <w:p w:rsidR="00CE409B" w:rsidRDefault="00CE409B" w:rsidP="00CE409B"/>
    <w:p w:rsidR="00CE409B" w:rsidRDefault="00CE409B" w:rsidP="00CE409B"/>
    <w:p w:rsidR="00CE409B" w:rsidRDefault="00CE409B" w:rsidP="00CE409B"/>
    <w:p w:rsidR="00CE409B" w:rsidRDefault="00CE409B" w:rsidP="00CE409B"/>
    <w:p w:rsidR="00CE409B" w:rsidRDefault="00CE409B" w:rsidP="00CE409B"/>
    <w:p w:rsidR="00CE409B" w:rsidRPr="00AF6E7E" w:rsidRDefault="00CE409B" w:rsidP="00CE409B">
      <w:pPr>
        <w:tabs>
          <w:tab w:val="left" w:pos="2009"/>
        </w:tabs>
        <w:rPr>
          <w:b/>
          <w:sz w:val="32"/>
          <w:u w:val="single"/>
        </w:rPr>
      </w:pPr>
      <w:r w:rsidRPr="00AF6E7E">
        <w:rPr>
          <w:b/>
          <w:sz w:val="32"/>
          <w:u w:val="single"/>
        </w:rPr>
        <w:t>OUTPUT</w:t>
      </w:r>
    </w:p>
    <w:p w:rsidR="00CE409B" w:rsidRDefault="00CE409B" w:rsidP="00CE409B"/>
    <w:p w:rsidR="00CE409B" w:rsidRDefault="00CE409B" w:rsidP="00CE409B"/>
    <w:p w:rsidR="00CE409B" w:rsidRPr="00AF5D6D" w:rsidRDefault="00CE409B" w:rsidP="00CE409B"/>
    <w:p w:rsidR="00CE409B" w:rsidRDefault="00CE409B" w:rsidP="00CE409B">
      <w:r>
        <w:rPr>
          <w:noProof/>
        </w:rPr>
        <w:drawing>
          <wp:inline distT="0" distB="0" distL="0" distR="0">
            <wp:extent cx="3487420" cy="66992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3487420" cy="669925"/>
                    </a:xfrm>
                    <a:prstGeom prst="rect">
                      <a:avLst/>
                    </a:prstGeom>
                    <a:noFill/>
                    <a:ln w="9525">
                      <a:noFill/>
                      <a:miter lim="800000"/>
                      <a:headEnd/>
                      <a:tailEnd/>
                    </a:ln>
                  </pic:spPr>
                </pic:pic>
              </a:graphicData>
            </a:graphic>
          </wp:inline>
        </w:drawing>
      </w:r>
    </w:p>
    <w:p w:rsidR="00CE409B" w:rsidRDefault="00CE409B" w:rsidP="00CE409B">
      <w:pPr>
        <w:rPr>
          <w:b/>
          <w:bCs/>
          <w:sz w:val="144"/>
          <w:szCs w:val="144"/>
        </w:rPr>
      </w:pPr>
    </w:p>
    <w:p w:rsidR="00CE409B" w:rsidRDefault="00CE409B" w:rsidP="00CE409B">
      <w:pPr>
        <w:jc w:val="center"/>
        <w:rPr>
          <w:b/>
          <w:sz w:val="32"/>
        </w:rPr>
      </w:pPr>
    </w:p>
    <w:p w:rsidR="00CE409B" w:rsidRDefault="00CE409B" w:rsidP="00CE409B">
      <w:pPr>
        <w:rPr>
          <w:b/>
          <w:sz w:val="32"/>
        </w:rPr>
      </w:pPr>
    </w:p>
    <w:p w:rsidR="00CE409B" w:rsidRDefault="00CE409B" w:rsidP="00CE409B">
      <w:pPr>
        <w:jc w:val="center"/>
        <w:rPr>
          <w:sz w:val="32"/>
        </w:rPr>
      </w:pPr>
      <w:r w:rsidRPr="004531B0">
        <w:rPr>
          <w:b/>
          <w:sz w:val="32"/>
        </w:rPr>
        <w:t>Program no.</w:t>
      </w:r>
      <w:r>
        <w:rPr>
          <w:b/>
          <w:sz w:val="32"/>
        </w:rPr>
        <w:t xml:space="preserve"> </w:t>
      </w:r>
      <w:r>
        <w:rPr>
          <w:sz w:val="32"/>
        </w:rPr>
        <w:t>4</w:t>
      </w:r>
    </w:p>
    <w:p w:rsidR="00CE409B" w:rsidRDefault="00CE409B" w:rsidP="00CE409B">
      <w:pPr>
        <w:jc w:val="center"/>
        <w:rPr>
          <w:sz w:val="32"/>
        </w:rPr>
      </w:pPr>
    </w:p>
    <w:p w:rsidR="00CE409B" w:rsidRPr="004531B0" w:rsidRDefault="00CE409B" w:rsidP="00CE409B">
      <w:pPr>
        <w:jc w:val="center"/>
        <w:rPr>
          <w:sz w:val="32"/>
        </w:rPr>
      </w:pPr>
    </w:p>
    <w:p w:rsidR="00CE409B" w:rsidRPr="004531B0" w:rsidRDefault="00CE409B" w:rsidP="00CE409B">
      <w:pPr>
        <w:rPr>
          <w:b/>
          <w:u w:val="single"/>
        </w:rPr>
      </w:pPr>
      <w:proofErr w:type="gramStart"/>
      <w:r w:rsidRPr="004531B0">
        <w:rPr>
          <w:b/>
        </w:rPr>
        <w:t>//Write a program to check whether a number is prime or not.</w:t>
      </w:r>
      <w:proofErr w:type="gramEnd"/>
      <w:r w:rsidRPr="004531B0">
        <w:rPr>
          <w:b/>
        </w:rPr>
        <w:t xml:space="preserve"> </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663A3C" w:rsidRDefault="00CE409B" w:rsidP="00CE409B">
      <w:pPr>
        <w:rPr>
          <w:rFonts w:ascii="Courier New" w:hAnsi="Courier New" w:cs="Courier New"/>
        </w:rPr>
      </w:pPr>
      <w:r w:rsidRPr="00663A3C">
        <w:rPr>
          <w:rFonts w:ascii="Courier New" w:hAnsi="Courier New" w:cs="Courier New"/>
        </w:rPr>
        <w:t>#include&lt;iostream.h&gt;</w:t>
      </w:r>
    </w:p>
    <w:p w:rsidR="00CE409B" w:rsidRPr="00663A3C" w:rsidRDefault="00CE409B" w:rsidP="00CE409B">
      <w:pPr>
        <w:rPr>
          <w:rFonts w:ascii="Courier New" w:hAnsi="Courier New" w:cs="Courier New"/>
        </w:rPr>
      </w:pPr>
      <w:r w:rsidRPr="00663A3C">
        <w:rPr>
          <w:rFonts w:ascii="Courier New" w:hAnsi="Courier New" w:cs="Courier New"/>
        </w:rPr>
        <w:t>#include&lt;conio.h&gt;</w:t>
      </w:r>
    </w:p>
    <w:p w:rsidR="00CE409B" w:rsidRPr="00663A3C" w:rsidRDefault="00CE409B" w:rsidP="00CE409B">
      <w:pPr>
        <w:rPr>
          <w:rFonts w:ascii="Courier New" w:hAnsi="Courier New" w:cs="Courier New"/>
        </w:rPr>
      </w:pPr>
    </w:p>
    <w:p w:rsidR="00CE409B" w:rsidRPr="00663A3C" w:rsidRDefault="00CE409B" w:rsidP="00CE409B">
      <w:pPr>
        <w:rPr>
          <w:rFonts w:ascii="Courier New" w:hAnsi="Courier New" w:cs="Courier New"/>
        </w:rPr>
      </w:pPr>
      <w:proofErr w:type="gramStart"/>
      <w:r w:rsidRPr="00663A3C">
        <w:rPr>
          <w:rFonts w:ascii="Courier New" w:hAnsi="Courier New" w:cs="Courier New"/>
        </w:rPr>
        <w:t>void</w:t>
      </w:r>
      <w:proofErr w:type="gramEnd"/>
      <w:r w:rsidRPr="00663A3C">
        <w:rPr>
          <w:rFonts w:ascii="Courier New" w:hAnsi="Courier New" w:cs="Courier New"/>
        </w:rPr>
        <w:t xml:space="preserve"> main()</w:t>
      </w:r>
    </w:p>
    <w:p w:rsidR="00CE409B" w:rsidRPr="00663A3C" w:rsidRDefault="00CE409B" w:rsidP="00CE409B">
      <w:pPr>
        <w:rPr>
          <w:rFonts w:ascii="Courier New" w:hAnsi="Courier New" w:cs="Courier New"/>
        </w:rPr>
      </w:pPr>
      <w:r w:rsidRPr="00663A3C">
        <w:rPr>
          <w:rFonts w:ascii="Courier New" w:hAnsi="Courier New" w:cs="Courier New"/>
        </w:rPr>
        <w:t>{</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clrscr(</w:t>
      </w:r>
      <w:proofErr w:type="gramEnd"/>
      <w:r w:rsidRPr="00663A3C">
        <w:rPr>
          <w:rFonts w:ascii="Courier New" w:hAnsi="Courier New" w:cs="Courier New"/>
        </w:rPr>
        <w:t>);</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int</w:t>
      </w:r>
      <w:proofErr w:type="gramEnd"/>
      <w:r w:rsidRPr="00663A3C">
        <w:rPr>
          <w:rFonts w:ascii="Courier New" w:hAnsi="Courier New" w:cs="Courier New"/>
        </w:rPr>
        <w:t xml:space="preserve"> n,i,c=0;</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cout</w:t>
      </w:r>
      <w:proofErr w:type="gramEnd"/>
      <w:r w:rsidRPr="00663A3C">
        <w:rPr>
          <w:rFonts w:ascii="Courier New" w:hAnsi="Courier New" w:cs="Courier New"/>
        </w:rPr>
        <w:t>&lt;&lt;"enter the number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cin</w:t>
      </w:r>
      <w:proofErr w:type="gramEnd"/>
      <w:r w:rsidRPr="00663A3C">
        <w:rPr>
          <w:rFonts w:ascii="Courier New" w:hAnsi="Courier New" w:cs="Courier New"/>
        </w:rPr>
        <w:t>&gt;&gt;n;</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for(</w:t>
      </w:r>
      <w:proofErr w:type="gramEnd"/>
      <w:r w:rsidRPr="00663A3C">
        <w:rPr>
          <w:rFonts w:ascii="Courier New" w:hAnsi="Courier New" w:cs="Courier New"/>
        </w:rPr>
        <w:t>i=2;i&lt;n;i++)</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if(</w:t>
      </w:r>
      <w:proofErr w:type="gramEnd"/>
      <w:r w:rsidRPr="00663A3C">
        <w:rPr>
          <w:rFonts w:ascii="Courier New" w:hAnsi="Courier New" w:cs="Courier New"/>
        </w:rPr>
        <w:t>n%i==0)</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c</w:t>
      </w:r>
      <w:proofErr w:type="gramEnd"/>
      <w:r w:rsidRPr="00663A3C">
        <w:rPr>
          <w:rFonts w:ascii="Courier New" w:hAnsi="Courier New" w:cs="Courier New"/>
        </w:rPr>
        <w:t>++;</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break</w:t>
      </w:r>
      <w:proofErr w:type="gramEnd"/>
      <w:r w:rsidRPr="00663A3C">
        <w:rPr>
          <w:rFonts w:ascii="Courier New" w:hAnsi="Courier New" w:cs="Courier New"/>
        </w:rPr>
        <w:t>;</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if</w:t>
      </w:r>
      <w:proofErr w:type="gramEnd"/>
      <w:r w:rsidRPr="00663A3C">
        <w:rPr>
          <w:rFonts w:ascii="Courier New" w:hAnsi="Courier New" w:cs="Courier New"/>
        </w:rPr>
        <w:t xml:space="preserve"> (c==0)</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cout</w:t>
      </w:r>
      <w:proofErr w:type="gramEnd"/>
      <w:r w:rsidRPr="00663A3C">
        <w:rPr>
          <w:rFonts w:ascii="Courier New" w:hAnsi="Courier New" w:cs="Courier New"/>
        </w:rPr>
        <w:t>&lt;&lt;"number is prime ";</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else</w:t>
      </w:r>
      <w:proofErr w:type="gramEnd"/>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 xml:space="preserve">  </w:t>
      </w:r>
      <w:proofErr w:type="gramStart"/>
      <w:r w:rsidRPr="00663A3C">
        <w:rPr>
          <w:rFonts w:ascii="Courier New" w:hAnsi="Courier New" w:cs="Courier New"/>
        </w:rPr>
        <w:t>cout</w:t>
      </w:r>
      <w:proofErr w:type="gramEnd"/>
      <w:r w:rsidRPr="00663A3C">
        <w:rPr>
          <w:rFonts w:ascii="Courier New" w:hAnsi="Courier New" w:cs="Courier New"/>
        </w:rPr>
        <w:t>&lt;&lt;"number is not prime ";</w:t>
      </w:r>
    </w:p>
    <w:p w:rsidR="00CE409B" w:rsidRPr="00663A3C" w:rsidRDefault="00CE409B" w:rsidP="00CE409B">
      <w:pPr>
        <w:rPr>
          <w:rFonts w:ascii="Courier New" w:hAnsi="Courier New" w:cs="Courier New"/>
        </w:rPr>
      </w:pPr>
      <w:r w:rsidRPr="00663A3C">
        <w:rPr>
          <w:rFonts w:ascii="Courier New" w:hAnsi="Courier New" w:cs="Courier New"/>
        </w:rPr>
        <w:t xml:space="preserve">  }</w:t>
      </w:r>
    </w:p>
    <w:p w:rsidR="00CE409B" w:rsidRPr="00663A3C" w:rsidRDefault="00CE409B" w:rsidP="00CE409B">
      <w:pPr>
        <w:rPr>
          <w:rFonts w:ascii="Courier New" w:hAnsi="Courier New" w:cs="Courier New"/>
        </w:rPr>
      </w:pPr>
      <w:r w:rsidRPr="00663A3C">
        <w:rPr>
          <w:rFonts w:ascii="Courier New" w:hAnsi="Courier New" w:cs="Courier New"/>
        </w:rPr>
        <w:t>}</w:t>
      </w:r>
    </w:p>
    <w:p w:rsidR="00CE409B" w:rsidRDefault="00CE409B" w:rsidP="00CE409B"/>
    <w:p w:rsidR="00CE409B" w:rsidRDefault="00CE409B" w:rsidP="00CE409B"/>
    <w:p w:rsidR="00CE409B" w:rsidRDefault="00CE409B" w:rsidP="00CE409B">
      <w:pPr>
        <w:rPr>
          <w:b/>
          <w:u w:val="single"/>
        </w:rPr>
      </w:pPr>
      <w:r w:rsidRPr="00AF6E7E">
        <w:rPr>
          <w:b/>
          <w:sz w:val="32"/>
          <w:u w:val="single"/>
        </w:rPr>
        <w:t>OUTPUT</w:t>
      </w:r>
    </w:p>
    <w:p w:rsidR="00CE409B" w:rsidRDefault="00CE409B" w:rsidP="00CE409B">
      <w:pPr>
        <w:rPr>
          <w:b/>
          <w:u w:val="single"/>
        </w:rPr>
      </w:pPr>
    </w:p>
    <w:p w:rsidR="00CE409B" w:rsidRDefault="00CE409B" w:rsidP="00CE409B">
      <w:pPr>
        <w:rPr>
          <w:b/>
          <w:u w:val="single"/>
        </w:rPr>
      </w:pPr>
    </w:p>
    <w:p w:rsidR="00CE409B" w:rsidRPr="007449CA" w:rsidRDefault="00CE409B" w:rsidP="00CE409B">
      <w:pPr>
        <w:rPr>
          <w:b/>
          <w:u w:val="single"/>
        </w:rPr>
      </w:pPr>
      <w:r>
        <w:rPr>
          <w:b/>
          <w:noProof/>
        </w:rPr>
        <w:drawing>
          <wp:inline distT="0" distB="0" distL="0" distR="0">
            <wp:extent cx="2806700" cy="58483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06700" cy="584835"/>
                    </a:xfrm>
                    <a:prstGeom prst="rect">
                      <a:avLst/>
                    </a:prstGeom>
                    <a:noFill/>
                    <a:ln w="9525">
                      <a:noFill/>
                      <a:miter lim="800000"/>
                      <a:headEnd/>
                      <a:tailEnd/>
                    </a:ln>
                  </pic:spPr>
                </pic:pic>
              </a:graphicData>
            </a:graphic>
          </wp:inline>
        </w:drawing>
      </w:r>
    </w:p>
    <w:p w:rsidR="00CE409B" w:rsidRDefault="00CE409B" w:rsidP="00CE409B"/>
    <w:p w:rsidR="00CE409B" w:rsidRDefault="00CE409B" w:rsidP="00CE409B"/>
    <w:p w:rsidR="00CE409B" w:rsidRDefault="00CE409B" w:rsidP="00CE409B">
      <w:pPr>
        <w:rPr>
          <w:b/>
          <w:sz w:val="32"/>
        </w:rPr>
      </w:pPr>
    </w:p>
    <w:p w:rsidR="00CE409B" w:rsidRDefault="00CE409B" w:rsidP="00CE409B">
      <w:pPr>
        <w:jc w:val="center"/>
        <w:rPr>
          <w:b/>
          <w:sz w:val="32"/>
        </w:rPr>
      </w:pPr>
    </w:p>
    <w:p w:rsidR="00CE409B" w:rsidRDefault="00CE409B" w:rsidP="00CE409B">
      <w:pPr>
        <w:jc w:val="center"/>
        <w:rPr>
          <w:b/>
          <w:sz w:val="32"/>
        </w:rPr>
      </w:pPr>
      <w:r w:rsidRPr="00D67116">
        <w:rPr>
          <w:b/>
          <w:sz w:val="32"/>
        </w:rPr>
        <w:t>Program no.</w:t>
      </w:r>
      <w:r>
        <w:rPr>
          <w:b/>
          <w:sz w:val="32"/>
        </w:rPr>
        <w:t xml:space="preserve"> 5</w:t>
      </w:r>
    </w:p>
    <w:p w:rsidR="00CE409B" w:rsidRDefault="00CE409B" w:rsidP="00CE409B">
      <w:pPr>
        <w:rPr>
          <w:b/>
        </w:rPr>
      </w:pPr>
    </w:p>
    <w:p w:rsidR="00CE409B" w:rsidRPr="00D67116" w:rsidRDefault="00CE409B" w:rsidP="00CE409B">
      <w:pPr>
        <w:rPr>
          <w:b/>
        </w:rPr>
      </w:pPr>
    </w:p>
    <w:p w:rsidR="00CE409B" w:rsidRPr="00D67116" w:rsidRDefault="00CE409B" w:rsidP="00CE409B">
      <w:pPr>
        <w:rPr>
          <w:b/>
        </w:rPr>
      </w:pPr>
      <w:r w:rsidRPr="00D67116">
        <w:rPr>
          <w:b/>
        </w:rPr>
        <w:t xml:space="preserve">// Write a program to check whether a character is alphabet or not.  </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310904" w:rsidRDefault="00CE409B" w:rsidP="00CE409B">
      <w:pPr>
        <w:rPr>
          <w:rFonts w:ascii="Courier New" w:hAnsi="Courier New" w:cs="Courier New"/>
        </w:rPr>
      </w:pPr>
      <w:r w:rsidRPr="00310904">
        <w:rPr>
          <w:rFonts w:ascii="Courier New" w:hAnsi="Courier New" w:cs="Courier New"/>
        </w:rPr>
        <w:t>#include&lt;iostream.h&gt;</w:t>
      </w:r>
    </w:p>
    <w:p w:rsidR="00CE409B" w:rsidRPr="00310904" w:rsidRDefault="00CE409B" w:rsidP="00CE409B">
      <w:pPr>
        <w:rPr>
          <w:rFonts w:ascii="Courier New" w:hAnsi="Courier New" w:cs="Courier New"/>
        </w:rPr>
      </w:pPr>
      <w:r w:rsidRPr="00310904">
        <w:rPr>
          <w:rFonts w:ascii="Courier New" w:hAnsi="Courier New" w:cs="Courier New"/>
        </w:rPr>
        <w:t>#include&lt;conio.h&gt;</w:t>
      </w:r>
    </w:p>
    <w:p w:rsidR="00CE409B" w:rsidRPr="00310904" w:rsidRDefault="00CE409B" w:rsidP="00CE409B">
      <w:pPr>
        <w:rPr>
          <w:rFonts w:ascii="Courier New" w:hAnsi="Courier New" w:cs="Courier New"/>
        </w:rPr>
      </w:pPr>
      <w:proofErr w:type="gramStart"/>
      <w:r w:rsidRPr="00310904">
        <w:rPr>
          <w:rFonts w:ascii="Courier New" w:hAnsi="Courier New" w:cs="Courier New"/>
        </w:rPr>
        <w:t>void</w:t>
      </w:r>
      <w:proofErr w:type="gramEnd"/>
      <w:r w:rsidRPr="00310904">
        <w:rPr>
          <w:rFonts w:ascii="Courier New" w:hAnsi="Courier New" w:cs="Courier New"/>
        </w:rPr>
        <w:t xml:space="preserve"> main()</w:t>
      </w:r>
    </w:p>
    <w:p w:rsidR="00CE409B" w:rsidRPr="00310904" w:rsidRDefault="00CE409B" w:rsidP="00CE409B">
      <w:pPr>
        <w:rPr>
          <w:rFonts w:ascii="Courier New" w:hAnsi="Courier New" w:cs="Courier New"/>
        </w:rPr>
      </w:pPr>
      <w:r w:rsidRPr="00310904">
        <w:rPr>
          <w:rFonts w:ascii="Courier New" w:hAnsi="Courier New" w:cs="Courier New"/>
        </w:rPr>
        <w:t>{</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clrscr(</w:t>
      </w:r>
      <w:proofErr w:type="gramEnd"/>
      <w:r w:rsidRPr="00310904">
        <w:rPr>
          <w:rFonts w:ascii="Courier New" w:hAnsi="Courier New" w:cs="Courier New"/>
        </w:rPr>
        <w:t>);</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char</w:t>
      </w:r>
      <w:proofErr w:type="gramEnd"/>
      <w:r w:rsidRPr="00310904">
        <w:rPr>
          <w:rFonts w:ascii="Courier New" w:hAnsi="Courier New" w:cs="Courier New"/>
        </w:rPr>
        <w:t xml:space="preserve"> ch;</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cout</w:t>
      </w:r>
      <w:proofErr w:type="gramEnd"/>
      <w:r w:rsidRPr="00310904">
        <w:rPr>
          <w:rFonts w:ascii="Courier New" w:hAnsi="Courier New" w:cs="Courier New"/>
        </w:rPr>
        <w:t>&lt;&lt;"enter the character ";</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cin</w:t>
      </w:r>
      <w:proofErr w:type="gramEnd"/>
      <w:r w:rsidRPr="00310904">
        <w:rPr>
          <w:rFonts w:ascii="Courier New" w:hAnsi="Courier New" w:cs="Courier New"/>
        </w:rPr>
        <w:t>&gt;&gt;ch;</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if(</w:t>
      </w:r>
      <w:proofErr w:type="gramEnd"/>
      <w:r w:rsidRPr="00310904">
        <w:rPr>
          <w:rFonts w:ascii="Courier New" w:hAnsi="Courier New" w:cs="Courier New"/>
        </w:rPr>
        <w:t>ch&gt;='a'&amp;&amp;ch&lt;='z'||ch&gt;='A'&amp;&amp;ch&lt;='Z')</w:t>
      </w:r>
    </w:p>
    <w:p w:rsidR="00CE409B" w:rsidRPr="00310904" w:rsidRDefault="00CE409B" w:rsidP="00CE409B">
      <w:pPr>
        <w:rPr>
          <w:rFonts w:ascii="Courier New" w:hAnsi="Courier New" w:cs="Courier New"/>
        </w:rPr>
      </w:pPr>
      <w:r w:rsidRPr="00310904">
        <w:rPr>
          <w:rFonts w:ascii="Courier New" w:hAnsi="Courier New" w:cs="Courier New"/>
        </w:rPr>
        <w:t xml:space="preserve"> {</w:t>
      </w:r>
    </w:p>
    <w:p w:rsidR="00CE409B" w:rsidRPr="00310904" w:rsidRDefault="00CE409B" w:rsidP="00CE409B">
      <w:pPr>
        <w:rPr>
          <w:rFonts w:ascii="Courier New" w:hAnsi="Courier New" w:cs="Courier New"/>
        </w:rPr>
      </w:pPr>
      <w:r>
        <w:rPr>
          <w:rFonts w:ascii="Courier New" w:hAnsi="Courier New" w:cs="Courier New"/>
        </w:rPr>
        <w:t xml:space="preserve">  </w:t>
      </w:r>
      <w:proofErr w:type="gramStart"/>
      <w:r>
        <w:rPr>
          <w:rFonts w:ascii="Courier New" w:hAnsi="Courier New" w:cs="Courier New"/>
        </w:rPr>
        <w:t>cout</w:t>
      </w:r>
      <w:proofErr w:type="gramEnd"/>
      <w:r>
        <w:rPr>
          <w:rFonts w:ascii="Courier New" w:hAnsi="Courier New" w:cs="Courier New"/>
        </w:rPr>
        <w:t>&lt;&lt;"c</w:t>
      </w:r>
      <w:r w:rsidRPr="00310904">
        <w:rPr>
          <w:rFonts w:ascii="Courier New" w:hAnsi="Courier New" w:cs="Courier New"/>
        </w:rPr>
        <w:t>h</w:t>
      </w:r>
      <w:r>
        <w:rPr>
          <w:rFonts w:ascii="Courier New" w:hAnsi="Courier New" w:cs="Courier New"/>
        </w:rPr>
        <w:t>a</w:t>
      </w:r>
      <w:r w:rsidRPr="00310904">
        <w:rPr>
          <w:rFonts w:ascii="Courier New" w:hAnsi="Courier New" w:cs="Courier New"/>
        </w:rPr>
        <w:t>racter is alphabet";</w:t>
      </w:r>
    </w:p>
    <w:p w:rsidR="00CE409B" w:rsidRPr="00310904" w:rsidRDefault="00CE409B" w:rsidP="00CE409B">
      <w:pPr>
        <w:rPr>
          <w:rFonts w:ascii="Courier New" w:hAnsi="Courier New" w:cs="Courier New"/>
        </w:rPr>
      </w:pPr>
      <w:r w:rsidRPr="00310904">
        <w:rPr>
          <w:rFonts w:ascii="Courier New" w:hAnsi="Courier New" w:cs="Courier New"/>
        </w:rPr>
        <w:t xml:space="preserve"> }</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else</w:t>
      </w:r>
      <w:proofErr w:type="gramEnd"/>
    </w:p>
    <w:p w:rsidR="00CE409B" w:rsidRPr="00310904" w:rsidRDefault="00CE409B" w:rsidP="00CE409B">
      <w:pPr>
        <w:rPr>
          <w:rFonts w:ascii="Courier New" w:hAnsi="Courier New" w:cs="Courier New"/>
        </w:rPr>
      </w:pPr>
      <w:r w:rsidRPr="00310904">
        <w:rPr>
          <w:rFonts w:ascii="Courier New" w:hAnsi="Courier New" w:cs="Courier New"/>
        </w:rPr>
        <w:t xml:space="preserve"> {</w:t>
      </w:r>
    </w:p>
    <w:p w:rsidR="00CE409B" w:rsidRPr="00310904" w:rsidRDefault="00CE409B" w:rsidP="00CE409B">
      <w:pPr>
        <w:rPr>
          <w:rFonts w:ascii="Courier New" w:hAnsi="Courier New" w:cs="Courier New"/>
        </w:rPr>
      </w:pPr>
      <w:r w:rsidRPr="00310904">
        <w:rPr>
          <w:rFonts w:ascii="Courier New" w:hAnsi="Courier New" w:cs="Courier New"/>
        </w:rPr>
        <w:t xml:space="preserve">  </w:t>
      </w:r>
      <w:proofErr w:type="gramStart"/>
      <w:r w:rsidRPr="00310904">
        <w:rPr>
          <w:rFonts w:ascii="Courier New" w:hAnsi="Courier New" w:cs="Courier New"/>
        </w:rPr>
        <w:t>cout</w:t>
      </w:r>
      <w:proofErr w:type="gramEnd"/>
      <w:r w:rsidRPr="00310904">
        <w:rPr>
          <w:rFonts w:ascii="Courier New" w:hAnsi="Courier New" w:cs="Courier New"/>
        </w:rPr>
        <w:t>&lt;&lt;"character is not alphabet";</w:t>
      </w:r>
    </w:p>
    <w:p w:rsidR="00CE409B" w:rsidRPr="00310904" w:rsidRDefault="00CE409B" w:rsidP="00CE409B">
      <w:pPr>
        <w:rPr>
          <w:rFonts w:ascii="Courier New" w:hAnsi="Courier New" w:cs="Courier New"/>
        </w:rPr>
      </w:pPr>
      <w:r w:rsidRPr="00310904">
        <w:rPr>
          <w:rFonts w:ascii="Courier New" w:hAnsi="Courier New" w:cs="Courier New"/>
        </w:rPr>
        <w:t xml:space="preserve"> }</w:t>
      </w:r>
    </w:p>
    <w:p w:rsidR="00CE409B" w:rsidRDefault="00CE409B" w:rsidP="00CE409B">
      <w:pPr>
        <w:rPr>
          <w:rFonts w:ascii="Courier New" w:hAnsi="Courier New" w:cs="Courier New"/>
        </w:rPr>
      </w:pPr>
      <w:r w:rsidRPr="00310904">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7F0975" w:rsidRDefault="00CE409B" w:rsidP="00CE409B">
      <w:pPr>
        <w:rPr>
          <w:b/>
          <w:sz w:val="32"/>
          <w:u w:val="single"/>
        </w:rPr>
      </w:pPr>
      <w:r w:rsidRPr="007F0975">
        <w:rPr>
          <w:b/>
          <w:sz w:val="32"/>
          <w:u w:val="single"/>
        </w:rPr>
        <w:t>OUTPUT</w:t>
      </w:r>
    </w:p>
    <w:p w:rsidR="00CE409B" w:rsidRDefault="00CE409B" w:rsidP="00CE409B">
      <w:pPr>
        <w:rPr>
          <w:b/>
          <w:u w:val="single"/>
        </w:rPr>
      </w:pPr>
    </w:p>
    <w:p w:rsidR="00CE409B" w:rsidRPr="00226B7E" w:rsidRDefault="00CE409B" w:rsidP="00CE409B">
      <w:pPr>
        <w:rPr>
          <w:b/>
        </w:rPr>
      </w:pPr>
      <w:r>
        <w:rPr>
          <w:b/>
          <w:noProof/>
        </w:rPr>
        <w:drawing>
          <wp:inline distT="0" distB="0" distL="0" distR="0">
            <wp:extent cx="3381375" cy="65913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381375" cy="659130"/>
                    </a:xfrm>
                    <a:prstGeom prst="rect">
                      <a:avLst/>
                    </a:prstGeom>
                    <a:noFill/>
                    <a:ln w="9525">
                      <a:noFill/>
                      <a:miter lim="800000"/>
                      <a:headEnd/>
                      <a:tailEnd/>
                    </a:ln>
                  </pic:spPr>
                </pic:pic>
              </a:graphicData>
            </a:graphic>
          </wp:inline>
        </w:drawing>
      </w:r>
    </w:p>
    <w:p w:rsidR="00CE409B" w:rsidRDefault="00CE409B" w:rsidP="00CE409B">
      <w:pPr>
        <w:rPr>
          <w:b/>
          <w:u w:val="single"/>
        </w:rPr>
      </w:pP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Pr="00226B7E" w:rsidRDefault="00CE409B" w:rsidP="00CE409B">
      <w:pPr>
        <w:jc w:val="center"/>
        <w:rPr>
          <w:b/>
          <w:bCs/>
          <w:sz w:val="32"/>
          <w:szCs w:val="144"/>
        </w:rPr>
      </w:pPr>
    </w:p>
    <w:p w:rsidR="00CE409B" w:rsidRDefault="00CE409B" w:rsidP="00CE409B">
      <w:pPr>
        <w:jc w:val="center"/>
        <w:rPr>
          <w:b/>
          <w:sz w:val="32"/>
        </w:rPr>
      </w:pPr>
    </w:p>
    <w:p w:rsidR="00CE409B" w:rsidRDefault="00CE409B" w:rsidP="00BD33AB">
      <w:pPr>
        <w:jc w:val="center"/>
        <w:rPr>
          <w:b/>
          <w:sz w:val="32"/>
        </w:rPr>
      </w:pPr>
      <w:r w:rsidRPr="00D67116">
        <w:rPr>
          <w:b/>
          <w:sz w:val="32"/>
        </w:rPr>
        <w:t>Program no.</w:t>
      </w:r>
      <w:r>
        <w:rPr>
          <w:b/>
          <w:sz w:val="32"/>
        </w:rPr>
        <w:t xml:space="preserve"> 6</w:t>
      </w:r>
    </w:p>
    <w:p w:rsidR="00CE409B" w:rsidRDefault="00CE409B" w:rsidP="00CE409B">
      <w:pPr>
        <w:jc w:val="center"/>
        <w:rPr>
          <w:b/>
          <w:sz w:val="28"/>
        </w:rPr>
      </w:pPr>
    </w:p>
    <w:p w:rsidR="00CE409B" w:rsidRPr="00A222FA" w:rsidRDefault="00CE409B" w:rsidP="00CE409B">
      <w:pPr>
        <w:jc w:val="center"/>
        <w:rPr>
          <w:b/>
          <w:sz w:val="28"/>
        </w:rPr>
      </w:pPr>
    </w:p>
    <w:p w:rsidR="00CE409B" w:rsidRPr="00A222FA" w:rsidRDefault="00CE409B" w:rsidP="00CE409B">
      <w:pPr>
        <w:jc w:val="both"/>
      </w:pPr>
      <w:proofErr w:type="gramStart"/>
      <w:r w:rsidRPr="00A222FA">
        <w:rPr>
          <w:b/>
        </w:rPr>
        <w:t>//Write a program to check whether a character is vowel or not</w:t>
      </w:r>
      <w:r w:rsidRPr="00A222FA">
        <w:t>.</w:t>
      </w:r>
      <w:proofErr w:type="gramEnd"/>
      <w:r w:rsidRPr="00A222FA">
        <w:t xml:space="preserve">  </w:t>
      </w:r>
    </w:p>
    <w:p w:rsidR="00CE409B" w:rsidRPr="00A222FA" w:rsidRDefault="00CE409B" w:rsidP="00CE409B">
      <w:r w:rsidRPr="00A222FA">
        <w:t xml:space="preserve"> </w:t>
      </w:r>
    </w:p>
    <w:p w:rsidR="00CE409B" w:rsidRDefault="00CE409B" w:rsidP="00CE409B">
      <w:pPr>
        <w:rPr>
          <w:rFonts w:ascii="Courier New" w:hAnsi="Courier New" w:cs="Courier New"/>
        </w:rPr>
      </w:pPr>
    </w:p>
    <w:p w:rsidR="00CE409B" w:rsidRPr="00F43843" w:rsidRDefault="00CE409B" w:rsidP="00CE409B">
      <w:pPr>
        <w:rPr>
          <w:rFonts w:ascii="Courier New" w:hAnsi="Courier New" w:cs="Courier New"/>
        </w:rPr>
      </w:pPr>
      <w:r w:rsidRPr="00F43843">
        <w:rPr>
          <w:rFonts w:ascii="Courier New" w:hAnsi="Courier New" w:cs="Courier New"/>
        </w:rPr>
        <w:t>#include&lt;iostream.h&gt;</w:t>
      </w:r>
    </w:p>
    <w:p w:rsidR="00CE409B" w:rsidRPr="00F43843" w:rsidRDefault="00CE409B" w:rsidP="00CE409B">
      <w:pPr>
        <w:rPr>
          <w:rFonts w:ascii="Courier New" w:hAnsi="Courier New" w:cs="Courier New"/>
        </w:rPr>
      </w:pPr>
      <w:r w:rsidRPr="00F43843">
        <w:rPr>
          <w:rFonts w:ascii="Courier New" w:hAnsi="Courier New" w:cs="Courier New"/>
        </w:rPr>
        <w:t>#include&lt;conio.h&gt;</w:t>
      </w:r>
    </w:p>
    <w:p w:rsidR="00CE409B" w:rsidRPr="00F43843" w:rsidRDefault="00CE409B" w:rsidP="00CE409B">
      <w:pPr>
        <w:rPr>
          <w:rFonts w:ascii="Courier New" w:hAnsi="Courier New" w:cs="Courier New"/>
        </w:rPr>
      </w:pPr>
    </w:p>
    <w:p w:rsidR="00CE409B" w:rsidRPr="00F43843" w:rsidRDefault="00CE409B" w:rsidP="00CE409B">
      <w:pPr>
        <w:rPr>
          <w:rFonts w:ascii="Courier New" w:hAnsi="Courier New" w:cs="Courier New"/>
        </w:rPr>
      </w:pPr>
      <w:proofErr w:type="gramStart"/>
      <w:r w:rsidRPr="00F43843">
        <w:rPr>
          <w:rFonts w:ascii="Courier New" w:hAnsi="Courier New" w:cs="Courier New"/>
        </w:rPr>
        <w:t>void</w:t>
      </w:r>
      <w:proofErr w:type="gramEnd"/>
      <w:r w:rsidRPr="00F43843">
        <w:rPr>
          <w:rFonts w:ascii="Courier New" w:hAnsi="Courier New" w:cs="Courier New"/>
        </w:rPr>
        <w:t xml:space="preserve"> main()</w:t>
      </w:r>
    </w:p>
    <w:p w:rsidR="00CE409B" w:rsidRPr="00F43843" w:rsidRDefault="00CE409B" w:rsidP="00CE409B">
      <w:pPr>
        <w:rPr>
          <w:rFonts w:ascii="Courier New" w:hAnsi="Courier New" w:cs="Courier New"/>
        </w:rPr>
      </w:pPr>
      <w:r w:rsidRPr="00F43843">
        <w:rPr>
          <w:rFonts w:ascii="Courier New" w:hAnsi="Courier New" w:cs="Courier New"/>
        </w:rPr>
        <w:t>{</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clrscr(</w:t>
      </w:r>
      <w:proofErr w:type="gramEnd"/>
      <w:r w:rsidRPr="00F43843">
        <w:rPr>
          <w:rFonts w:ascii="Courier New" w:hAnsi="Courier New" w:cs="Courier New"/>
        </w:rPr>
        <w:t>);</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char</w:t>
      </w:r>
      <w:proofErr w:type="gramEnd"/>
      <w:r w:rsidRPr="00F43843">
        <w:rPr>
          <w:rFonts w:ascii="Courier New" w:hAnsi="Courier New" w:cs="Courier New"/>
        </w:rPr>
        <w:t xml:space="preserve"> ch;</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cout</w:t>
      </w:r>
      <w:proofErr w:type="gramEnd"/>
      <w:r w:rsidRPr="00F43843">
        <w:rPr>
          <w:rFonts w:ascii="Courier New" w:hAnsi="Courier New" w:cs="Courier New"/>
        </w:rPr>
        <w:t>&lt;&lt;"enter the character ";</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cin</w:t>
      </w:r>
      <w:proofErr w:type="gramEnd"/>
      <w:r w:rsidRPr="00F43843">
        <w:rPr>
          <w:rFonts w:ascii="Courier New" w:hAnsi="Courier New" w:cs="Courier New"/>
        </w:rPr>
        <w:t>&gt;&gt;ch;</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if(</w:t>
      </w:r>
      <w:proofErr w:type="gramEnd"/>
      <w:r w:rsidRPr="00F43843">
        <w:rPr>
          <w:rFonts w:ascii="Courier New" w:hAnsi="Courier New" w:cs="Courier New"/>
        </w:rPr>
        <w:t>ch=='a'|| ch=='A'|| ch=='e'|| ch=='E'|| ch=='i'|| ch=='I'|| ch=='o' || ch=='O' || ch=='u' || ch=='U')</w:t>
      </w:r>
    </w:p>
    <w:p w:rsidR="00CE409B" w:rsidRPr="00F43843" w:rsidRDefault="00CE409B" w:rsidP="00CE409B">
      <w:pPr>
        <w:rPr>
          <w:rFonts w:ascii="Courier New" w:hAnsi="Courier New" w:cs="Courier New"/>
        </w:rPr>
      </w:pPr>
      <w:r w:rsidRPr="00F43843">
        <w:rPr>
          <w:rFonts w:ascii="Courier New" w:hAnsi="Courier New" w:cs="Courier New"/>
        </w:rPr>
        <w:t xml:space="preserve"> {</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cout</w:t>
      </w:r>
      <w:proofErr w:type="gramEnd"/>
      <w:r w:rsidRPr="00F43843">
        <w:rPr>
          <w:rFonts w:ascii="Courier New" w:hAnsi="Courier New" w:cs="Courier New"/>
        </w:rPr>
        <w:t>&lt;&lt;"character is vowel ";</w:t>
      </w:r>
    </w:p>
    <w:p w:rsidR="00CE409B" w:rsidRPr="00F43843" w:rsidRDefault="00CE409B" w:rsidP="00CE409B">
      <w:pPr>
        <w:rPr>
          <w:rFonts w:ascii="Courier New" w:hAnsi="Courier New" w:cs="Courier New"/>
        </w:rPr>
      </w:pPr>
      <w:r w:rsidRPr="00F43843">
        <w:rPr>
          <w:rFonts w:ascii="Courier New" w:hAnsi="Courier New" w:cs="Courier New"/>
        </w:rPr>
        <w:t xml:space="preserve"> }</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else</w:t>
      </w:r>
      <w:proofErr w:type="gramEnd"/>
    </w:p>
    <w:p w:rsidR="00CE409B" w:rsidRPr="00F43843" w:rsidRDefault="00CE409B" w:rsidP="00CE409B">
      <w:pPr>
        <w:rPr>
          <w:rFonts w:ascii="Courier New" w:hAnsi="Courier New" w:cs="Courier New"/>
        </w:rPr>
      </w:pPr>
      <w:r w:rsidRPr="00F43843">
        <w:rPr>
          <w:rFonts w:ascii="Courier New" w:hAnsi="Courier New" w:cs="Courier New"/>
        </w:rPr>
        <w:t xml:space="preserve"> {</w:t>
      </w:r>
    </w:p>
    <w:p w:rsidR="00CE409B" w:rsidRPr="00F43843" w:rsidRDefault="00CE409B" w:rsidP="00CE409B">
      <w:pPr>
        <w:rPr>
          <w:rFonts w:ascii="Courier New" w:hAnsi="Courier New" w:cs="Courier New"/>
        </w:rPr>
      </w:pPr>
      <w:r w:rsidRPr="00F43843">
        <w:rPr>
          <w:rFonts w:ascii="Courier New" w:hAnsi="Courier New" w:cs="Courier New"/>
        </w:rPr>
        <w:t xml:space="preserve">  </w:t>
      </w:r>
      <w:proofErr w:type="gramStart"/>
      <w:r w:rsidRPr="00F43843">
        <w:rPr>
          <w:rFonts w:ascii="Courier New" w:hAnsi="Courier New" w:cs="Courier New"/>
        </w:rPr>
        <w:t>cout</w:t>
      </w:r>
      <w:proofErr w:type="gramEnd"/>
      <w:r w:rsidRPr="00F43843">
        <w:rPr>
          <w:rFonts w:ascii="Courier New" w:hAnsi="Courier New" w:cs="Courier New"/>
        </w:rPr>
        <w:t>&lt;&lt;"character is NOT vowel";</w:t>
      </w:r>
    </w:p>
    <w:p w:rsidR="00CE409B" w:rsidRPr="00F43843" w:rsidRDefault="00CE409B" w:rsidP="00CE409B">
      <w:pPr>
        <w:rPr>
          <w:rFonts w:ascii="Courier New" w:hAnsi="Courier New" w:cs="Courier New"/>
        </w:rPr>
      </w:pPr>
      <w:r w:rsidRPr="00F43843">
        <w:rPr>
          <w:rFonts w:ascii="Courier New" w:hAnsi="Courier New" w:cs="Courier New"/>
        </w:rPr>
        <w:t xml:space="preserve"> }</w:t>
      </w:r>
    </w:p>
    <w:p w:rsidR="00CE409B" w:rsidRPr="00F43843" w:rsidRDefault="00CE409B" w:rsidP="00CE409B">
      <w:pPr>
        <w:rPr>
          <w:rFonts w:ascii="Courier New" w:hAnsi="Courier New" w:cs="Courier New"/>
        </w:rPr>
      </w:pPr>
      <w:r w:rsidRPr="00F43843">
        <w:rPr>
          <w:rFonts w:ascii="Courier New" w:hAnsi="Courier New" w:cs="Courier New"/>
        </w:rPr>
        <w: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AF6E7E" w:rsidRDefault="00CE409B" w:rsidP="00CE409B">
      <w:pPr>
        <w:rPr>
          <w:b/>
          <w:sz w:val="32"/>
          <w:u w:val="single"/>
        </w:rPr>
      </w:pPr>
      <w:r w:rsidRPr="00AF6E7E">
        <w:rPr>
          <w:b/>
          <w:sz w:val="32"/>
          <w:u w:val="single"/>
        </w:rPr>
        <w:t>OUTPUT</w:t>
      </w:r>
    </w:p>
    <w:p w:rsidR="00CE409B" w:rsidRDefault="00CE409B" w:rsidP="00CE409B">
      <w:pPr>
        <w:rPr>
          <w:b/>
          <w:u w:val="single"/>
        </w:rPr>
      </w:pPr>
    </w:p>
    <w:p w:rsidR="00CE409B" w:rsidRPr="00AF6E7E" w:rsidRDefault="00CE409B" w:rsidP="00CE409B">
      <w:pPr>
        <w:rPr>
          <w:b/>
        </w:rPr>
      </w:pPr>
      <w:r>
        <w:rPr>
          <w:b/>
          <w:noProof/>
        </w:rPr>
        <w:drawing>
          <wp:inline distT="0" distB="0" distL="0" distR="0">
            <wp:extent cx="3147060" cy="65913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147060" cy="659130"/>
                    </a:xfrm>
                    <a:prstGeom prst="rect">
                      <a:avLst/>
                    </a:prstGeom>
                    <a:noFill/>
                    <a:ln w="9525">
                      <a:noFill/>
                      <a:miter lim="800000"/>
                      <a:headEnd/>
                      <a:tailEnd/>
                    </a:ln>
                  </pic:spPr>
                </pic:pic>
              </a:graphicData>
            </a:graphic>
          </wp:inline>
        </w:drawing>
      </w:r>
    </w:p>
    <w:p w:rsidR="00CE409B" w:rsidRDefault="00CE409B" w:rsidP="00CE409B">
      <w:pPr>
        <w:rPr>
          <w:b/>
          <w:u w:val="single"/>
        </w:rPr>
      </w:pPr>
    </w:p>
    <w:p w:rsidR="00CE409B" w:rsidRPr="00AF6E7E" w:rsidRDefault="00CE409B" w:rsidP="00CE409B">
      <w:pPr>
        <w:jc w:val="cente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Pr="00BD33AB" w:rsidRDefault="00BD33AB" w:rsidP="00BD33AB">
      <w:pPr>
        <w:rPr>
          <w:b/>
          <w:bCs/>
          <w:sz w:val="32"/>
          <w:szCs w:val="144"/>
        </w:rPr>
      </w:pPr>
    </w:p>
    <w:p w:rsidR="00CE409B" w:rsidRDefault="00CE409B" w:rsidP="00BD33AB">
      <w:pPr>
        <w:jc w:val="center"/>
        <w:rPr>
          <w:b/>
          <w:sz w:val="32"/>
        </w:rPr>
      </w:pPr>
      <w:r w:rsidRPr="000E568E">
        <w:rPr>
          <w:b/>
          <w:sz w:val="32"/>
        </w:rPr>
        <w:t>Program no.</w:t>
      </w:r>
      <w:r>
        <w:rPr>
          <w:b/>
          <w:sz w:val="32"/>
        </w:rPr>
        <w:t xml:space="preserve"> </w:t>
      </w:r>
      <w:r w:rsidRPr="000E568E">
        <w:rPr>
          <w:b/>
          <w:sz w:val="32"/>
        </w:rPr>
        <w:t>7</w:t>
      </w:r>
    </w:p>
    <w:p w:rsidR="00CE409B" w:rsidRDefault="00CE409B" w:rsidP="00CE409B">
      <w:pPr>
        <w:jc w:val="center"/>
        <w:rPr>
          <w:b/>
          <w:sz w:val="32"/>
        </w:rPr>
      </w:pPr>
    </w:p>
    <w:p w:rsidR="00CE409B" w:rsidRPr="000E568E" w:rsidRDefault="00CE409B" w:rsidP="00CE409B">
      <w:pPr>
        <w:jc w:val="center"/>
        <w:rPr>
          <w:b/>
          <w:sz w:val="32"/>
        </w:rPr>
      </w:pPr>
    </w:p>
    <w:p w:rsidR="00CE409B" w:rsidRPr="000E568E" w:rsidRDefault="00CE409B" w:rsidP="00CE409B">
      <w:pPr>
        <w:rPr>
          <w:b/>
        </w:rPr>
      </w:pPr>
      <w:r w:rsidRPr="000E568E">
        <w:rPr>
          <w:b/>
        </w:rPr>
        <w:t>//Write a program to print the year is leap or not.</w:t>
      </w:r>
    </w:p>
    <w:p w:rsidR="00CE409B" w:rsidRDefault="00CE409B" w:rsidP="00CE409B">
      <w:pPr>
        <w:rPr>
          <w:b/>
          <w:u w:val="single"/>
        </w:rPr>
      </w:pPr>
      <w:r w:rsidRPr="00E54CCF">
        <w:t xml:space="preserve"> </w:t>
      </w:r>
    </w:p>
    <w:p w:rsidR="00CE409B" w:rsidRDefault="00CE409B" w:rsidP="00CE409B">
      <w:pPr>
        <w:rPr>
          <w:rFonts w:ascii="Courier New" w:hAnsi="Courier New" w:cs="Courier New"/>
        </w:rPr>
      </w:pPr>
    </w:p>
    <w:p w:rsidR="00CE409B" w:rsidRPr="005241C5" w:rsidRDefault="00CE409B" w:rsidP="00CE409B">
      <w:pPr>
        <w:rPr>
          <w:rFonts w:ascii="Courier New" w:hAnsi="Courier New" w:cs="Courier New"/>
        </w:rPr>
      </w:pPr>
      <w:r>
        <w:rPr>
          <w:rFonts w:ascii="Courier New" w:hAnsi="Courier New" w:cs="Courier New"/>
        </w:rPr>
        <w:t>#include&lt;iostream.h&gt;</w:t>
      </w:r>
    </w:p>
    <w:p w:rsidR="00CE409B" w:rsidRPr="005241C5" w:rsidRDefault="00CE409B" w:rsidP="00CE409B">
      <w:pPr>
        <w:rPr>
          <w:rFonts w:ascii="Courier New" w:hAnsi="Courier New" w:cs="Courier New"/>
        </w:rPr>
      </w:pPr>
      <w:r w:rsidRPr="005241C5">
        <w:rPr>
          <w:rFonts w:ascii="Courier New" w:hAnsi="Courier New" w:cs="Courier New"/>
        </w:rPr>
        <w:t>#include&lt;conio.h&gt;</w:t>
      </w:r>
    </w:p>
    <w:p w:rsidR="00CE409B" w:rsidRPr="005241C5" w:rsidRDefault="00CE409B" w:rsidP="00CE409B">
      <w:pPr>
        <w:rPr>
          <w:rFonts w:ascii="Courier New" w:hAnsi="Courier New" w:cs="Courier New"/>
        </w:rPr>
      </w:pPr>
      <w:proofErr w:type="gramStart"/>
      <w:r w:rsidRPr="005241C5">
        <w:rPr>
          <w:rFonts w:ascii="Courier New" w:hAnsi="Courier New" w:cs="Courier New"/>
        </w:rPr>
        <w:t>void</w:t>
      </w:r>
      <w:proofErr w:type="gramEnd"/>
      <w:r w:rsidRPr="005241C5">
        <w:rPr>
          <w:rFonts w:ascii="Courier New" w:hAnsi="Courier New" w:cs="Courier New"/>
        </w:rPr>
        <w:t xml:space="preserve"> main()</w:t>
      </w:r>
    </w:p>
    <w:p w:rsidR="00CE409B" w:rsidRPr="005241C5" w:rsidRDefault="00CE409B" w:rsidP="00CE409B">
      <w:pPr>
        <w:rPr>
          <w:rFonts w:ascii="Courier New" w:hAnsi="Courier New" w:cs="Courier New"/>
        </w:rPr>
      </w:pPr>
      <w:r w:rsidRPr="005241C5">
        <w:rPr>
          <w:rFonts w:ascii="Courier New" w:hAnsi="Courier New" w:cs="Courier New"/>
        </w:rPr>
        <w:t>{</w:t>
      </w:r>
    </w:p>
    <w:p w:rsidR="00CE409B" w:rsidRPr="005241C5" w:rsidRDefault="00CE409B" w:rsidP="00CE409B">
      <w:pPr>
        <w:rPr>
          <w:rFonts w:ascii="Courier New" w:hAnsi="Courier New" w:cs="Courier New"/>
        </w:rPr>
      </w:pPr>
      <w:proofErr w:type="gramStart"/>
      <w:r w:rsidRPr="005241C5">
        <w:rPr>
          <w:rFonts w:ascii="Courier New" w:hAnsi="Courier New" w:cs="Courier New"/>
        </w:rPr>
        <w:t>clrscr(</w:t>
      </w:r>
      <w:proofErr w:type="gramEnd"/>
      <w:r w:rsidRPr="005241C5">
        <w:rPr>
          <w:rFonts w:ascii="Courier New" w:hAnsi="Courier New" w:cs="Courier New"/>
        </w:rPr>
        <w:t>);</w:t>
      </w:r>
    </w:p>
    <w:p w:rsidR="00CE409B" w:rsidRPr="005241C5" w:rsidRDefault="00CE409B" w:rsidP="00CE409B">
      <w:pPr>
        <w:rPr>
          <w:rFonts w:ascii="Courier New" w:hAnsi="Courier New" w:cs="Courier New"/>
        </w:rPr>
      </w:pPr>
      <w:proofErr w:type="gramStart"/>
      <w:r w:rsidRPr="005241C5">
        <w:rPr>
          <w:rFonts w:ascii="Courier New" w:hAnsi="Courier New" w:cs="Courier New"/>
        </w:rPr>
        <w:t>int</w:t>
      </w:r>
      <w:proofErr w:type="gramEnd"/>
      <w:r w:rsidRPr="005241C5">
        <w:rPr>
          <w:rFonts w:ascii="Courier New" w:hAnsi="Courier New" w:cs="Courier New"/>
        </w:rPr>
        <w:t xml:space="preserve"> year;</w:t>
      </w:r>
    </w:p>
    <w:p w:rsidR="00CE409B" w:rsidRPr="005241C5" w:rsidRDefault="00CE409B" w:rsidP="00CE409B">
      <w:pPr>
        <w:rPr>
          <w:rFonts w:ascii="Courier New" w:hAnsi="Courier New" w:cs="Courier New"/>
        </w:rPr>
      </w:pPr>
      <w:proofErr w:type="gramStart"/>
      <w:r w:rsidRPr="005241C5">
        <w:rPr>
          <w:rFonts w:ascii="Courier New" w:hAnsi="Courier New" w:cs="Courier New"/>
        </w:rPr>
        <w:t>cout</w:t>
      </w:r>
      <w:proofErr w:type="gramEnd"/>
      <w:r w:rsidRPr="005241C5">
        <w:rPr>
          <w:rFonts w:ascii="Courier New" w:hAnsi="Courier New" w:cs="Courier New"/>
        </w:rPr>
        <w:t>&lt;&lt;"enter the year=";</w:t>
      </w:r>
    </w:p>
    <w:p w:rsidR="00CE409B" w:rsidRPr="005241C5" w:rsidRDefault="00CE409B" w:rsidP="00CE409B">
      <w:pPr>
        <w:rPr>
          <w:rFonts w:ascii="Courier New" w:hAnsi="Courier New" w:cs="Courier New"/>
        </w:rPr>
      </w:pPr>
      <w:proofErr w:type="gramStart"/>
      <w:r w:rsidRPr="005241C5">
        <w:rPr>
          <w:rFonts w:ascii="Courier New" w:hAnsi="Courier New" w:cs="Courier New"/>
        </w:rPr>
        <w:t>cin</w:t>
      </w:r>
      <w:proofErr w:type="gramEnd"/>
      <w:r w:rsidRPr="005241C5">
        <w:rPr>
          <w:rFonts w:ascii="Courier New" w:hAnsi="Courier New" w:cs="Courier New"/>
        </w:rPr>
        <w:t>&gt;&gt;year;</w:t>
      </w:r>
    </w:p>
    <w:p w:rsidR="00CE409B" w:rsidRPr="005241C5" w:rsidRDefault="00CE409B" w:rsidP="00CE409B">
      <w:pPr>
        <w:rPr>
          <w:rFonts w:ascii="Courier New" w:hAnsi="Courier New" w:cs="Courier New"/>
        </w:rPr>
      </w:pPr>
      <w:proofErr w:type="gramStart"/>
      <w:r w:rsidRPr="005241C5">
        <w:rPr>
          <w:rFonts w:ascii="Courier New" w:hAnsi="Courier New" w:cs="Courier New"/>
        </w:rPr>
        <w:t>if(</w:t>
      </w:r>
      <w:proofErr w:type="gramEnd"/>
      <w:r w:rsidRPr="005241C5">
        <w:rPr>
          <w:rFonts w:ascii="Courier New" w:hAnsi="Courier New" w:cs="Courier New"/>
        </w:rPr>
        <w:t>year%4==0||year%400==0||year%100==0)</w:t>
      </w:r>
    </w:p>
    <w:p w:rsidR="00CE409B" w:rsidRPr="005241C5" w:rsidRDefault="00CE409B" w:rsidP="00CE409B">
      <w:pPr>
        <w:rPr>
          <w:rFonts w:ascii="Courier New" w:hAnsi="Courier New" w:cs="Courier New"/>
        </w:rPr>
      </w:pPr>
      <w:r w:rsidRPr="005241C5">
        <w:rPr>
          <w:rFonts w:ascii="Courier New" w:hAnsi="Courier New" w:cs="Courier New"/>
        </w:rPr>
        <w:t xml:space="preserve"> {</w:t>
      </w:r>
    </w:p>
    <w:p w:rsidR="00CE409B" w:rsidRPr="005241C5" w:rsidRDefault="00CE409B" w:rsidP="00CE409B">
      <w:pPr>
        <w:rPr>
          <w:rFonts w:ascii="Courier New" w:hAnsi="Courier New" w:cs="Courier New"/>
        </w:rPr>
      </w:pPr>
      <w:r w:rsidRPr="005241C5">
        <w:rPr>
          <w:rFonts w:ascii="Courier New" w:hAnsi="Courier New" w:cs="Courier New"/>
        </w:rPr>
        <w:t xml:space="preserve"> </w:t>
      </w:r>
      <w:proofErr w:type="gramStart"/>
      <w:r w:rsidRPr="005241C5">
        <w:rPr>
          <w:rFonts w:ascii="Courier New" w:hAnsi="Courier New" w:cs="Courier New"/>
        </w:rPr>
        <w:t>cout</w:t>
      </w:r>
      <w:proofErr w:type="gramEnd"/>
      <w:r w:rsidRPr="005241C5">
        <w:rPr>
          <w:rFonts w:ascii="Courier New" w:hAnsi="Courier New" w:cs="Courier New"/>
        </w:rPr>
        <w:t>&lt;&lt;"the year is leap";</w:t>
      </w:r>
    </w:p>
    <w:p w:rsidR="00CE409B" w:rsidRPr="005241C5" w:rsidRDefault="00CE409B" w:rsidP="00CE409B">
      <w:pPr>
        <w:rPr>
          <w:rFonts w:ascii="Courier New" w:hAnsi="Courier New" w:cs="Courier New"/>
        </w:rPr>
      </w:pPr>
      <w:r w:rsidRPr="005241C5">
        <w:rPr>
          <w:rFonts w:ascii="Courier New" w:hAnsi="Courier New" w:cs="Courier New"/>
        </w:rPr>
        <w:t xml:space="preserve"> }</w:t>
      </w:r>
    </w:p>
    <w:p w:rsidR="00CE409B" w:rsidRPr="005241C5" w:rsidRDefault="00CE409B" w:rsidP="00CE409B">
      <w:pPr>
        <w:rPr>
          <w:rFonts w:ascii="Courier New" w:hAnsi="Courier New" w:cs="Courier New"/>
        </w:rPr>
      </w:pPr>
      <w:r w:rsidRPr="005241C5">
        <w:rPr>
          <w:rFonts w:ascii="Courier New" w:hAnsi="Courier New" w:cs="Courier New"/>
        </w:rPr>
        <w:t xml:space="preserve"> </w:t>
      </w:r>
      <w:proofErr w:type="gramStart"/>
      <w:r w:rsidRPr="005241C5">
        <w:rPr>
          <w:rFonts w:ascii="Courier New" w:hAnsi="Courier New" w:cs="Courier New"/>
        </w:rPr>
        <w:t>else</w:t>
      </w:r>
      <w:proofErr w:type="gramEnd"/>
    </w:p>
    <w:p w:rsidR="00CE409B" w:rsidRPr="005241C5" w:rsidRDefault="00CE409B" w:rsidP="00CE409B">
      <w:pPr>
        <w:rPr>
          <w:rFonts w:ascii="Courier New" w:hAnsi="Courier New" w:cs="Courier New"/>
        </w:rPr>
      </w:pPr>
      <w:r w:rsidRPr="005241C5">
        <w:rPr>
          <w:rFonts w:ascii="Courier New" w:hAnsi="Courier New" w:cs="Courier New"/>
        </w:rPr>
        <w:t xml:space="preserve"> {</w:t>
      </w:r>
    </w:p>
    <w:p w:rsidR="00CE409B" w:rsidRPr="005241C5" w:rsidRDefault="00CE409B" w:rsidP="00CE409B">
      <w:pPr>
        <w:rPr>
          <w:rFonts w:ascii="Courier New" w:hAnsi="Courier New" w:cs="Courier New"/>
        </w:rPr>
      </w:pPr>
      <w:r w:rsidRPr="005241C5">
        <w:rPr>
          <w:rFonts w:ascii="Courier New" w:hAnsi="Courier New" w:cs="Courier New"/>
        </w:rPr>
        <w:t xml:space="preserve"> </w:t>
      </w:r>
      <w:proofErr w:type="gramStart"/>
      <w:r w:rsidRPr="005241C5">
        <w:rPr>
          <w:rFonts w:ascii="Courier New" w:hAnsi="Courier New" w:cs="Courier New"/>
        </w:rPr>
        <w:t>cout</w:t>
      </w:r>
      <w:proofErr w:type="gramEnd"/>
      <w:r w:rsidRPr="005241C5">
        <w:rPr>
          <w:rFonts w:ascii="Courier New" w:hAnsi="Courier New" w:cs="Courier New"/>
        </w:rPr>
        <w:t>&lt;&lt;"the year is not leap";</w:t>
      </w:r>
    </w:p>
    <w:p w:rsidR="00CE409B" w:rsidRPr="005241C5" w:rsidRDefault="00CE409B" w:rsidP="00CE409B">
      <w:pPr>
        <w:rPr>
          <w:rFonts w:ascii="Courier New" w:hAnsi="Courier New" w:cs="Courier New"/>
        </w:rPr>
      </w:pPr>
      <w:r w:rsidRPr="005241C5">
        <w:rPr>
          <w:rFonts w:ascii="Courier New" w:hAnsi="Courier New" w:cs="Courier New"/>
        </w:rPr>
        <w:t xml:space="preserve"> }</w:t>
      </w:r>
    </w:p>
    <w:p w:rsidR="00CE409B" w:rsidRDefault="00CE409B" w:rsidP="00CE409B">
      <w:pPr>
        <w:rPr>
          <w:rFonts w:ascii="Courier New" w:hAnsi="Courier New" w:cs="Courier New"/>
        </w:rPr>
      </w:pPr>
      <w:r w:rsidRPr="005241C5">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307C1B" w:rsidRDefault="00CE409B" w:rsidP="00CE409B">
      <w:pPr>
        <w:rPr>
          <w:b/>
          <w:sz w:val="32"/>
          <w:u w:val="single"/>
        </w:rPr>
      </w:pPr>
      <w:r w:rsidRPr="00307C1B">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307C1B" w:rsidRDefault="00CE409B" w:rsidP="00CE409B">
      <w:pPr>
        <w:rPr>
          <w:b/>
        </w:rPr>
      </w:pPr>
      <w:r>
        <w:rPr>
          <w:b/>
          <w:noProof/>
        </w:rPr>
        <w:drawing>
          <wp:inline distT="0" distB="0" distL="0" distR="0">
            <wp:extent cx="2945130" cy="648335"/>
            <wp:effectExtent l="19050" t="0" r="762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945130" cy="648335"/>
                    </a:xfrm>
                    <a:prstGeom prst="rect">
                      <a:avLst/>
                    </a:prstGeom>
                    <a:noFill/>
                    <a:ln w="9525">
                      <a:noFill/>
                      <a:miter lim="800000"/>
                      <a:headEnd/>
                      <a:tailEnd/>
                    </a:ln>
                  </pic:spPr>
                </pic:pic>
              </a:graphicData>
            </a:graphic>
          </wp:inline>
        </w:drawing>
      </w:r>
    </w:p>
    <w:p w:rsidR="00CE409B" w:rsidRPr="00307C1B" w:rsidRDefault="00CE409B" w:rsidP="00CE409B">
      <w:pPr>
        <w:rPr>
          <w:b/>
        </w:rPr>
      </w:pPr>
    </w:p>
    <w:p w:rsidR="00CE409B" w:rsidRPr="00307C1B" w:rsidRDefault="00CE409B" w:rsidP="00CE409B">
      <w:pPr>
        <w:jc w:val="center"/>
        <w:rPr>
          <w:b/>
          <w:bCs/>
          <w:sz w:val="32"/>
          <w:szCs w:val="144"/>
        </w:rPr>
      </w:pPr>
    </w:p>
    <w:p w:rsidR="00BD33AB" w:rsidRDefault="00BD33AB" w:rsidP="00BD33AB">
      <w:pPr>
        <w:rPr>
          <w:b/>
          <w:bCs/>
          <w:sz w:val="52"/>
          <w:szCs w:val="144"/>
        </w:rPr>
      </w:pPr>
    </w:p>
    <w:p w:rsidR="00BD33AB" w:rsidRPr="00BD33AB" w:rsidRDefault="00BD33AB" w:rsidP="00BD33AB">
      <w:pPr>
        <w:rPr>
          <w:b/>
          <w:bCs/>
          <w:sz w:val="36"/>
          <w:szCs w:val="144"/>
        </w:rPr>
      </w:pPr>
    </w:p>
    <w:p w:rsidR="00BD33AB" w:rsidRDefault="00BD33AB" w:rsidP="00BD33AB">
      <w:pPr>
        <w:rPr>
          <w:b/>
          <w:sz w:val="32"/>
        </w:rPr>
      </w:pPr>
    </w:p>
    <w:p w:rsidR="00BD33AB" w:rsidRDefault="00BD33AB" w:rsidP="00BD33AB">
      <w:pPr>
        <w:rPr>
          <w:b/>
          <w:sz w:val="32"/>
        </w:rPr>
      </w:pPr>
    </w:p>
    <w:p w:rsidR="00CE409B" w:rsidRDefault="00CE409B" w:rsidP="00BD33AB">
      <w:pPr>
        <w:jc w:val="center"/>
        <w:rPr>
          <w:b/>
          <w:sz w:val="32"/>
        </w:rPr>
      </w:pPr>
      <w:r w:rsidRPr="000E568E">
        <w:rPr>
          <w:b/>
          <w:sz w:val="32"/>
        </w:rPr>
        <w:t>Program no.</w:t>
      </w:r>
      <w:r>
        <w:rPr>
          <w:b/>
          <w:sz w:val="32"/>
        </w:rPr>
        <w:t xml:space="preserve"> 8</w:t>
      </w:r>
    </w:p>
    <w:p w:rsidR="00CE409B" w:rsidRDefault="00CE409B" w:rsidP="00CE409B">
      <w:pPr>
        <w:rPr>
          <w:b/>
        </w:rPr>
      </w:pPr>
    </w:p>
    <w:p w:rsidR="00CE409B" w:rsidRPr="000E568E" w:rsidRDefault="00CE409B" w:rsidP="00CE409B">
      <w:pPr>
        <w:rPr>
          <w:b/>
        </w:rPr>
      </w:pPr>
    </w:p>
    <w:p w:rsidR="00CE409B" w:rsidRPr="00E54CCF" w:rsidRDefault="00CE409B" w:rsidP="00CE409B">
      <w:proofErr w:type="gramStart"/>
      <w:r w:rsidRPr="000E568E">
        <w:rPr>
          <w:b/>
        </w:rPr>
        <w:t>//Write a program to perform addition, subtraction, multiplication and division</w:t>
      </w:r>
      <w:r>
        <w:t>.</w:t>
      </w:r>
      <w:proofErr w:type="gramEnd"/>
    </w:p>
    <w:p w:rsidR="00CE409B" w:rsidRDefault="00CE409B" w:rsidP="00CE409B">
      <w:pPr>
        <w:rPr>
          <w:b/>
          <w:u w:val="single"/>
        </w:rPr>
      </w:pPr>
      <w:r w:rsidRPr="00E54CCF">
        <w:t xml:space="preserve"> </w:t>
      </w:r>
    </w:p>
    <w:p w:rsidR="00CE409B" w:rsidRDefault="00CE409B" w:rsidP="00CE409B">
      <w:pPr>
        <w:rPr>
          <w:b/>
          <w:u w:val="single"/>
        </w:rPr>
      </w:pPr>
    </w:p>
    <w:p w:rsidR="00CE409B" w:rsidRPr="00D762C8" w:rsidRDefault="00CE409B" w:rsidP="00CE409B">
      <w:pPr>
        <w:rPr>
          <w:rFonts w:ascii="Courier New" w:hAnsi="Courier New" w:cs="Courier New"/>
        </w:rPr>
      </w:pPr>
      <w:r w:rsidRPr="00D762C8">
        <w:rPr>
          <w:rFonts w:ascii="Courier New" w:hAnsi="Courier New" w:cs="Courier New"/>
        </w:rPr>
        <w:t>#include&lt;iostream.h&gt;</w:t>
      </w:r>
    </w:p>
    <w:p w:rsidR="00CE409B" w:rsidRPr="00D762C8" w:rsidRDefault="00CE409B" w:rsidP="00CE409B">
      <w:pPr>
        <w:rPr>
          <w:rFonts w:ascii="Courier New" w:hAnsi="Courier New" w:cs="Courier New"/>
        </w:rPr>
      </w:pPr>
      <w:r w:rsidRPr="00D762C8">
        <w:rPr>
          <w:rFonts w:ascii="Courier New" w:hAnsi="Courier New" w:cs="Courier New"/>
        </w:rPr>
        <w:t>#include&lt;conio.h&gt;</w:t>
      </w:r>
    </w:p>
    <w:p w:rsidR="00CE409B" w:rsidRPr="00D762C8" w:rsidRDefault="00CE409B" w:rsidP="00CE409B">
      <w:pPr>
        <w:rPr>
          <w:rFonts w:ascii="Courier New" w:hAnsi="Courier New" w:cs="Courier New"/>
        </w:rPr>
      </w:pPr>
    </w:p>
    <w:p w:rsidR="00CE409B" w:rsidRPr="00D762C8" w:rsidRDefault="00CE409B" w:rsidP="00CE409B">
      <w:pPr>
        <w:rPr>
          <w:rFonts w:ascii="Courier New" w:hAnsi="Courier New" w:cs="Courier New"/>
        </w:rPr>
      </w:pPr>
      <w:proofErr w:type="gramStart"/>
      <w:r w:rsidRPr="00D762C8">
        <w:rPr>
          <w:rFonts w:ascii="Courier New" w:hAnsi="Courier New" w:cs="Courier New"/>
        </w:rPr>
        <w:t>void</w:t>
      </w:r>
      <w:proofErr w:type="gramEnd"/>
      <w:r w:rsidRPr="00D762C8">
        <w:rPr>
          <w:rFonts w:ascii="Courier New" w:hAnsi="Courier New" w:cs="Courier New"/>
        </w:rPr>
        <w:t xml:space="preserve"> main()</w:t>
      </w:r>
    </w:p>
    <w:p w:rsidR="00CE409B" w:rsidRPr="00D762C8" w:rsidRDefault="00CE409B" w:rsidP="00CE409B">
      <w:pPr>
        <w:rPr>
          <w:rFonts w:ascii="Courier New" w:hAnsi="Courier New" w:cs="Courier New"/>
        </w:rPr>
      </w:pPr>
      <w:r w:rsidRPr="00D762C8">
        <w:rPr>
          <w:rFonts w:ascii="Courier New" w:hAnsi="Courier New" w:cs="Courier New"/>
        </w:rPr>
        <w:t>{</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clrscr(</w:t>
      </w:r>
      <w:proofErr w:type="gramEnd"/>
      <w:r w:rsidRPr="00D762C8">
        <w:rPr>
          <w:rFonts w:ascii="Courier New" w:hAnsi="Courier New" w:cs="Courier New"/>
        </w:rPr>
        <w:t>);</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int</w:t>
      </w:r>
      <w:proofErr w:type="gramEnd"/>
      <w:r w:rsidRPr="00D762C8">
        <w:rPr>
          <w:rFonts w:ascii="Courier New" w:hAnsi="Courier New" w:cs="Courier New"/>
        </w:rPr>
        <w:t xml:space="preserve"> a,b;</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cout</w:t>
      </w:r>
      <w:proofErr w:type="gramEnd"/>
      <w:r w:rsidRPr="00D762C8">
        <w:rPr>
          <w:rFonts w:ascii="Courier New" w:hAnsi="Courier New" w:cs="Courier New"/>
        </w:rPr>
        <w:t>&lt;&lt;"entre the value of 'a' ";</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cin</w:t>
      </w:r>
      <w:proofErr w:type="gramEnd"/>
      <w:r w:rsidRPr="00D762C8">
        <w:rPr>
          <w:rFonts w:ascii="Courier New" w:hAnsi="Courier New" w:cs="Courier New"/>
        </w:rPr>
        <w:t>&gt;&gt;a;</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cout</w:t>
      </w:r>
      <w:proofErr w:type="gramEnd"/>
      <w:r w:rsidRPr="00D762C8">
        <w:rPr>
          <w:rFonts w:ascii="Courier New" w:hAnsi="Courier New" w:cs="Courier New"/>
        </w:rPr>
        <w:t>&lt;&lt;"enter the value of 'b' ";</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cin</w:t>
      </w:r>
      <w:proofErr w:type="gramEnd"/>
      <w:r w:rsidRPr="00D762C8">
        <w:rPr>
          <w:rFonts w:ascii="Courier New" w:hAnsi="Courier New" w:cs="Courier New"/>
        </w:rPr>
        <w:t>&gt;&gt;b;</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cout</w:t>
      </w:r>
      <w:proofErr w:type="gramEnd"/>
      <w:r w:rsidRPr="00D762C8">
        <w:rPr>
          <w:rFonts w:ascii="Courier New" w:hAnsi="Courier New" w:cs="Courier New"/>
        </w:rPr>
        <w:t>&lt;&lt;"Addition i.e. "&lt;&lt;a&lt;&lt;"+"&lt;&lt;b&lt;&lt;"="&lt;&lt;a+b&lt;&lt;endl;</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cout</w:t>
      </w:r>
      <w:proofErr w:type="gramEnd"/>
      <w:r w:rsidRPr="00D762C8">
        <w:rPr>
          <w:rFonts w:ascii="Courier New" w:hAnsi="Courier New" w:cs="Courier New"/>
        </w:rPr>
        <w:t>&lt;&lt;"Subtraction i.e. "&lt;&lt;a&lt;&lt;"-"&lt;&lt;b&lt;&lt;"="&lt;&lt;a-b&lt;&lt;endl;</w:t>
      </w:r>
    </w:p>
    <w:p w:rsidR="00CE409B" w:rsidRPr="00D762C8" w:rsidRDefault="00CE409B" w:rsidP="00CE409B">
      <w:pPr>
        <w:rPr>
          <w:rFonts w:ascii="Courier New" w:hAnsi="Courier New" w:cs="Courier New"/>
        </w:rPr>
      </w:pPr>
      <w:r w:rsidRPr="00D762C8">
        <w:rPr>
          <w:rFonts w:ascii="Courier New" w:hAnsi="Courier New" w:cs="Courier New"/>
        </w:rPr>
        <w:t xml:space="preserve"> </w:t>
      </w:r>
      <w:proofErr w:type="gramStart"/>
      <w:r w:rsidRPr="00D762C8">
        <w:rPr>
          <w:rFonts w:ascii="Courier New" w:hAnsi="Courier New" w:cs="Courier New"/>
        </w:rPr>
        <w:t>cout</w:t>
      </w:r>
      <w:proofErr w:type="gramEnd"/>
      <w:r w:rsidRPr="00D762C8">
        <w:rPr>
          <w:rFonts w:ascii="Courier New" w:hAnsi="Courier New" w:cs="Courier New"/>
        </w:rPr>
        <w:t>&lt;&lt;"Multiplic</w:t>
      </w:r>
      <w:r>
        <w:rPr>
          <w:rFonts w:ascii="Courier New" w:hAnsi="Courier New" w:cs="Courier New"/>
        </w:rPr>
        <w:t>a</w:t>
      </w:r>
      <w:r w:rsidRPr="00D762C8">
        <w:rPr>
          <w:rFonts w:ascii="Courier New" w:hAnsi="Courier New" w:cs="Courier New"/>
        </w:rPr>
        <w:t>tion i.e. "&lt;&lt;a&lt;&lt;"*"&lt;&lt;b&lt;&lt;"="&lt;&lt;a*b&lt;&lt;endl;</w:t>
      </w:r>
    </w:p>
    <w:p w:rsidR="00CE409B" w:rsidRPr="00D762C8" w:rsidRDefault="00CE409B" w:rsidP="00CE409B">
      <w:pPr>
        <w:rPr>
          <w:rFonts w:ascii="Courier New" w:hAnsi="Courier New" w:cs="Courier New"/>
        </w:rPr>
      </w:pPr>
      <w:r>
        <w:rPr>
          <w:rFonts w:ascii="Courier New" w:hAnsi="Courier New" w:cs="Courier New"/>
        </w:rPr>
        <w:t xml:space="preserve"> </w:t>
      </w:r>
      <w:proofErr w:type="gramStart"/>
      <w:r>
        <w:rPr>
          <w:rFonts w:ascii="Courier New" w:hAnsi="Courier New" w:cs="Courier New"/>
        </w:rPr>
        <w:t>cout</w:t>
      </w:r>
      <w:proofErr w:type="gramEnd"/>
      <w:r>
        <w:rPr>
          <w:rFonts w:ascii="Courier New" w:hAnsi="Courier New" w:cs="Courier New"/>
        </w:rPr>
        <w:t>&lt;&lt;"D</w:t>
      </w:r>
      <w:r w:rsidRPr="00D762C8">
        <w:rPr>
          <w:rFonts w:ascii="Courier New" w:hAnsi="Courier New" w:cs="Courier New"/>
        </w:rPr>
        <w:t>ivision i.e. "&lt;&lt;a&lt;&lt;"/"&lt;&lt;b&lt;&lt;"="&lt;&lt;a/b&lt;&lt;endl;</w:t>
      </w:r>
    </w:p>
    <w:p w:rsidR="00CE409B" w:rsidRDefault="00CE409B" w:rsidP="00CE409B">
      <w:pPr>
        <w:rPr>
          <w:rFonts w:ascii="Courier New" w:hAnsi="Courier New" w:cs="Courier New"/>
        </w:rPr>
      </w:pPr>
      <w:r w:rsidRPr="00D762C8">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BF6B5A" w:rsidRDefault="00CE409B" w:rsidP="00CE409B">
      <w:pPr>
        <w:rPr>
          <w:b/>
          <w:sz w:val="32"/>
          <w:u w:val="single"/>
        </w:rPr>
      </w:pPr>
      <w:r w:rsidRPr="00BF6B5A">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BF6B5A" w:rsidRDefault="00CE409B" w:rsidP="00CE409B">
      <w:pPr>
        <w:rPr>
          <w:b/>
        </w:rPr>
      </w:pPr>
      <w:r>
        <w:rPr>
          <w:b/>
          <w:noProof/>
        </w:rPr>
        <w:drawing>
          <wp:inline distT="0" distB="0" distL="0" distR="0">
            <wp:extent cx="3147060" cy="1445895"/>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3147060" cy="1445895"/>
                    </a:xfrm>
                    <a:prstGeom prst="rect">
                      <a:avLst/>
                    </a:prstGeom>
                    <a:noFill/>
                    <a:ln w="9525">
                      <a:noFill/>
                      <a:miter lim="800000"/>
                      <a:headEnd/>
                      <a:tailEnd/>
                    </a:ln>
                  </pic:spPr>
                </pic:pic>
              </a:graphicData>
            </a:graphic>
          </wp:inline>
        </w:drawing>
      </w:r>
    </w:p>
    <w:p w:rsidR="00CE409B" w:rsidRDefault="00CE409B" w:rsidP="00CE409B">
      <w:pPr>
        <w:rPr>
          <w:b/>
          <w:u w:val="single"/>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CE409B" w:rsidRDefault="00CE409B" w:rsidP="00BD33AB">
      <w:pPr>
        <w:jc w:val="center"/>
        <w:rPr>
          <w:b/>
          <w:bCs/>
          <w:sz w:val="32"/>
          <w:szCs w:val="144"/>
        </w:rPr>
      </w:pPr>
      <w:r>
        <w:rPr>
          <w:b/>
          <w:bCs/>
          <w:sz w:val="32"/>
          <w:szCs w:val="144"/>
        </w:rPr>
        <w:t>Program no. 9</w:t>
      </w:r>
    </w:p>
    <w:p w:rsidR="00CE409B" w:rsidRDefault="00CE409B" w:rsidP="00CE409B">
      <w:pPr>
        <w:jc w:val="center"/>
        <w:rPr>
          <w:b/>
          <w:bCs/>
          <w:sz w:val="32"/>
          <w:szCs w:val="144"/>
        </w:rPr>
      </w:pPr>
    </w:p>
    <w:p w:rsidR="00CE409B" w:rsidRPr="00E15FC2" w:rsidRDefault="00CE409B" w:rsidP="00CE409B">
      <w:pPr>
        <w:jc w:val="center"/>
        <w:rPr>
          <w:b/>
          <w:bCs/>
          <w:sz w:val="32"/>
          <w:szCs w:val="144"/>
        </w:rPr>
      </w:pPr>
    </w:p>
    <w:p w:rsidR="00CE409B" w:rsidRDefault="00CE409B" w:rsidP="00CE409B">
      <w:pPr>
        <w:rPr>
          <w:b/>
        </w:rPr>
      </w:pPr>
      <w:r w:rsidRPr="00E15FC2">
        <w:rPr>
          <w:b/>
          <w:bCs/>
          <w:szCs w:val="144"/>
        </w:rPr>
        <w:t xml:space="preserve">//write a </w:t>
      </w:r>
      <w:r>
        <w:rPr>
          <w:b/>
        </w:rPr>
        <w:t xml:space="preserve">Program to print A </w:t>
      </w:r>
      <w:r w:rsidRPr="00E15FC2">
        <w:rPr>
          <w:b/>
        </w:rPr>
        <w:t>to Z.</w:t>
      </w:r>
    </w:p>
    <w:p w:rsidR="00CE409B" w:rsidRDefault="00CE409B" w:rsidP="00CE409B">
      <w:pPr>
        <w:rPr>
          <w:b/>
        </w:rPr>
      </w:pPr>
    </w:p>
    <w:p w:rsidR="00CE409B" w:rsidRPr="00E15FC2" w:rsidRDefault="00CE409B" w:rsidP="00CE409B">
      <w:pPr>
        <w:rPr>
          <w:b/>
          <w:bCs/>
          <w:szCs w:val="144"/>
        </w:rPr>
      </w:pP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#include&lt;iostream.h&gt;</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#include&lt;conio.h&gt;</w:t>
      </w:r>
    </w:p>
    <w:p w:rsidR="00CE409B" w:rsidRPr="00E15FC2" w:rsidRDefault="00CE409B" w:rsidP="00CE409B">
      <w:pPr>
        <w:rPr>
          <w:rFonts w:ascii="Courier New" w:hAnsi="Courier New" w:cs="Courier New"/>
          <w:bCs/>
          <w:szCs w:val="144"/>
        </w:rPr>
      </w:pPr>
      <w:proofErr w:type="gramStart"/>
      <w:r w:rsidRPr="00E15FC2">
        <w:rPr>
          <w:rFonts w:ascii="Courier New" w:hAnsi="Courier New" w:cs="Courier New"/>
          <w:bCs/>
          <w:szCs w:val="144"/>
        </w:rPr>
        <w:t>void</w:t>
      </w:r>
      <w:proofErr w:type="gramEnd"/>
      <w:r w:rsidRPr="00E15FC2">
        <w:rPr>
          <w:rFonts w:ascii="Courier New" w:hAnsi="Courier New" w:cs="Courier New"/>
          <w:bCs/>
          <w:szCs w:val="144"/>
        </w:rPr>
        <w:t xml:space="preserve"> main()</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clrscr(</w:t>
      </w:r>
      <w:proofErr w:type="gramEnd"/>
      <w:r w:rsidRPr="00E15FC2">
        <w:rPr>
          <w:rFonts w:ascii="Courier New" w:hAnsi="Courier New" w:cs="Courier New"/>
          <w:bCs/>
          <w:szCs w:val="144"/>
        </w:rPr>
        <w:t>);</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char</w:t>
      </w:r>
      <w:proofErr w:type="gramEnd"/>
      <w:r w:rsidRPr="00E15FC2">
        <w:rPr>
          <w:rFonts w:ascii="Courier New" w:hAnsi="Courier New" w:cs="Courier New"/>
          <w:bCs/>
          <w:szCs w:val="144"/>
        </w:rPr>
        <w:t xml:space="preserve"> ch;</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int</w:t>
      </w:r>
      <w:proofErr w:type="gramEnd"/>
      <w:r w:rsidRPr="00E15FC2">
        <w:rPr>
          <w:rFonts w:ascii="Courier New" w:hAnsi="Courier New" w:cs="Courier New"/>
          <w:bCs/>
          <w:szCs w:val="144"/>
        </w:rPr>
        <w:t xml:space="preserve"> i,g;</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cout</w:t>
      </w:r>
      <w:proofErr w:type="gramEnd"/>
      <w:r w:rsidRPr="00E15FC2">
        <w:rPr>
          <w:rFonts w:ascii="Courier New" w:hAnsi="Courier New" w:cs="Courier New"/>
          <w:bCs/>
          <w:szCs w:val="144"/>
        </w:rPr>
        <w:t>&lt;&lt;"print A-Z "&lt;&lt;endl;</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for(</w:t>
      </w:r>
      <w:proofErr w:type="gramEnd"/>
      <w:r w:rsidRPr="00E15FC2">
        <w:rPr>
          <w:rFonts w:ascii="Courier New" w:hAnsi="Courier New" w:cs="Courier New"/>
          <w:bCs/>
          <w:szCs w:val="144"/>
        </w:rPr>
        <w:t>i=97;i&lt;=122;i++)</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ch</w:t>
      </w:r>
      <w:proofErr w:type="gramEnd"/>
      <w:r w:rsidRPr="00E15FC2">
        <w:rPr>
          <w:rFonts w:ascii="Courier New" w:hAnsi="Courier New" w:cs="Courier New"/>
          <w:bCs/>
          <w:szCs w:val="144"/>
        </w:rPr>
        <w:t>=(char)i;</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g</w:t>
      </w:r>
      <w:proofErr w:type="gramStart"/>
      <w:r w:rsidRPr="00E15FC2">
        <w:rPr>
          <w:rFonts w:ascii="Courier New" w:hAnsi="Courier New" w:cs="Courier New"/>
          <w:bCs/>
          <w:szCs w:val="144"/>
        </w:rPr>
        <w:t>=(</w:t>
      </w:r>
      <w:proofErr w:type="gramEnd"/>
      <w:r w:rsidRPr="00E15FC2">
        <w:rPr>
          <w:rFonts w:ascii="Courier New" w:hAnsi="Courier New" w:cs="Courier New"/>
          <w:bCs/>
          <w:szCs w:val="144"/>
        </w:rPr>
        <w:t>int)ch-32;</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roofErr w:type="gramStart"/>
      <w:r w:rsidRPr="00E15FC2">
        <w:rPr>
          <w:rFonts w:ascii="Courier New" w:hAnsi="Courier New" w:cs="Courier New"/>
          <w:bCs/>
          <w:szCs w:val="144"/>
        </w:rPr>
        <w:t>cout</w:t>
      </w:r>
      <w:proofErr w:type="gramEnd"/>
      <w:r w:rsidRPr="00E15FC2">
        <w:rPr>
          <w:rFonts w:ascii="Courier New" w:hAnsi="Courier New" w:cs="Courier New"/>
          <w:bCs/>
          <w:szCs w:val="144"/>
        </w:rPr>
        <w:t>&lt;&lt;" "&lt;&lt;(char)g;</w:t>
      </w:r>
    </w:p>
    <w:p w:rsidR="00CE409B" w:rsidRPr="00E15FC2" w:rsidRDefault="00CE409B" w:rsidP="00CE409B">
      <w:pPr>
        <w:rPr>
          <w:rFonts w:ascii="Courier New" w:hAnsi="Courier New" w:cs="Courier New"/>
          <w:bCs/>
          <w:szCs w:val="144"/>
        </w:rPr>
      </w:pPr>
      <w:r w:rsidRPr="00E15FC2">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E15FC2">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sidRPr="00E15FC2">
        <w:rPr>
          <w:b/>
          <w:bCs/>
          <w:sz w:val="32"/>
          <w:szCs w:val="144"/>
          <w:u w:val="single"/>
        </w:rPr>
        <w:t>OUTPUT</w:t>
      </w:r>
      <w:r>
        <w:rPr>
          <w:b/>
          <w:bCs/>
          <w:sz w:val="32"/>
          <w:szCs w:val="144"/>
          <w:u w:val="single"/>
        </w:rPr>
        <w:t xml:space="preserve"> </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Pr="00E15FC2" w:rsidRDefault="00CE409B" w:rsidP="00CE409B">
      <w:pPr>
        <w:rPr>
          <w:b/>
          <w:bCs/>
          <w:sz w:val="32"/>
          <w:szCs w:val="144"/>
          <w:u w:val="single"/>
        </w:rPr>
      </w:pPr>
      <w:r>
        <w:rPr>
          <w:b/>
          <w:bCs/>
          <w:noProof/>
          <w:sz w:val="32"/>
          <w:szCs w:val="144"/>
        </w:rPr>
        <w:drawing>
          <wp:inline distT="0" distB="0" distL="0" distR="0">
            <wp:extent cx="5752465" cy="659130"/>
            <wp:effectExtent l="1905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752465" cy="659130"/>
                    </a:xfrm>
                    <a:prstGeom prst="rect">
                      <a:avLst/>
                    </a:prstGeom>
                    <a:noFill/>
                    <a:ln w="9525">
                      <a:noFill/>
                      <a:miter lim="800000"/>
                      <a:headEnd/>
                      <a:tailEnd/>
                    </a:ln>
                  </pic:spPr>
                </pic:pic>
              </a:graphicData>
            </a:graphic>
          </wp:inline>
        </w:drawing>
      </w:r>
    </w:p>
    <w:p w:rsidR="00CE409B" w:rsidRDefault="00CE409B" w:rsidP="00CE409B">
      <w:pPr>
        <w:jc w:val="center"/>
        <w:rPr>
          <w:b/>
          <w:bCs/>
          <w:sz w:val="144"/>
          <w:szCs w:val="144"/>
        </w:rPr>
      </w:pPr>
    </w:p>
    <w:p w:rsidR="00CE409B" w:rsidRDefault="00CE409B" w:rsidP="00BD33AB">
      <w:pPr>
        <w:rPr>
          <w:b/>
          <w:bCs/>
          <w:sz w:val="144"/>
          <w:szCs w:val="144"/>
        </w:rPr>
      </w:pPr>
    </w:p>
    <w:p w:rsidR="00BD33AB" w:rsidRDefault="00BD33AB" w:rsidP="00BD33AB">
      <w:pPr>
        <w:rPr>
          <w:b/>
          <w:sz w:val="32"/>
        </w:rPr>
      </w:pPr>
    </w:p>
    <w:p w:rsidR="00BD33AB" w:rsidRDefault="00BD33AB" w:rsidP="00BD33AB">
      <w:pPr>
        <w:jc w:val="center"/>
        <w:rPr>
          <w:b/>
          <w:sz w:val="32"/>
        </w:rPr>
      </w:pPr>
    </w:p>
    <w:p w:rsidR="00CE409B" w:rsidRDefault="00CE409B" w:rsidP="00BD33AB">
      <w:pPr>
        <w:jc w:val="center"/>
        <w:rPr>
          <w:b/>
          <w:sz w:val="32"/>
        </w:rPr>
      </w:pPr>
      <w:r w:rsidRPr="003B62CD">
        <w:rPr>
          <w:b/>
          <w:sz w:val="32"/>
        </w:rPr>
        <w:t>Program no.</w:t>
      </w:r>
      <w:r>
        <w:rPr>
          <w:b/>
          <w:sz w:val="32"/>
        </w:rPr>
        <w:t xml:space="preserve"> 10</w:t>
      </w:r>
    </w:p>
    <w:p w:rsidR="00CE409B" w:rsidRDefault="00CE409B" w:rsidP="00CE409B">
      <w:pPr>
        <w:rPr>
          <w:b/>
        </w:rPr>
      </w:pPr>
    </w:p>
    <w:p w:rsidR="00CE409B" w:rsidRPr="003B62CD" w:rsidRDefault="00CE409B" w:rsidP="00CE409B">
      <w:pPr>
        <w:rPr>
          <w:b/>
        </w:rPr>
      </w:pPr>
    </w:p>
    <w:p w:rsidR="00CE409B" w:rsidRPr="003B62CD" w:rsidRDefault="00CE409B" w:rsidP="00CE409B">
      <w:pPr>
        <w:rPr>
          <w:b/>
        </w:rPr>
      </w:pPr>
      <w:r w:rsidRPr="003B62CD">
        <w:rPr>
          <w:b/>
        </w:rPr>
        <w:t>//</w:t>
      </w:r>
      <w:r w:rsidRPr="003B62CD">
        <w:t xml:space="preserve"> </w:t>
      </w:r>
      <w:r w:rsidRPr="003B62CD">
        <w:rPr>
          <w:b/>
        </w:rPr>
        <w:t>Write a program to swap the two numbers with help of 3</w:t>
      </w:r>
      <w:r w:rsidRPr="003B62CD">
        <w:rPr>
          <w:b/>
          <w:vertAlign w:val="superscript"/>
        </w:rPr>
        <w:t>rd</w:t>
      </w:r>
      <w:r w:rsidRPr="003B62CD">
        <w:rPr>
          <w:b/>
        </w:rPr>
        <w:t xml:space="preserve"> variable.  </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28571E" w:rsidRDefault="00CE409B" w:rsidP="00CE409B">
      <w:pPr>
        <w:rPr>
          <w:rFonts w:ascii="Courier New" w:hAnsi="Courier New" w:cs="Courier New"/>
        </w:rPr>
      </w:pPr>
      <w:r w:rsidRPr="0028571E">
        <w:rPr>
          <w:rFonts w:ascii="Courier New" w:hAnsi="Courier New" w:cs="Courier New"/>
        </w:rPr>
        <w:t>#include&lt;iostream.h&gt;</w:t>
      </w:r>
    </w:p>
    <w:p w:rsidR="00CE409B" w:rsidRDefault="00CE409B" w:rsidP="00CE409B">
      <w:pPr>
        <w:rPr>
          <w:rFonts w:ascii="Courier New" w:hAnsi="Courier New" w:cs="Courier New"/>
        </w:rPr>
      </w:pPr>
      <w:r w:rsidRPr="0028571E">
        <w:rPr>
          <w:rFonts w:ascii="Courier New" w:hAnsi="Courier New" w:cs="Courier New"/>
        </w:rPr>
        <w:t>#include&lt;conio.h&gt;</w:t>
      </w:r>
    </w:p>
    <w:p w:rsidR="00CE409B" w:rsidRPr="0028571E" w:rsidRDefault="00CE409B" w:rsidP="00CE409B">
      <w:pPr>
        <w:rPr>
          <w:rFonts w:ascii="Courier New" w:hAnsi="Courier New" w:cs="Courier New"/>
        </w:rPr>
      </w:pPr>
    </w:p>
    <w:p w:rsidR="00CE409B" w:rsidRPr="0028571E" w:rsidRDefault="00CE409B" w:rsidP="00CE409B">
      <w:pPr>
        <w:rPr>
          <w:rFonts w:ascii="Courier New" w:hAnsi="Courier New" w:cs="Courier New"/>
        </w:rPr>
      </w:pPr>
      <w:proofErr w:type="gramStart"/>
      <w:r w:rsidRPr="0028571E">
        <w:rPr>
          <w:rFonts w:ascii="Courier New" w:hAnsi="Courier New" w:cs="Courier New"/>
        </w:rPr>
        <w:t>void</w:t>
      </w:r>
      <w:proofErr w:type="gramEnd"/>
      <w:r w:rsidRPr="0028571E">
        <w:rPr>
          <w:rFonts w:ascii="Courier New" w:hAnsi="Courier New" w:cs="Courier New"/>
        </w:rPr>
        <w:t xml:space="preserve"> main()</w:t>
      </w:r>
    </w:p>
    <w:p w:rsidR="00CE409B" w:rsidRPr="0028571E" w:rsidRDefault="00CE409B" w:rsidP="00CE409B">
      <w:pPr>
        <w:rPr>
          <w:rFonts w:ascii="Courier New" w:hAnsi="Courier New" w:cs="Courier New"/>
        </w:rPr>
      </w:pPr>
      <w:r w:rsidRPr="0028571E">
        <w:rPr>
          <w:rFonts w:ascii="Courier New" w:hAnsi="Courier New" w:cs="Courier New"/>
        </w:rPr>
        <w:t>{</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clrscr(</w:t>
      </w:r>
      <w:proofErr w:type="gramEnd"/>
      <w:r w:rsidRPr="0028571E">
        <w:rPr>
          <w:rFonts w:ascii="Courier New" w:hAnsi="Courier New" w:cs="Courier New"/>
        </w:rPr>
        <w:t>);</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int</w:t>
      </w:r>
      <w:proofErr w:type="gramEnd"/>
      <w:r w:rsidRPr="0028571E">
        <w:rPr>
          <w:rFonts w:ascii="Courier New" w:hAnsi="Courier New" w:cs="Courier New"/>
        </w:rPr>
        <w:t xml:space="preserve"> a,b,c;</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&lt;&lt;"entre the value of a ";</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cin</w:t>
      </w:r>
      <w:proofErr w:type="gramEnd"/>
      <w:r w:rsidRPr="0028571E">
        <w:rPr>
          <w:rFonts w:ascii="Courier New" w:hAnsi="Courier New" w:cs="Courier New"/>
        </w:rPr>
        <w:t>&gt;&gt;a;</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&lt;&lt;"entre the value of b ";</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cin</w:t>
      </w:r>
      <w:proofErr w:type="gramEnd"/>
      <w:r w:rsidRPr="0028571E">
        <w:rPr>
          <w:rFonts w:ascii="Courier New" w:hAnsi="Courier New" w:cs="Courier New"/>
        </w:rPr>
        <w:t>&gt;&gt;b;</w:t>
      </w:r>
    </w:p>
    <w:p w:rsidR="00CE409B" w:rsidRPr="0028571E" w:rsidRDefault="00CE409B" w:rsidP="00CE409B">
      <w:pPr>
        <w:rPr>
          <w:rFonts w:ascii="Courier New" w:hAnsi="Courier New" w:cs="Courier New"/>
        </w:rPr>
      </w:pPr>
      <w:r w:rsidRPr="0028571E">
        <w:rPr>
          <w:rFonts w:ascii="Courier New" w:hAnsi="Courier New" w:cs="Courier New"/>
        </w:rPr>
        <w:t xml:space="preserve"> c=a;</w:t>
      </w:r>
    </w:p>
    <w:p w:rsidR="00CE409B" w:rsidRPr="0028571E" w:rsidRDefault="00CE409B" w:rsidP="00CE409B">
      <w:pPr>
        <w:rPr>
          <w:rFonts w:ascii="Courier New" w:hAnsi="Courier New" w:cs="Courier New"/>
        </w:rPr>
      </w:pPr>
      <w:r w:rsidRPr="0028571E">
        <w:rPr>
          <w:rFonts w:ascii="Courier New" w:hAnsi="Courier New" w:cs="Courier New"/>
        </w:rPr>
        <w:t xml:space="preserve"> a=b;</w:t>
      </w:r>
    </w:p>
    <w:p w:rsidR="00CE409B" w:rsidRPr="0028571E" w:rsidRDefault="00CE409B" w:rsidP="00CE409B">
      <w:pPr>
        <w:rPr>
          <w:rFonts w:ascii="Courier New" w:hAnsi="Courier New" w:cs="Courier New"/>
        </w:rPr>
      </w:pPr>
      <w:r w:rsidRPr="0028571E">
        <w:rPr>
          <w:rFonts w:ascii="Courier New" w:hAnsi="Courier New" w:cs="Courier New"/>
        </w:rPr>
        <w:t xml:space="preserve"> b=c;</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&lt;&lt;"after swapping"&lt;&lt;"\n";</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&lt;&lt;"a= "&lt;&lt;a&lt;&lt;"\t"&lt;&lt;"b= "&lt;&lt;b;</w:t>
      </w:r>
    </w:p>
    <w:p w:rsidR="00CE409B" w:rsidRPr="0028571E" w:rsidRDefault="00CE409B" w:rsidP="00CE409B">
      <w:pPr>
        <w:rPr>
          <w:rFonts w:ascii="Courier New" w:hAnsi="Courier New" w:cs="Courier New"/>
        </w:rPr>
      </w:pPr>
      <w:r w:rsidRPr="0028571E">
        <w:rPr>
          <w:rFonts w:ascii="Courier New" w:hAnsi="Courier New" w:cs="Courier New"/>
        </w:rPr>
        <w:t>}</w:t>
      </w:r>
    </w:p>
    <w:p w:rsidR="00CE409B" w:rsidRDefault="00CE409B" w:rsidP="00CE409B"/>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02431C" w:rsidRDefault="00CE409B" w:rsidP="00CE409B">
      <w:pPr>
        <w:rPr>
          <w:b/>
          <w:sz w:val="32"/>
          <w:u w:val="single"/>
        </w:rPr>
      </w:pPr>
      <w:r w:rsidRPr="0002431C">
        <w:rPr>
          <w:b/>
          <w:sz w:val="32"/>
          <w:u w:val="single"/>
        </w:rPr>
        <w:t>OUTPUT</w:t>
      </w:r>
    </w:p>
    <w:p w:rsidR="00CE409B" w:rsidRDefault="00CE409B" w:rsidP="00CE409B"/>
    <w:p w:rsidR="00CE409B" w:rsidRDefault="00CE409B" w:rsidP="00CE409B"/>
    <w:p w:rsidR="00CE409B" w:rsidRDefault="00CE409B" w:rsidP="00CE409B"/>
    <w:p w:rsidR="00CE409B" w:rsidRDefault="00CE409B" w:rsidP="00CE409B">
      <w:r>
        <w:rPr>
          <w:noProof/>
        </w:rPr>
        <w:drawing>
          <wp:inline distT="0" distB="0" distL="0" distR="0">
            <wp:extent cx="3274695" cy="1180465"/>
            <wp:effectExtent l="19050" t="0" r="190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274695" cy="1180465"/>
                    </a:xfrm>
                    <a:prstGeom prst="rect">
                      <a:avLst/>
                    </a:prstGeom>
                    <a:noFill/>
                    <a:ln w="9525">
                      <a:noFill/>
                      <a:miter lim="800000"/>
                      <a:headEnd/>
                      <a:tailEnd/>
                    </a:ln>
                  </pic:spPr>
                </pic:pic>
              </a:graphicData>
            </a:graphic>
          </wp:inline>
        </w:drawing>
      </w:r>
    </w:p>
    <w:p w:rsidR="00CE409B" w:rsidRDefault="00CE409B" w:rsidP="00CE409B"/>
    <w:p w:rsidR="00CE409B" w:rsidRDefault="00CE409B" w:rsidP="00CE409B"/>
    <w:p w:rsidR="00CE409B" w:rsidRPr="0002431C" w:rsidRDefault="00CE409B" w:rsidP="00CE409B">
      <w:pPr>
        <w:jc w:val="cente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Pr="00BD33AB" w:rsidRDefault="00BD33AB" w:rsidP="00BD33AB">
      <w:pPr>
        <w:rPr>
          <w:b/>
          <w:bCs/>
          <w:sz w:val="32"/>
          <w:szCs w:val="144"/>
        </w:rPr>
      </w:pPr>
    </w:p>
    <w:p w:rsidR="00CE409B" w:rsidRDefault="00CE409B" w:rsidP="00BD33AB">
      <w:pPr>
        <w:jc w:val="center"/>
        <w:rPr>
          <w:b/>
          <w:sz w:val="32"/>
        </w:rPr>
      </w:pPr>
      <w:r>
        <w:rPr>
          <w:b/>
          <w:sz w:val="32"/>
        </w:rPr>
        <w:t>Program no. 11</w:t>
      </w:r>
    </w:p>
    <w:p w:rsidR="00CE409B" w:rsidRDefault="00CE409B" w:rsidP="00CE409B">
      <w:pPr>
        <w:jc w:val="center"/>
        <w:rPr>
          <w:b/>
          <w:sz w:val="32"/>
        </w:rPr>
      </w:pPr>
    </w:p>
    <w:p w:rsidR="00CE409B" w:rsidRPr="003B62CD" w:rsidRDefault="00CE409B" w:rsidP="00CE409B">
      <w:pPr>
        <w:jc w:val="center"/>
        <w:rPr>
          <w:b/>
          <w:sz w:val="32"/>
        </w:rPr>
      </w:pPr>
    </w:p>
    <w:p w:rsidR="00CE409B" w:rsidRPr="003B62CD" w:rsidRDefault="00CE409B" w:rsidP="00CE409B">
      <w:pPr>
        <w:rPr>
          <w:b/>
        </w:rPr>
      </w:pPr>
      <w:r>
        <w:rPr>
          <w:b/>
        </w:rPr>
        <w:t>//</w:t>
      </w:r>
      <w:r w:rsidRPr="003B62CD">
        <w:rPr>
          <w:b/>
        </w:rPr>
        <w:t>Write a program to swap the two numbers without the help of 3</w:t>
      </w:r>
      <w:r w:rsidRPr="003B62CD">
        <w:rPr>
          <w:b/>
          <w:vertAlign w:val="superscript"/>
        </w:rPr>
        <w:t>rd</w:t>
      </w:r>
      <w:r w:rsidRPr="003B62CD">
        <w:rPr>
          <w:b/>
        </w:rPr>
        <w:t xml:space="preserve"> variable.  </w:t>
      </w:r>
    </w:p>
    <w:p w:rsidR="00CE409B" w:rsidRDefault="00CE409B" w:rsidP="00CE409B">
      <w:r w:rsidRPr="00E54CCF">
        <w:t xml:space="preserve"> </w:t>
      </w:r>
    </w:p>
    <w:p w:rsidR="00CE409B" w:rsidRPr="00301BC3" w:rsidRDefault="00CE409B" w:rsidP="00CE409B"/>
    <w:p w:rsidR="00CE409B" w:rsidRPr="0028571E" w:rsidRDefault="00CE409B" w:rsidP="00CE409B">
      <w:pPr>
        <w:rPr>
          <w:rFonts w:ascii="Courier New" w:hAnsi="Courier New" w:cs="Courier New"/>
        </w:rPr>
      </w:pPr>
      <w:r w:rsidRPr="0028571E">
        <w:rPr>
          <w:rFonts w:ascii="Courier New" w:hAnsi="Courier New" w:cs="Courier New"/>
        </w:rPr>
        <w:t>#include&lt;iostream.h&gt;</w:t>
      </w:r>
    </w:p>
    <w:p w:rsidR="00CE409B" w:rsidRPr="0028571E" w:rsidRDefault="00CE409B" w:rsidP="00CE409B">
      <w:pPr>
        <w:rPr>
          <w:rFonts w:ascii="Courier New" w:hAnsi="Courier New" w:cs="Courier New"/>
        </w:rPr>
      </w:pPr>
      <w:r w:rsidRPr="0028571E">
        <w:rPr>
          <w:rFonts w:ascii="Courier New" w:hAnsi="Courier New" w:cs="Courier New"/>
        </w:rPr>
        <w:t>#include&lt;conio.h&gt;</w:t>
      </w:r>
    </w:p>
    <w:p w:rsidR="00CE409B" w:rsidRPr="0028571E" w:rsidRDefault="00CE409B" w:rsidP="00CE409B">
      <w:pPr>
        <w:rPr>
          <w:rFonts w:ascii="Courier New" w:hAnsi="Courier New" w:cs="Courier New"/>
        </w:rPr>
      </w:pPr>
      <w:proofErr w:type="gramStart"/>
      <w:r w:rsidRPr="0028571E">
        <w:rPr>
          <w:rFonts w:ascii="Courier New" w:hAnsi="Courier New" w:cs="Courier New"/>
        </w:rPr>
        <w:t>void</w:t>
      </w:r>
      <w:proofErr w:type="gramEnd"/>
      <w:r w:rsidRPr="0028571E">
        <w:rPr>
          <w:rFonts w:ascii="Courier New" w:hAnsi="Courier New" w:cs="Courier New"/>
        </w:rPr>
        <w:t xml:space="preserve"> main()</w:t>
      </w:r>
    </w:p>
    <w:p w:rsidR="00CE409B" w:rsidRPr="0028571E" w:rsidRDefault="00CE409B" w:rsidP="00CE409B">
      <w:pPr>
        <w:rPr>
          <w:rFonts w:ascii="Courier New" w:hAnsi="Courier New" w:cs="Courier New"/>
        </w:rPr>
      </w:pPr>
      <w:r w:rsidRPr="0028571E">
        <w:rPr>
          <w:rFonts w:ascii="Courier New" w:hAnsi="Courier New" w:cs="Courier New"/>
        </w:rPr>
        <w:t>{</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clrscr(</w:t>
      </w:r>
      <w:proofErr w:type="gramEnd"/>
      <w:r w:rsidRPr="0028571E">
        <w:rPr>
          <w:rFonts w:ascii="Courier New" w:hAnsi="Courier New" w:cs="Courier New"/>
        </w:rPr>
        <w:t>);</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int</w:t>
      </w:r>
      <w:proofErr w:type="gramEnd"/>
      <w:r w:rsidRPr="0028571E">
        <w:rPr>
          <w:rFonts w:ascii="Courier New" w:hAnsi="Courier New" w:cs="Courier New"/>
        </w:rPr>
        <w:t xml:space="preserve"> a,b;</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&lt;&lt;"entre the value of a ";</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cin</w:t>
      </w:r>
      <w:proofErr w:type="gramEnd"/>
      <w:r w:rsidRPr="0028571E">
        <w:rPr>
          <w:rFonts w:ascii="Courier New" w:hAnsi="Courier New" w:cs="Courier New"/>
        </w:rPr>
        <w:t>&gt;&gt;a;</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&lt;&lt;"entre the value of b ";</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cin</w:t>
      </w:r>
      <w:proofErr w:type="gramEnd"/>
      <w:r w:rsidRPr="0028571E">
        <w:rPr>
          <w:rFonts w:ascii="Courier New" w:hAnsi="Courier New" w:cs="Courier New"/>
        </w:rPr>
        <w:t>&gt;&gt;b;</w:t>
      </w:r>
    </w:p>
    <w:p w:rsidR="00CE409B" w:rsidRPr="0028571E" w:rsidRDefault="00CE409B" w:rsidP="00CE409B">
      <w:pPr>
        <w:rPr>
          <w:rFonts w:ascii="Courier New" w:hAnsi="Courier New" w:cs="Courier New"/>
        </w:rPr>
      </w:pPr>
      <w:r w:rsidRPr="0028571E">
        <w:rPr>
          <w:rFonts w:ascii="Courier New" w:hAnsi="Courier New" w:cs="Courier New"/>
        </w:rPr>
        <w:t xml:space="preserve"> a=a+b;</w:t>
      </w:r>
    </w:p>
    <w:p w:rsidR="00CE409B" w:rsidRPr="0028571E" w:rsidRDefault="00CE409B" w:rsidP="00CE409B">
      <w:pPr>
        <w:rPr>
          <w:rFonts w:ascii="Courier New" w:hAnsi="Courier New" w:cs="Courier New"/>
        </w:rPr>
      </w:pPr>
      <w:r w:rsidRPr="0028571E">
        <w:rPr>
          <w:rFonts w:ascii="Courier New" w:hAnsi="Courier New" w:cs="Courier New"/>
        </w:rPr>
        <w:t xml:space="preserve"> b=a-b;</w:t>
      </w:r>
    </w:p>
    <w:p w:rsidR="00CE409B" w:rsidRPr="0028571E" w:rsidRDefault="00CE409B" w:rsidP="00CE409B">
      <w:pPr>
        <w:rPr>
          <w:rFonts w:ascii="Courier New" w:hAnsi="Courier New" w:cs="Courier New"/>
        </w:rPr>
      </w:pPr>
      <w:r w:rsidRPr="0028571E">
        <w:rPr>
          <w:rFonts w:ascii="Courier New" w:hAnsi="Courier New" w:cs="Courier New"/>
        </w:rPr>
        <w:t xml:space="preserve"> a=a-b;</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&lt;&lt;"after swapping without using 3rd variable"&lt;&lt;"\n";</w:t>
      </w:r>
    </w:p>
    <w:p w:rsidR="00CE409B" w:rsidRPr="0028571E" w:rsidRDefault="00CE409B" w:rsidP="00CE409B">
      <w:pPr>
        <w:rPr>
          <w:rFonts w:ascii="Courier New" w:hAnsi="Courier New" w:cs="Courier New"/>
        </w:rPr>
      </w:pPr>
      <w:r w:rsidRPr="0028571E">
        <w:rPr>
          <w:rFonts w:ascii="Courier New" w:hAnsi="Courier New" w:cs="Courier New"/>
        </w:rPr>
        <w:t xml:space="preserve"> </w:t>
      </w:r>
      <w:proofErr w:type="gramStart"/>
      <w:r w:rsidRPr="0028571E">
        <w:rPr>
          <w:rFonts w:ascii="Courier New" w:hAnsi="Courier New" w:cs="Courier New"/>
        </w:rPr>
        <w:t>cout</w:t>
      </w:r>
      <w:proofErr w:type="gramEnd"/>
      <w:r w:rsidRPr="0028571E">
        <w:rPr>
          <w:rFonts w:ascii="Courier New" w:hAnsi="Courier New" w:cs="Courier New"/>
        </w:rPr>
        <w:t>&lt;&lt;"a= "&lt;&lt;a&lt;&lt;"\t"&lt;&lt;"b= "&lt;&lt;b;</w:t>
      </w:r>
    </w:p>
    <w:p w:rsidR="00CE409B" w:rsidRPr="0028571E" w:rsidRDefault="00CE409B" w:rsidP="00CE409B">
      <w:pPr>
        <w:rPr>
          <w:rFonts w:ascii="Courier New" w:hAnsi="Courier New" w:cs="Courier New"/>
        </w:rPr>
      </w:pPr>
      <w:r w:rsidRPr="0028571E">
        <w:rPr>
          <w:rFonts w:ascii="Courier New" w:hAnsi="Courier New" w:cs="Courier New"/>
        </w:rPr>
        <w:t>}</w:t>
      </w:r>
    </w:p>
    <w:p w:rsidR="00CE409B" w:rsidRDefault="00CE409B" w:rsidP="00CE409B"/>
    <w:p w:rsidR="00CE409B" w:rsidRDefault="00CE409B" w:rsidP="00CE409B"/>
    <w:p w:rsidR="00CE409B" w:rsidRDefault="00CE409B" w:rsidP="00CE409B"/>
    <w:p w:rsidR="00CE409B" w:rsidRDefault="00CE409B" w:rsidP="00CE409B">
      <w:pPr>
        <w:rPr>
          <w:b/>
          <w:u w:val="single"/>
        </w:rPr>
      </w:pPr>
    </w:p>
    <w:p w:rsidR="00CE409B" w:rsidRPr="00301BC3" w:rsidRDefault="00CE409B" w:rsidP="00CE409B">
      <w:pPr>
        <w:rPr>
          <w:b/>
          <w:sz w:val="32"/>
          <w:u w:val="single"/>
        </w:rPr>
      </w:pPr>
      <w:r w:rsidRPr="00301BC3">
        <w:rPr>
          <w:b/>
          <w:sz w:val="32"/>
          <w:u w:val="single"/>
        </w:rPr>
        <w:t>OUTPUT</w:t>
      </w:r>
    </w:p>
    <w:p w:rsidR="00CE409B" w:rsidRDefault="00CE409B" w:rsidP="00CE409B">
      <w:pPr>
        <w:rPr>
          <w:b/>
          <w:u w:val="single"/>
        </w:rPr>
      </w:pPr>
    </w:p>
    <w:p w:rsidR="00CE409B" w:rsidRDefault="00CE409B" w:rsidP="00CE409B"/>
    <w:p w:rsidR="00CE409B" w:rsidRDefault="00CE409B" w:rsidP="00CE409B">
      <w:r>
        <w:rPr>
          <w:noProof/>
        </w:rPr>
        <w:drawing>
          <wp:inline distT="0" distB="0" distL="0" distR="0">
            <wp:extent cx="5188585" cy="114808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188585" cy="1148080"/>
                    </a:xfrm>
                    <a:prstGeom prst="rect">
                      <a:avLst/>
                    </a:prstGeom>
                    <a:noFill/>
                    <a:ln w="9525">
                      <a:noFill/>
                      <a:miter lim="800000"/>
                      <a:headEnd/>
                      <a:tailEnd/>
                    </a:ln>
                  </pic:spPr>
                </pic:pic>
              </a:graphicData>
            </a:graphic>
          </wp:inline>
        </w:drawing>
      </w:r>
    </w:p>
    <w:p w:rsidR="00CE409B" w:rsidRDefault="00CE409B" w:rsidP="00CE409B"/>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bCs/>
          <w:sz w:val="32"/>
          <w:szCs w:val="144"/>
        </w:rPr>
      </w:pPr>
    </w:p>
    <w:p w:rsidR="00BD33AB" w:rsidRDefault="00BD33AB" w:rsidP="00BD33AB">
      <w:pPr>
        <w:rPr>
          <w:b/>
          <w:sz w:val="32"/>
        </w:rPr>
      </w:pPr>
    </w:p>
    <w:p w:rsidR="00CE409B" w:rsidRDefault="00CE409B" w:rsidP="00BD33AB">
      <w:pPr>
        <w:jc w:val="center"/>
        <w:rPr>
          <w:b/>
          <w:sz w:val="32"/>
        </w:rPr>
      </w:pPr>
      <w:r w:rsidRPr="003B62CD">
        <w:rPr>
          <w:b/>
          <w:sz w:val="32"/>
        </w:rPr>
        <w:t>Program no.</w:t>
      </w:r>
      <w:r>
        <w:rPr>
          <w:b/>
          <w:sz w:val="32"/>
        </w:rPr>
        <w:t xml:space="preserve"> 12</w:t>
      </w:r>
    </w:p>
    <w:p w:rsidR="00CE409B" w:rsidRDefault="00CE409B" w:rsidP="00CE409B">
      <w:pPr>
        <w:rPr>
          <w:b/>
          <w:sz w:val="32"/>
        </w:rPr>
      </w:pPr>
    </w:p>
    <w:p w:rsidR="00CE409B" w:rsidRPr="003B62CD" w:rsidRDefault="00CE409B" w:rsidP="00CE409B">
      <w:pPr>
        <w:rPr>
          <w:b/>
          <w:sz w:val="32"/>
        </w:rPr>
      </w:pPr>
    </w:p>
    <w:p w:rsidR="00CE409B" w:rsidRPr="00E54CCF" w:rsidRDefault="00CE409B" w:rsidP="00CE409B">
      <w:r w:rsidRPr="003B62CD">
        <w:t xml:space="preserve"> </w:t>
      </w:r>
      <w:r w:rsidRPr="003B62CD">
        <w:rPr>
          <w:b/>
        </w:rPr>
        <w:t>//</w:t>
      </w:r>
      <w:r>
        <w:t xml:space="preserve"> </w:t>
      </w:r>
      <w:r w:rsidRPr="003B62CD">
        <w:rPr>
          <w:b/>
        </w:rPr>
        <w:t>Write a program to check whether a number is prime or not in a given range</w:t>
      </w:r>
      <w:r>
        <w:t xml:space="preserve">. </w:t>
      </w:r>
    </w:p>
    <w:p w:rsidR="00CE409B" w:rsidRDefault="00CE409B" w:rsidP="00CE409B">
      <w:pPr>
        <w:rPr>
          <w:b/>
          <w:u w:val="single"/>
        </w:rPr>
      </w:pPr>
    </w:p>
    <w:p w:rsidR="00CE409B" w:rsidRDefault="00CE409B" w:rsidP="00CE409B">
      <w:pPr>
        <w:rPr>
          <w:rFonts w:ascii="Courier New" w:hAnsi="Courier New" w:cs="Courier New"/>
        </w:rPr>
      </w:pPr>
    </w:p>
    <w:p w:rsidR="00CE409B" w:rsidRPr="002D0D20" w:rsidRDefault="00CE409B" w:rsidP="00CE409B">
      <w:pPr>
        <w:rPr>
          <w:rFonts w:ascii="Courier New" w:hAnsi="Courier New" w:cs="Courier New"/>
        </w:rPr>
      </w:pPr>
      <w:r w:rsidRPr="002D0D20">
        <w:rPr>
          <w:rFonts w:ascii="Courier New" w:hAnsi="Courier New" w:cs="Courier New"/>
        </w:rPr>
        <w:t>#include&lt;iostream.h&gt;</w:t>
      </w:r>
    </w:p>
    <w:p w:rsidR="00CE409B" w:rsidRPr="002D0D20" w:rsidRDefault="00CE409B" w:rsidP="00CE409B">
      <w:pPr>
        <w:rPr>
          <w:rFonts w:ascii="Courier New" w:hAnsi="Courier New" w:cs="Courier New"/>
        </w:rPr>
      </w:pPr>
      <w:r w:rsidRPr="002D0D20">
        <w:rPr>
          <w:rFonts w:ascii="Courier New" w:hAnsi="Courier New" w:cs="Courier New"/>
        </w:rPr>
        <w:t>#include&lt;conio.h&gt;</w:t>
      </w:r>
    </w:p>
    <w:p w:rsidR="00CE409B" w:rsidRPr="002D0D20" w:rsidRDefault="00CE409B" w:rsidP="00CE409B">
      <w:pPr>
        <w:rPr>
          <w:rFonts w:ascii="Courier New" w:hAnsi="Courier New" w:cs="Courier New"/>
        </w:rPr>
      </w:pPr>
    </w:p>
    <w:p w:rsidR="00CE409B" w:rsidRPr="002D0D20" w:rsidRDefault="00CE409B" w:rsidP="00CE409B">
      <w:pPr>
        <w:rPr>
          <w:rFonts w:ascii="Courier New" w:hAnsi="Courier New" w:cs="Courier New"/>
        </w:rPr>
      </w:pPr>
      <w:proofErr w:type="gramStart"/>
      <w:r w:rsidRPr="002D0D20">
        <w:rPr>
          <w:rFonts w:ascii="Courier New" w:hAnsi="Courier New" w:cs="Courier New"/>
        </w:rPr>
        <w:t>void</w:t>
      </w:r>
      <w:proofErr w:type="gramEnd"/>
      <w:r w:rsidRPr="002D0D20">
        <w:rPr>
          <w:rFonts w:ascii="Courier New" w:hAnsi="Courier New" w:cs="Courier New"/>
        </w:rPr>
        <w:t xml:space="preserve"> main()</w:t>
      </w:r>
    </w:p>
    <w:p w:rsidR="00CE409B" w:rsidRPr="002D0D20" w:rsidRDefault="00CE409B" w:rsidP="00CE409B">
      <w:pPr>
        <w:rPr>
          <w:rFonts w:ascii="Courier New" w:hAnsi="Courier New" w:cs="Courier New"/>
        </w:rPr>
      </w:pPr>
      <w:r w:rsidRPr="002D0D20">
        <w:rPr>
          <w:rFonts w:ascii="Courier New" w:hAnsi="Courier New" w:cs="Courier New"/>
        </w:rPr>
        <w:t>{</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clrscr(</w:t>
      </w:r>
      <w:proofErr w:type="gramEnd"/>
      <w:r w:rsidRPr="002D0D20">
        <w:rPr>
          <w:rFonts w:ascii="Courier New" w:hAnsi="Courier New" w:cs="Courier New"/>
        </w:rPr>
        <w:t>);</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int</w:t>
      </w:r>
      <w:proofErr w:type="gramEnd"/>
      <w:r w:rsidRPr="002D0D20">
        <w:rPr>
          <w:rFonts w:ascii="Courier New" w:hAnsi="Courier New" w:cs="Courier New"/>
        </w:rPr>
        <w:t xml:space="preserve"> a,b,i,j,c;</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cout</w:t>
      </w:r>
      <w:proofErr w:type="gramEnd"/>
      <w:r w:rsidRPr="002D0D20">
        <w:rPr>
          <w:rFonts w:ascii="Courier New" w:hAnsi="Courier New" w:cs="Courier New"/>
        </w:rPr>
        <w:t>&lt;&lt;"enter the starting value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cin</w:t>
      </w:r>
      <w:proofErr w:type="gramEnd"/>
      <w:r w:rsidRPr="002D0D20">
        <w:rPr>
          <w:rFonts w:ascii="Courier New" w:hAnsi="Courier New" w:cs="Courier New"/>
        </w:rPr>
        <w:t>&gt;&gt;a;</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cout</w:t>
      </w:r>
      <w:proofErr w:type="gramEnd"/>
      <w:r w:rsidRPr="002D0D20">
        <w:rPr>
          <w:rFonts w:ascii="Courier New" w:hAnsi="Courier New" w:cs="Courier New"/>
        </w:rPr>
        <w:t>&lt;&lt;"enter the last value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cin</w:t>
      </w:r>
      <w:proofErr w:type="gramEnd"/>
      <w:r w:rsidRPr="002D0D20">
        <w:rPr>
          <w:rFonts w:ascii="Courier New" w:hAnsi="Courier New" w:cs="Courier New"/>
        </w:rPr>
        <w:t>&gt;&gt;b;</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for(</w:t>
      </w:r>
      <w:proofErr w:type="gramEnd"/>
      <w:r w:rsidRPr="002D0D20">
        <w:rPr>
          <w:rFonts w:ascii="Courier New" w:hAnsi="Courier New" w:cs="Courier New"/>
        </w:rPr>
        <w:t>i=a;i&lt;b;i++)</w:t>
      </w:r>
    </w:p>
    <w:p w:rsidR="00CE409B" w:rsidRPr="002D0D20" w:rsidRDefault="00CE409B" w:rsidP="00CE409B">
      <w:pPr>
        <w:rPr>
          <w:rFonts w:ascii="Courier New" w:hAnsi="Courier New" w:cs="Courier New"/>
        </w:rPr>
      </w:pPr>
      <w:r w:rsidRPr="002D0D20">
        <w:rPr>
          <w:rFonts w:ascii="Courier New" w:hAnsi="Courier New" w:cs="Courier New"/>
        </w:rPr>
        <w:t xml:space="preserve"> {     c=0;</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for(</w:t>
      </w:r>
      <w:proofErr w:type="gramEnd"/>
      <w:r w:rsidRPr="002D0D20">
        <w:rPr>
          <w:rFonts w:ascii="Courier New" w:hAnsi="Courier New" w:cs="Courier New"/>
        </w:rPr>
        <w:t>j=2;j&lt;i;j++)</w:t>
      </w:r>
    </w:p>
    <w:p w:rsidR="00CE409B" w:rsidRPr="002D0D20" w:rsidRDefault="00CE409B" w:rsidP="00CE409B">
      <w:pPr>
        <w:rPr>
          <w:rFonts w:ascii="Courier New" w:hAnsi="Courier New" w:cs="Courier New"/>
        </w:rPr>
      </w:pPr>
      <w:r w:rsidRPr="002D0D20">
        <w:rPr>
          <w:rFonts w:ascii="Courier New" w:hAnsi="Courier New" w:cs="Courier New"/>
        </w:rPr>
        <w:t xml:space="preserv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if(</w:t>
      </w:r>
      <w:proofErr w:type="gramEnd"/>
      <w:r w:rsidRPr="002D0D20">
        <w:rPr>
          <w:rFonts w:ascii="Courier New" w:hAnsi="Courier New" w:cs="Courier New"/>
        </w:rPr>
        <w:t>i%j==0)</w:t>
      </w:r>
    </w:p>
    <w:p w:rsidR="00CE409B" w:rsidRPr="002D0D20" w:rsidRDefault="00CE409B" w:rsidP="00CE409B">
      <w:pPr>
        <w:rPr>
          <w:rFonts w:ascii="Courier New" w:hAnsi="Courier New" w:cs="Courier New"/>
        </w:rPr>
      </w:pPr>
      <w:r w:rsidRPr="002D0D20">
        <w:rPr>
          <w:rFonts w:ascii="Courier New" w:hAnsi="Courier New" w:cs="Courier New"/>
        </w:rPr>
        <w:t xml:space="preserv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w:t>
      </w:r>
      <w:proofErr w:type="gramEnd"/>
      <w:r w:rsidRPr="002D0D20">
        <w:rPr>
          <w:rFonts w:ascii="Courier New" w:hAnsi="Courier New" w:cs="Courier New"/>
        </w:rPr>
        <w:t>++;</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break</w:t>
      </w:r>
      <w:proofErr w:type="gramEnd"/>
      <w:r w:rsidRPr="002D0D20">
        <w:rPr>
          <w:rFonts w:ascii="Courier New" w:hAnsi="Courier New" w:cs="Courier New"/>
        </w:rPr>
        <w:t>;</w:t>
      </w:r>
    </w:p>
    <w:p w:rsidR="00CE409B" w:rsidRPr="002D0D20" w:rsidRDefault="00CE409B" w:rsidP="00CE409B">
      <w:pPr>
        <w:rPr>
          <w:rFonts w:ascii="Courier New" w:hAnsi="Courier New" w:cs="Courier New"/>
        </w:rPr>
      </w:pPr>
      <w:r w:rsidRPr="002D0D20">
        <w:rPr>
          <w:rFonts w:ascii="Courier New" w:hAnsi="Courier New" w:cs="Courier New"/>
        </w:rPr>
        <w:t xml:space="preserve">  }</w:t>
      </w:r>
    </w:p>
    <w:p w:rsidR="00CE409B" w:rsidRPr="002D0D20" w:rsidRDefault="00CE409B" w:rsidP="00CE409B">
      <w:pPr>
        <w:rPr>
          <w:rFonts w:ascii="Courier New" w:hAnsi="Courier New" w:cs="Courier New"/>
        </w:rPr>
      </w:pPr>
      <w:r w:rsidRPr="002D0D20">
        <w:rPr>
          <w:rFonts w:ascii="Courier New" w:hAnsi="Courier New" w:cs="Courier New"/>
        </w:rPr>
        <w:t xml:space="preserv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if</w:t>
      </w:r>
      <w:proofErr w:type="gramEnd"/>
      <w:r w:rsidRPr="002D0D20">
        <w:rPr>
          <w:rFonts w:ascii="Courier New" w:hAnsi="Courier New" w:cs="Courier New"/>
        </w:rPr>
        <w:t xml:space="preserve"> (c==0)</w:t>
      </w:r>
    </w:p>
    <w:p w:rsidR="00CE409B" w:rsidRPr="002D0D20" w:rsidRDefault="00CE409B" w:rsidP="00CE409B">
      <w:pPr>
        <w:rPr>
          <w:rFonts w:ascii="Courier New" w:hAnsi="Courier New" w:cs="Courier New"/>
        </w:rPr>
      </w:pPr>
      <w:r w:rsidRPr="002D0D20">
        <w:rPr>
          <w:rFonts w:ascii="Courier New" w:hAnsi="Courier New" w:cs="Courier New"/>
        </w:rPr>
        <w:t xml:space="preserv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cout</w:t>
      </w:r>
      <w:proofErr w:type="gramEnd"/>
      <w:r w:rsidRPr="002D0D20">
        <w:rPr>
          <w:rFonts w:ascii="Courier New" w:hAnsi="Courier New" w:cs="Courier New"/>
        </w:rPr>
        <w:t>&lt;&lt;i&lt;&lt;" ";}</w:t>
      </w:r>
    </w:p>
    <w:p w:rsidR="00CE409B" w:rsidRPr="002D0D20" w:rsidRDefault="00CE409B" w:rsidP="00CE409B">
      <w:pPr>
        <w:rPr>
          <w:rFonts w:ascii="Courier New" w:hAnsi="Courier New" w:cs="Courier New"/>
        </w:rPr>
      </w:pPr>
      <w:r w:rsidRPr="002D0D20">
        <w:rPr>
          <w:rFonts w:ascii="Courier New" w:hAnsi="Courier New" w:cs="Courier New"/>
        </w:rPr>
        <w:t xml:space="preserve">  }</w:t>
      </w:r>
    </w:p>
    <w:p w:rsidR="00CE409B" w:rsidRPr="002D0D20" w:rsidRDefault="00CE409B" w:rsidP="00CE409B">
      <w:pPr>
        <w:rPr>
          <w:rFonts w:ascii="Courier New" w:hAnsi="Courier New" w:cs="Courier New"/>
        </w:rPr>
      </w:pPr>
      <w:r w:rsidRPr="002D0D20">
        <w:rPr>
          <w:rFonts w:ascii="Courier New" w:hAnsi="Courier New" w:cs="Courier New"/>
        </w:rPr>
        <w:t xml:space="preserve">  </w:t>
      </w:r>
      <w:proofErr w:type="gramStart"/>
      <w:r w:rsidRPr="002D0D20">
        <w:rPr>
          <w:rFonts w:ascii="Courier New" w:hAnsi="Courier New" w:cs="Courier New"/>
        </w:rPr>
        <w:t>getch(</w:t>
      </w:r>
      <w:proofErr w:type="gramEnd"/>
      <w:r w:rsidRPr="002D0D20">
        <w:rPr>
          <w:rFonts w:ascii="Courier New" w:hAnsi="Courier New" w:cs="Courier New"/>
        </w:rPr>
        <w:t>);</w:t>
      </w:r>
    </w:p>
    <w:p w:rsidR="00CE409B" w:rsidRPr="002D0D20" w:rsidRDefault="00CE409B" w:rsidP="00CE409B">
      <w:pPr>
        <w:rPr>
          <w:rFonts w:ascii="Courier New" w:hAnsi="Courier New" w:cs="Courier New"/>
        </w:rPr>
      </w:pPr>
      <w:r w:rsidRPr="002D0D20">
        <w:rPr>
          <w:rFonts w:ascii="Courier New" w:hAnsi="Courier New" w:cs="Courier New"/>
        </w:rPr>
        <w:t>}</w:t>
      </w:r>
    </w:p>
    <w:p w:rsidR="00CE409B" w:rsidRDefault="00CE409B" w:rsidP="00CE409B"/>
    <w:p w:rsidR="00CE409B" w:rsidRDefault="00CE409B" w:rsidP="00CE409B"/>
    <w:p w:rsidR="00CE409B" w:rsidRPr="00333A1E" w:rsidRDefault="00CE409B" w:rsidP="00CE409B">
      <w:pPr>
        <w:rPr>
          <w:b/>
          <w:sz w:val="32"/>
          <w:u w:val="single"/>
        </w:rPr>
      </w:pPr>
      <w:r w:rsidRPr="00333A1E">
        <w:rPr>
          <w:b/>
          <w:sz w:val="32"/>
          <w:u w:val="single"/>
        </w:rPr>
        <w:t>OUTPUT</w:t>
      </w:r>
    </w:p>
    <w:p w:rsidR="00CE409B" w:rsidRDefault="00CE409B" w:rsidP="00CE409B">
      <w:pPr>
        <w:rPr>
          <w:b/>
          <w:u w:val="single"/>
        </w:rPr>
      </w:pPr>
    </w:p>
    <w:p w:rsidR="00CE409B" w:rsidRPr="00333A1E" w:rsidRDefault="00CE409B" w:rsidP="00CE409B">
      <w:pPr>
        <w:rPr>
          <w:b/>
        </w:rPr>
      </w:pPr>
      <w:r>
        <w:rPr>
          <w:b/>
          <w:noProof/>
        </w:rPr>
        <w:drawing>
          <wp:inline distT="0" distB="0" distL="0" distR="0">
            <wp:extent cx="4720590" cy="967740"/>
            <wp:effectExtent l="19050" t="0" r="381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720590" cy="967740"/>
                    </a:xfrm>
                    <a:prstGeom prst="rect">
                      <a:avLst/>
                    </a:prstGeom>
                    <a:noFill/>
                    <a:ln w="9525">
                      <a:noFill/>
                      <a:miter lim="800000"/>
                      <a:headEnd/>
                      <a:tailEnd/>
                    </a:ln>
                  </pic:spPr>
                </pic:pic>
              </a:graphicData>
            </a:graphic>
          </wp:inline>
        </w:drawing>
      </w:r>
    </w:p>
    <w:p w:rsidR="00CE409B" w:rsidRPr="00333A1E" w:rsidRDefault="00CE409B" w:rsidP="00CE409B"/>
    <w:p w:rsidR="00A46F60" w:rsidRDefault="00A46F60" w:rsidP="00A46F60">
      <w:pPr>
        <w:jc w:val="center"/>
        <w:rPr>
          <w:b/>
          <w:sz w:val="32"/>
        </w:rPr>
      </w:pPr>
    </w:p>
    <w:p w:rsidR="00CE409B" w:rsidRDefault="00CE409B" w:rsidP="00A46F60">
      <w:pPr>
        <w:jc w:val="center"/>
        <w:rPr>
          <w:b/>
          <w:sz w:val="32"/>
        </w:rPr>
      </w:pPr>
      <w:r w:rsidRPr="000E568E">
        <w:rPr>
          <w:b/>
          <w:sz w:val="32"/>
        </w:rPr>
        <w:t>Program no.</w:t>
      </w:r>
      <w:r>
        <w:rPr>
          <w:b/>
          <w:sz w:val="32"/>
        </w:rPr>
        <w:t xml:space="preserve"> 13</w:t>
      </w:r>
    </w:p>
    <w:p w:rsidR="00CE409B" w:rsidRDefault="00CE409B" w:rsidP="00CE409B">
      <w:pPr>
        <w:rPr>
          <w:b/>
          <w:sz w:val="32"/>
        </w:rPr>
      </w:pPr>
    </w:p>
    <w:p w:rsidR="00CE409B" w:rsidRPr="000E568E" w:rsidRDefault="00CE409B" w:rsidP="00CE409B">
      <w:pPr>
        <w:rPr>
          <w:b/>
          <w:sz w:val="32"/>
        </w:rPr>
      </w:pPr>
    </w:p>
    <w:p w:rsidR="00CE409B" w:rsidRPr="000E568E" w:rsidRDefault="00CE409B" w:rsidP="00CE409B">
      <w:pPr>
        <w:rPr>
          <w:b/>
        </w:rPr>
      </w:pPr>
      <w:r w:rsidRPr="000E568E">
        <w:rPr>
          <w:b/>
        </w:rPr>
        <w:t xml:space="preserve">//Write a program to find the grade of a student.  </w:t>
      </w:r>
    </w:p>
    <w:p w:rsidR="00CE409B" w:rsidRDefault="00CE409B" w:rsidP="00CE409B">
      <w:pPr>
        <w:rPr>
          <w:b/>
          <w:u w:val="single"/>
        </w:rPr>
      </w:pPr>
    </w:p>
    <w:p w:rsidR="00CE409B" w:rsidRDefault="00CE409B" w:rsidP="00CE409B">
      <w:pPr>
        <w:rPr>
          <w:rFonts w:ascii="Courier New" w:hAnsi="Courier New" w:cs="Courier New"/>
        </w:rPr>
      </w:pPr>
    </w:p>
    <w:p w:rsidR="00CE409B" w:rsidRPr="009672E3" w:rsidRDefault="00CE409B" w:rsidP="00CE409B">
      <w:pPr>
        <w:rPr>
          <w:rFonts w:ascii="Courier New" w:hAnsi="Courier New" w:cs="Courier New"/>
        </w:rPr>
      </w:pPr>
      <w:r w:rsidRPr="009672E3">
        <w:rPr>
          <w:rFonts w:ascii="Courier New" w:hAnsi="Courier New" w:cs="Courier New"/>
        </w:rPr>
        <w:t>#include&lt;iostream.h&gt;</w:t>
      </w:r>
    </w:p>
    <w:p w:rsidR="00CE409B" w:rsidRPr="009672E3" w:rsidRDefault="00CE409B" w:rsidP="00CE409B">
      <w:pPr>
        <w:rPr>
          <w:rFonts w:ascii="Courier New" w:hAnsi="Courier New" w:cs="Courier New"/>
        </w:rPr>
      </w:pPr>
      <w:r w:rsidRPr="009672E3">
        <w:rPr>
          <w:rFonts w:ascii="Courier New" w:hAnsi="Courier New" w:cs="Courier New"/>
        </w:rPr>
        <w:t>#include&lt;conio.h&gt;</w:t>
      </w:r>
    </w:p>
    <w:p w:rsidR="00CE409B" w:rsidRPr="009672E3" w:rsidRDefault="00CE409B" w:rsidP="00CE409B">
      <w:pPr>
        <w:rPr>
          <w:rFonts w:ascii="Courier New" w:hAnsi="Courier New" w:cs="Courier New"/>
        </w:rPr>
      </w:pPr>
    </w:p>
    <w:p w:rsidR="00CE409B" w:rsidRPr="009672E3" w:rsidRDefault="00CE409B" w:rsidP="00CE409B">
      <w:pPr>
        <w:rPr>
          <w:rFonts w:ascii="Courier New" w:hAnsi="Courier New" w:cs="Courier New"/>
        </w:rPr>
      </w:pPr>
      <w:proofErr w:type="gramStart"/>
      <w:r w:rsidRPr="009672E3">
        <w:rPr>
          <w:rFonts w:ascii="Courier New" w:hAnsi="Courier New" w:cs="Courier New"/>
        </w:rPr>
        <w:t>void</w:t>
      </w:r>
      <w:proofErr w:type="gramEnd"/>
      <w:r w:rsidRPr="009672E3">
        <w:rPr>
          <w:rFonts w:ascii="Courier New" w:hAnsi="Courier New" w:cs="Courier New"/>
        </w:rPr>
        <w:t xml:space="preserve"> main()</w:t>
      </w:r>
    </w:p>
    <w:p w:rsidR="00CE409B" w:rsidRPr="009672E3" w:rsidRDefault="00CE409B" w:rsidP="00CE409B">
      <w:pPr>
        <w:rPr>
          <w:rFonts w:ascii="Courier New" w:hAnsi="Courier New" w:cs="Courier New"/>
        </w:rPr>
      </w:pPr>
      <w:r w:rsidRPr="009672E3">
        <w:rPr>
          <w:rFonts w:ascii="Courier New" w:hAnsi="Courier New" w:cs="Courier New"/>
        </w:rPr>
        <w:t>{</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clrscr(</w:t>
      </w:r>
      <w:proofErr w:type="gramEnd"/>
      <w:r w:rsidRPr="009672E3">
        <w:rPr>
          <w:rFonts w:ascii="Courier New" w:hAnsi="Courier New" w:cs="Courier New"/>
        </w:rPr>
        <w:t>);</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int</w:t>
      </w:r>
      <w:proofErr w:type="gramEnd"/>
      <w:r w:rsidRPr="009672E3">
        <w:rPr>
          <w:rFonts w:ascii="Courier New" w:hAnsi="Courier New" w:cs="Courier New"/>
        </w:rPr>
        <w:t xml:space="preserve"> m,e,c,h,p,sum;</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float</w:t>
      </w:r>
      <w:proofErr w:type="gramEnd"/>
      <w:r w:rsidRPr="009672E3">
        <w:rPr>
          <w:rFonts w:ascii="Courier New" w:hAnsi="Courier New" w:cs="Courier New"/>
        </w:rPr>
        <w:t xml:space="preserve"> avg;</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&lt;&lt;"enter the marks of respective subjects: "&lt;&lt;endl;</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&lt;&lt;"maths=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cin</w:t>
      </w:r>
      <w:proofErr w:type="gramEnd"/>
      <w:r w:rsidRPr="009672E3">
        <w:rPr>
          <w:rFonts w:ascii="Courier New" w:hAnsi="Courier New" w:cs="Courier New"/>
        </w:rPr>
        <w:t>&gt;&gt;m;</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&lt;&lt;"english=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cin</w:t>
      </w:r>
      <w:proofErr w:type="gramEnd"/>
      <w:r w:rsidRPr="009672E3">
        <w:rPr>
          <w:rFonts w:ascii="Courier New" w:hAnsi="Courier New" w:cs="Courier New"/>
        </w:rPr>
        <w:t>&gt;&gt;e;</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&lt;&lt;"computer=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cin</w:t>
      </w:r>
      <w:proofErr w:type="gramEnd"/>
      <w:r w:rsidRPr="009672E3">
        <w:rPr>
          <w:rFonts w:ascii="Courier New" w:hAnsi="Courier New" w:cs="Courier New"/>
        </w:rPr>
        <w:t>&gt;&gt;c;</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&lt;&lt;"hindi=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cin</w:t>
      </w:r>
      <w:proofErr w:type="gramEnd"/>
      <w:r w:rsidRPr="009672E3">
        <w:rPr>
          <w:rFonts w:ascii="Courier New" w:hAnsi="Courier New" w:cs="Courier New"/>
        </w:rPr>
        <w:t>&gt;&gt;h;</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&lt;&lt;"punjabi=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cin</w:t>
      </w:r>
      <w:proofErr w:type="gramEnd"/>
      <w:r w:rsidRPr="009672E3">
        <w:rPr>
          <w:rFonts w:ascii="Courier New" w:hAnsi="Courier New" w:cs="Courier New"/>
        </w:rPr>
        <w:t>&gt;&gt;p;</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sum=</w:t>
      </w:r>
      <w:proofErr w:type="gramEnd"/>
      <w:r w:rsidRPr="009672E3">
        <w:rPr>
          <w:rFonts w:ascii="Courier New" w:hAnsi="Courier New" w:cs="Courier New"/>
        </w:rPr>
        <w:t>m+e+c+h+p;</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avg=</w:t>
      </w:r>
      <w:proofErr w:type="gramEnd"/>
      <w:r w:rsidRPr="009672E3">
        <w:rPr>
          <w:rFonts w:ascii="Courier New" w:hAnsi="Courier New" w:cs="Courier New"/>
        </w:rPr>
        <w:t>sum/5;</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&lt;&lt;"\t avrage marks "&lt;&lt;avg &lt;&lt;" %"&lt;&lt;endl;</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if(</w:t>
      </w:r>
      <w:proofErr w:type="gramEnd"/>
      <w:r w:rsidRPr="009672E3">
        <w:rPr>
          <w:rFonts w:ascii="Courier New" w:hAnsi="Courier New" w:cs="Courier New"/>
        </w:rPr>
        <w:t>avg&gt;95)</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&lt;&lt;"grade of a student is A+ ";</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else</w:t>
      </w:r>
      <w:proofErr w:type="gramEnd"/>
      <w:r w:rsidRPr="009672E3">
        <w:rPr>
          <w:rFonts w:ascii="Courier New" w:hAnsi="Courier New" w:cs="Courier New"/>
        </w:rPr>
        <w:t xml:space="preserve"> if(avg&lt;=95 &amp;&amp; avg&gt;85)</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&lt;&lt;"grade of a student is A ";</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else</w:t>
      </w:r>
      <w:proofErr w:type="gramEnd"/>
      <w:r w:rsidRPr="009672E3">
        <w:rPr>
          <w:rFonts w:ascii="Courier New" w:hAnsi="Courier New" w:cs="Courier New"/>
        </w:rPr>
        <w:t xml:space="preserve"> if(avg&lt;=85 &amp;&amp; avg&gt;75)</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&lt;&lt;"grade of a student is B+ ";</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else</w:t>
      </w:r>
      <w:proofErr w:type="gramEnd"/>
      <w:r w:rsidRPr="009672E3">
        <w:rPr>
          <w:rFonts w:ascii="Courier New" w:hAnsi="Courier New" w:cs="Courier New"/>
        </w:rPr>
        <w:t xml:space="preserve"> if(avg&lt;=75 &amp;&amp; avg&gt;65)</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&lt;&lt;"grade of a student is B ";</w:t>
      </w:r>
    </w:p>
    <w:p w:rsidR="00CE409B" w:rsidRPr="009672E3" w:rsidRDefault="00CE409B" w:rsidP="00CE409B">
      <w:pPr>
        <w:rPr>
          <w:rFonts w:ascii="Courier New" w:hAnsi="Courier New" w:cs="Courier New"/>
        </w:rPr>
      </w:pPr>
      <w:r w:rsidRPr="009672E3">
        <w:rPr>
          <w:rFonts w:ascii="Courier New" w:hAnsi="Courier New" w:cs="Courier New"/>
        </w:rPr>
        <w:lastRenderedPageBreak/>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else</w:t>
      </w:r>
      <w:proofErr w:type="gramEnd"/>
      <w:r w:rsidRPr="009672E3">
        <w:rPr>
          <w:rFonts w:ascii="Courier New" w:hAnsi="Courier New" w:cs="Courier New"/>
        </w:rPr>
        <w:t xml:space="preserve"> if(avg&lt;=65 &amp;&amp; avg&gt;50)</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&lt;&lt;"grade of a student is C ";</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else</w:t>
      </w:r>
      <w:proofErr w:type="gramEnd"/>
      <w:r w:rsidRPr="009672E3">
        <w:rPr>
          <w:rFonts w:ascii="Courier New" w:hAnsi="Courier New" w:cs="Courier New"/>
        </w:rPr>
        <w:t xml:space="preserve"> if(avg&lt;=50 &amp;&amp; avg&gt;=33)</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&lt;&lt;"grade of a student is D ";</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else</w:t>
      </w:r>
      <w:proofErr w:type="gramEnd"/>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9672E3" w:rsidRDefault="00CE409B" w:rsidP="00CE409B">
      <w:pPr>
        <w:rPr>
          <w:rFonts w:ascii="Courier New" w:hAnsi="Courier New" w:cs="Courier New"/>
        </w:rPr>
      </w:pPr>
      <w:r w:rsidRPr="009672E3">
        <w:rPr>
          <w:rFonts w:ascii="Courier New" w:hAnsi="Courier New" w:cs="Courier New"/>
        </w:rPr>
        <w:t xml:space="preserve"> </w:t>
      </w:r>
      <w:proofErr w:type="gramStart"/>
      <w:r w:rsidRPr="009672E3">
        <w:rPr>
          <w:rFonts w:ascii="Courier New" w:hAnsi="Courier New" w:cs="Courier New"/>
        </w:rPr>
        <w:t>cout</w:t>
      </w:r>
      <w:proofErr w:type="gramEnd"/>
      <w:r w:rsidRPr="009672E3">
        <w:rPr>
          <w:rFonts w:ascii="Courier New" w:hAnsi="Courier New" w:cs="Courier New"/>
        </w:rPr>
        <w:t>&lt;&lt;"student is FAIL ";</w:t>
      </w:r>
    </w:p>
    <w:p w:rsidR="00CE409B" w:rsidRPr="009672E3" w:rsidRDefault="00CE409B" w:rsidP="00CE409B">
      <w:pPr>
        <w:rPr>
          <w:rFonts w:ascii="Courier New" w:hAnsi="Courier New" w:cs="Courier New"/>
        </w:rPr>
      </w:pPr>
      <w:r w:rsidRPr="009672E3">
        <w:rPr>
          <w:rFonts w:ascii="Courier New" w:hAnsi="Courier New" w:cs="Courier New"/>
        </w:rPr>
        <w:t xml:space="preserve"> }</w:t>
      </w:r>
    </w:p>
    <w:p w:rsidR="00CE409B" w:rsidRPr="00A75725" w:rsidRDefault="00CE409B" w:rsidP="00CE409B">
      <w:pPr>
        <w:rPr>
          <w:b/>
          <w:u w:val="single"/>
        </w:rPr>
      </w:pPr>
      <w:r w:rsidRPr="009672E3">
        <w:rPr>
          <w:rFonts w:ascii="Courier New" w:hAnsi="Courier New" w:cs="Courier New"/>
        </w:rPr>
        <w: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3F626C" w:rsidRDefault="00CE409B" w:rsidP="00CE409B">
      <w:pPr>
        <w:rPr>
          <w:b/>
          <w:sz w:val="32"/>
          <w:u w:val="single"/>
        </w:rPr>
      </w:pPr>
      <w:r w:rsidRPr="003F626C">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r>
        <w:rPr>
          <w:b/>
          <w:noProof/>
        </w:rPr>
        <w:drawing>
          <wp:inline distT="0" distB="0" distL="0" distR="0">
            <wp:extent cx="4975860" cy="1998980"/>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75860" cy="1998980"/>
                    </a:xfrm>
                    <a:prstGeom prst="rect">
                      <a:avLst/>
                    </a:prstGeom>
                    <a:noFill/>
                    <a:ln w="9525">
                      <a:noFill/>
                      <a:miter lim="800000"/>
                      <a:headEnd/>
                      <a:tailEnd/>
                    </a:ln>
                  </pic:spPr>
                </pic:pic>
              </a:graphicData>
            </a:graphic>
          </wp:inline>
        </w:drawing>
      </w:r>
    </w:p>
    <w:p w:rsidR="00CE409B" w:rsidRDefault="00CE409B" w:rsidP="00CE409B">
      <w:pPr>
        <w:rPr>
          <w:b/>
          <w:u w:val="single"/>
        </w:rPr>
      </w:pPr>
    </w:p>
    <w:p w:rsidR="00CE409B" w:rsidRPr="003F626C" w:rsidRDefault="00CE409B" w:rsidP="00CE409B">
      <w:pPr>
        <w:jc w:val="center"/>
        <w:rPr>
          <w:b/>
          <w:bCs/>
          <w:sz w:val="32"/>
          <w:szCs w:val="144"/>
        </w:rPr>
      </w:pPr>
    </w:p>
    <w:p w:rsidR="00CE409B" w:rsidRDefault="00CE409B" w:rsidP="00CE409B">
      <w:pPr>
        <w:jc w:val="center"/>
        <w:rPr>
          <w:b/>
          <w:bCs/>
          <w:sz w:val="144"/>
          <w:szCs w:val="144"/>
        </w:rPr>
      </w:pPr>
    </w:p>
    <w:p w:rsidR="00A46F60" w:rsidRDefault="00A46F60" w:rsidP="00A46F60">
      <w:pPr>
        <w:rPr>
          <w:b/>
          <w:bCs/>
          <w:sz w:val="52"/>
          <w:szCs w:val="144"/>
        </w:rPr>
      </w:pPr>
    </w:p>
    <w:p w:rsidR="00A46F60" w:rsidRDefault="00A46F60" w:rsidP="00A46F60">
      <w:pPr>
        <w:rPr>
          <w:b/>
          <w:bCs/>
          <w:sz w:val="52"/>
          <w:szCs w:val="144"/>
        </w:rPr>
      </w:pPr>
    </w:p>
    <w:p w:rsidR="00A46F60" w:rsidRDefault="00A46F60" w:rsidP="00A46F60">
      <w:pPr>
        <w:rPr>
          <w:b/>
          <w:bCs/>
          <w:sz w:val="32"/>
          <w:szCs w:val="144"/>
        </w:rPr>
      </w:pPr>
    </w:p>
    <w:p w:rsidR="00A46F60" w:rsidRPr="00A46F60" w:rsidRDefault="00A46F60" w:rsidP="00A46F60">
      <w:pPr>
        <w:rPr>
          <w:b/>
          <w:bCs/>
          <w:sz w:val="32"/>
          <w:szCs w:val="144"/>
        </w:rPr>
      </w:pPr>
    </w:p>
    <w:p w:rsidR="00CE409B" w:rsidRPr="009D1AEA" w:rsidRDefault="00CE409B" w:rsidP="00A46F60">
      <w:pPr>
        <w:jc w:val="center"/>
        <w:rPr>
          <w:b/>
          <w:bCs/>
          <w:sz w:val="32"/>
          <w:szCs w:val="144"/>
        </w:rPr>
      </w:pPr>
      <w:r>
        <w:rPr>
          <w:b/>
          <w:bCs/>
          <w:sz w:val="32"/>
          <w:szCs w:val="144"/>
        </w:rPr>
        <w:t>Program no. 14</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Pr="00E23F05" w:rsidRDefault="00CE409B" w:rsidP="00CE409B">
      <w:pPr>
        <w:rPr>
          <w:b/>
        </w:rPr>
      </w:pPr>
      <w:r w:rsidRPr="00E23F05">
        <w:rPr>
          <w:b/>
          <w:bCs/>
          <w:szCs w:val="144"/>
        </w:rPr>
        <w:t xml:space="preserve">//Write the program </w:t>
      </w:r>
      <w:r w:rsidRPr="00E23F05">
        <w:rPr>
          <w:b/>
        </w:rPr>
        <w:t xml:space="preserve">to </w:t>
      </w:r>
      <w:proofErr w:type="gramStart"/>
      <w:r w:rsidRPr="00E23F05">
        <w:rPr>
          <w:b/>
        </w:rPr>
        <w:t>Print</w:t>
      </w:r>
      <w:proofErr w:type="gramEnd"/>
      <w:r w:rsidRPr="00E23F05">
        <w:rPr>
          <w:b/>
        </w:rPr>
        <w:t xml:space="preserve"> Table of Number.</w:t>
      </w:r>
    </w:p>
    <w:p w:rsidR="00CE409B" w:rsidRDefault="00CE409B" w:rsidP="00CE409B"/>
    <w:p w:rsidR="00CE409B" w:rsidRDefault="00CE409B" w:rsidP="00CE409B"/>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#include&lt;iostream.h&gt;</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#include&lt;conio.h&gt;</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void</w:t>
      </w:r>
      <w:proofErr w:type="gramEnd"/>
      <w:r w:rsidRPr="009D1AEA">
        <w:rPr>
          <w:rFonts w:ascii="Courier New" w:hAnsi="Courier New" w:cs="Courier New"/>
          <w:bCs/>
          <w:szCs w:val="144"/>
        </w:rPr>
        <w:t xml:space="preserve"> main()</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clrscr(</w:t>
      </w:r>
      <w:proofErr w:type="gramEnd"/>
      <w:r w:rsidRPr="009D1AEA">
        <w:rPr>
          <w:rFonts w:ascii="Courier New" w:hAnsi="Courier New" w:cs="Courier New"/>
          <w:bCs/>
          <w:szCs w:val="144"/>
        </w:rPr>
        <w:t>);</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int</w:t>
      </w:r>
      <w:proofErr w:type="gramEnd"/>
      <w:r w:rsidRPr="009D1AEA">
        <w:rPr>
          <w:rFonts w:ascii="Courier New" w:hAnsi="Courier New" w:cs="Courier New"/>
          <w:bCs/>
          <w:szCs w:val="144"/>
        </w:rPr>
        <w:t xml:space="preserve"> a,i;</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cout</w:t>
      </w:r>
      <w:proofErr w:type="gramEnd"/>
      <w:r w:rsidRPr="009D1AEA">
        <w:rPr>
          <w:rFonts w:ascii="Courier New" w:hAnsi="Courier New" w:cs="Courier New"/>
          <w:bCs/>
          <w:szCs w:val="144"/>
        </w:rPr>
        <w:t>&lt;&lt;"Enter the number ";</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cin</w:t>
      </w:r>
      <w:proofErr w:type="gramEnd"/>
      <w:r w:rsidRPr="009D1AEA">
        <w:rPr>
          <w:rFonts w:ascii="Courier New" w:hAnsi="Courier New" w:cs="Courier New"/>
          <w:bCs/>
          <w:szCs w:val="144"/>
        </w:rPr>
        <w:t>&gt;&gt;a;</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cout</w:t>
      </w:r>
      <w:proofErr w:type="gramEnd"/>
      <w:r w:rsidRPr="009D1AEA">
        <w:rPr>
          <w:rFonts w:ascii="Courier New" w:hAnsi="Courier New" w:cs="Courier New"/>
          <w:bCs/>
          <w:szCs w:val="144"/>
        </w:rPr>
        <w:t>&lt;&lt;"the multiplication table of "&lt;&lt;a&lt;&lt;" is "&lt;&lt;endl;</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for(</w:t>
      </w:r>
      <w:proofErr w:type="gramEnd"/>
      <w:r w:rsidRPr="009D1AEA">
        <w:rPr>
          <w:rFonts w:ascii="Courier New" w:hAnsi="Courier New" w:cs="Courier New"/>
          <w:bCs/>
          <w:szCs w:val="144"/>
        </w:rPr>
        <w:t>i=0;i&lt;=10;i++)</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cout</w:t>
      </w:r>
      <w:proofErr w:type="gramEnd"/>
      <w:r w:rsidRPr="009D1AEA">
        <w:rPr>
          <w:rFonts w:ascii="Courier New" w:hAnsi="Courier New" w:cs="Courier New"/>
          <w:bCs/>
          <w:szCs w:val="144"/>
        </w:rPr>
        <w:t>&lt;&lt;a&lt;&lt;"*"&lt;&lt;i&lt;&lt;"=";</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cout</w:t>
      </w:r>
      <w:proofErr w:type="gramEnd"/>
      <w:r w:rsidRPr="009D1AEA">
        <w:rPr>
          <w:rFonts w:ascii="Courier New" w:hAnsi="Courier New" w:cs="Courier New"/>
          <w:bCs/>
          <w:szCs w:val="144"/>
        </w:rPr>
        <w:t>&lt;&lt;a*i;</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roofErr w:type="gramStart"/>
      <w:r w:rsidRPr="009D1AEA">
        <w:rPr>
          <w:rFonts w:ascii="Courier New" w:hAnsi="Courier New" w:cs="Courier New"/>
          <w:bCs/>
          <w:szCs w:val="144"/>
        </w:rPr>
        <w:t>cout</w:t>
      </w:r>
      <w:proofErr w:type="gramEnd"/>
      <w:r w:rsidRPr="009D1AEA">
        <w:rPr>
          <w:rFonts w:ascii="Courier New" w:hAnsi="Courier New" w:cs="Courier New"/>
          <w:bCs/>
          <w:szCs w:val="144"/>
        </w:rPr>
        <w:t>&lt;&lt;endl;</w:t>
      </w:r>
    </w:p>
    <w:p w:rsidR="00CE409B" w:rsidRPr="009D1AEA" w:rsidRDefault="00CE409B" w:rsidP="00CE409B">
      <w:pPr>
        <w:rPr>
          <w:rFonts w:ascii="Courier New" w:hAnsi="Courier New" w:cs="Courier New"/>
          <w:bCs/>
          <w:szCs w:val="144"/>
        </w:rPr>
      </w:pPr>
      <w:r w:rsidRPr="009D1AEA">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9D1AEA">
        <w:rPr>
          <w:rFonts w:ascii="Courier New" w:hAnsi="Courier New" w:cs="Courier New"/>
          <w:bCs/>
          <w:szCs w:val="144"/>
        </w:rPr>
        <w:t xml:space="preserve"> }</w:t>
      </w: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sidRPr="009D1AEA">
        <w:rPr>
          <w:b/>
          <w:bCs/>
          <w:sz w:val="32"/>
          <w:szCs w:val="144"/>
          <w:u w:val="single"/>
        </w:rPr>
        <w:t>OUTPUT</w:t>
      </w:r>
    </w:p>
    <w:p w:rsidR="00CE409B" w:rsidRPr="0038304A" w:rsidRDefault="00CE409B" w:rsidP="00CE409B">
      <w:pPr>
        <w:rPr>
          <w:b/>
          <w:bCs/>
          <w:sz w:val="32"/>
          <w:szCs w:val="144"/>
        </w:rPr>
      </w:pPr>
    </w:p>
    <w:p w:rsidR="00CE409B" w:rsidRDefault="00CE409B" w:rsidP="00CE409B">
      <w:pPr>
        <w:rPr>
          <w:b/>
          <w:bCs/>
          <w:sz w:val="32"/>
          <w:szCs w:val="144"/>
        </w:rPr>
      </w:pPr>
      <w:r>
        <w:rPr>
          <w:b/>
          <w:bCs/>
          <w:noProof/>
          <w:sz w:val="32"/>
          <w:szCs w:val="144"/>
        </w:rPr>
        <w:drawing>
          <wp:inline distT="0" distB="0" distL="0" distR="0">
            <wp:extent cx="3774440" cy="293433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774440" cy="2934335"/>
                    </a:xfrm>
                    <a:prstGeom prst="rect">
                      <a:avLst/>
                    </a:prstGeom>
                    <a:noFill/>
                    <a:ln w="9525">
                      <a:noFill/>
                      <a:miter lim="800000"/>
                      <a:headEnd/>
                      <a:tailEnd/>
                    </a:ln>
                  </pic:spPr>
                </pic:pic>
              </a:graphicData>
            </a:graphic>
          </wp:inline>
        </w:drawing>
      </w:r>
    </w:p>
    <w:p w:rsidR="00977A18" w:rsidRDefault="00977A18" w:rsidP="00977A18">
      <w:pPr>
        <w:rPr>
          <w:b/>
          <w:sz w:val="32"/>
        </w:rPr>
      </w:pPr>
    </w:p>
    <w:p w:rsidR="00977A18" w:rsidRDefault="00977A18" w:rsidP="00977A18">
      <w:pPr>
        <w:rPr>
          <w:b/>
          <w:sz w:val="32"/>
        </w:rPr>
      </w:pPr>
    </w:p>
    <w:p w:rsidR="00CE409B" w:rsidRDefault="00CE409B" w:rsidP="00977A18">
      <w:pPr>
        <w:jc w:val="center"/>
        <w:rPr>
          <w:b/>
          <w:sz w:val="32"/>
        </w:rPr>
      </w:pPr>
      <w:r w:rsidRPr="00D100F7">
        <w:rPr>
          <w:b/>
          <w:sz w:val="32"/>
        </w:rPr>
        <w:t>Program no.</w:t>
      </w:r>
      <w:r>
        <w:rPr>
          <w:b/>
          <w:sz w:val="32"/>
        </w:rPr>
        <w:t xml:space="preserve"> 15</w:t>
      </w:r>
    </w:p>
    <w:p w:rsidR="00CE409B" w:rsidRDefault="00CE409B" w:rsidP="00CE409B">
      <w:pPr>
        <w:rPr>
          <w:b/>
        </w:rPr>
      </w:pPr>
    </w:p>
    <w:p w:rsidR="00CE409B" w:rsidRPr="00D100F7" w:rsidRDefault="00CE409B" w:rsidP="00CE409B">
      <w:pPr>
        <w:rPr>
          <w:b/>
        </w:rPr>
      </w:pPr>
    </w:p>
    <w:p w:rsidR="00CE409B" w:rsidRPr="00D100F7" w:rsidRDefault="00CE409B" w:rsidP="00CE409B">
      <w:pPr>
        <w:rPr>
          <w:b/>
        </w:rPr>
      </w:pPr>
      <w:r w:rsidRPr="00D100F7">
        <w:rPr>
          <w:b/>
        </w:rPr>
        <w:t>//Write a program to reverse the any number.</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87440D" w:rsidRDefault="00CE409B" w:rsidP="00CE409B">
      <w:pPr>
        <w:rPr>
          <w:rFonts w:ascii="Courier New" w:hAnsi="Courier New" w:cs="Courier New"/>
        </w:rPr>
      </w:pPr>
      <w:r w:rsidRPr="0087440D">
        <w:rPr>
          <w:rFonts w:ascii="Courier New" w:hAnsi="Courier New" w:cs="Courier New"/>
        </w:rPr>
        <w:t>#include&lt;iostream.h&gt;</w:t>
      </w:r>
    </w:p>
    <w:p w:rsidR="00CE409B" w:rsidRPr="0087440D" w:rsidRDefault="00CE409B" w:rsidP="00CE409B">
      <w:pPr>
        <w:rPr>
          <w:rFonts w:ascii="Courier New" w:hAnsi="Courier New" w:cs="Courier New"/>
        </w:rPr>
      </w:pPr>
      <w:r w:rsidRPr="0087440D">
        <w:rPr>
          <w:rFonts w:ascii="Courier New" w:hAnsi="Courier New" w:cs="Courier New"/>
        </w:rPr>
        <w:t>#include&lt;conio.h&gt;</w:t>
      </w:r>
    </w:p>
    <w:p w:rsidR="00CE409B" w:rsidRPr="0087440D" w:rsidRDefault="00CE409B" w:rsidP="00CE409B">
      <w:pPr>
        <w:rPr>
          <w:rFonts w:ascii="Courier New" w:hAnsi="Courier New" w:cs="Courier New"/>
        </w:rPr>
      </w:pPr>
      <w:proofErr w:type="gramStart"/>
      <w:r w:rsidRPr="0087440D">
        <w:rPr>
          <w:rFonts w:ascii="Courier New" w:hAnsi="Courier New" w:cs="Courier New"/>
        </w:rPr>
        <w:t>void</w:t>
      </w:r>
      <w:proofErr w:type="gramEnd"/>
      <w:r w:rsidRPr="0087440D">
        <w:rPr>
          <w:rFonts w:ascii="Courier New" w:hAnsi="Courier New" w:cs="Courier New"/>
        </w:rPr>
        <w:t xml:space="preserve"> main()</w:t>
      </w:r>
    </w:p>
    <w:p w:rsidR="00CE409B" w:rsidRPr="0087440D" w:rsidRDefault="00CE409B" w:rsidP="00CE409B">
      <w:pPr>
        <w:rPr>
          <w:rFonts w:ascii="Courier New" w:hAnsi="Courier New" w:cs="Courier New"/>
        </w:rPr>
      </w:pPr>
      <w:r w:rsidRPr="0087440D">
        <w:rPr>
          <w:rFonts w:ascii="Courier New" w:hAnsi="Courier New" w:cs="Courier New"/>
        </w:rPr>
        <w:t>{</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clrscr(</w:t>
      </w:r>
      <w:proofErr w:type="gramEnd"/>
      <w:r w:rsidRPr="0087440D">
        <w:rPr>
          <w:rFonts w:ascii="Courier New" w:hAnsi="Courier New" w:cs="Courier New"/>
        </w:rPr>
        <w:t>);</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int</w:t>
      </w:r>
      <w:proofErr w:type="gramEnd"/>
      <w:r w:rsidRPr="0087440D">
        <w:rPr>
          <w:rFonts w:ascii="Courier New" w:hAnsi="Courier New" w:cs="Courier New"/>
        </w:rPr>
        <w:t xml:space="preserve"> no,rev=0,r;</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cout</w:t>
      </w:r>
      <w:proofErr w:type="gramEnd"/>
      <w:r w:rsidRPr="0087440D">
        <w:rPr>
          <w:rFonts w:ascii="Courier New" w:hAnsi="Courier New" w:cs="Courier New"/>
        </w:rPr>
        <w:t>&lt;&lt;"enter the number ";</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cin</w:t>
      </w:r>
      <w:proofErr w:type="gramEnd"/>
      <w:r w:rsidRPr="0087440D">
        <w:rPr>
          <w:rFonts w:ascii="Courier New" w:hAnsi="Courier New" w:cs="Courier New"/>
        </w:rPr>
        <w:t>&gt;&gt;no;</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while(</w:t>
      </w:r>
      <w:proofErr w:type="gramEnd"/>
      <w:r w:rsidRPr="0087440D">
        <w:rPr>
          <w:rFonts w:ascii="Courier New" w:hAnsi="Courier New" w:cs="Courier New"/>
        </w:rPr>
        <w:t>no&gt;0)</w:t>
      </w:r>
    </w:p>
    <w:p w:rsidR="00CE409B" w:rsidRPr="0087440D" w:rsidRDefault="00CE409B" w:rsidP="00CE409B">
      <w:pPr>
        <w:rPr>
          <w:rFonts w:ascii="Courier New" w:hAnsi="Courier New" w:cs="Courier New"/>
        </w:rPr>
      </w:pPr>
      <w:r w:rsidRPr="0087440D">
        <w:rPr>
          <w:rFonts w:ascii="Courier New" w:hAnsi="Courier New" w:cs="Courier New"/>
        </w:rPr>
        <w:t xml:space="preserve"> {</w:t>
      </w:r>
    </w:p>
    <w:p w:rsidR="00CE409B" w:rsidRPr="0087440D" w:rsidRDefault="00CE409B" w:rsidP="00CE409B">
      <w:pPr>
        <w:rPr>
          <w:rFonts w:ascii="Courier New" w:hAnsi="Courier New" w:cs="Courier New"/>
        </w:rPr>
      </w:pPr>
      <w:r w:rsidRPr="0087440D">
        <w:rPr>
          <w:rFonts w:ascii="Courier New" w:hAnsi="Courier New" w:cs="Courier New"/>
        </w:rPr>
        <w:t xml:space="preserve">  r=no%10;</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rev=</w:t>
      </w:r>
      <w:proofErr w:type="gramEnd"/>
      <w:r w:rsidRPr="0087440D">
        <w:rPr>
          <w:rFonts w:ascii="Courier New" w:hAnsi="Courier New" w:cs="Courier New"/>
        </w:rPr>
        <w:t>rev*10+r;</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no=</w:t>
      </w:r>
      <w:proofErr w:type="gramEnd"/>
      <w:r w:rsidRPr="0087440D">
        <w:rPr>
          <w:rFonts w:ascii="Courier New" w:hAnsi="Courier New" w:cs="Courier New"/>
        </w:rPr>
        <w:t>no/10;</w:t>
      </w:r>
    </w:p>
    <w:p w:rsidR="00CE409B" w:rsidRPr="0087440D" w:rsidRDefault="00CE409B" w:rsidP="00CE409B">
      <w:pPr>
        <w:rPr>
          <w:rFonts w:ascii="Courier New" w:hAnsi="Courier New" w:cs="Courier New"/>
        </w:rPr>
      </w:pPr>
      <w:r w:rsidRPr="0087440D">
        <w:rPr>
          <w:rFonts w:ascii="Courier New" w:hAnsi="Courier New" w:cs="Courier New"/>
        </w:rPr>
        <w:t xml:space="preserve"> }</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cout</w:t>
      </w:r>
      <w:proofErr w:type="gramEnd"/>
      <w:r w:rsidRPr="0087440D">
        <w:rPr>
          <w:rFonts w:ascii="Courier New" w:hAnsi="Courier New" w:cs="Courier New"/>
        </w:rPr>
        <w:t>&lt;&lt;"reverse number "&lt;&lt;rev;</w:t>
      </w:r>
    </w:p>
    <w:p w:rsidR="00CE409B" w:rsidRPr="0087440D" w:rsidRDefault="00CE409B" w:rsidP="00CE409B">
      <w:pPr>
        <w:rPr>
          <w:rFonts w:ascii="Courier New" w:hAnsi="Courier New" w:cs="Courier New"/>
        </w:rPr>
      </w:pPr>
      <w:r w:rsidRPr="0087440D">
        <w:rPr>
          <w:rFonts w:ascii="Courier New" w:hAnsi="Courier New" w:cs="Courier New"/>
        </w:rPr>
        <w: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140A36" w:rsidRDefault="00CE409B" w:rsidP="00CE409B">
      <w:pPr>
        <w:rPr>
          <w:b/>
          <w:sz w:val="32"/>
          <w:u w:val="single"/>
        </w:rPr>
      </w:pPr>
      <w:r w:rsidRPr="00140A36">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p>
    <w:p w:rsidR="00CE409B" w:rsidRPr="00140A36" w:rsidRDefault="00CE409B" w:rsidP="00CE409B">
      <w:pPr>
        <w:rPr>
          <w:b/>
        </w:rPr>
      </w:pPr>
      <w:r>
        <w:rPr>
          <w:b/>
          <w:noProof/>
        </w:rPr>
        <w:drawing>
          <wp:inline distT="0" distB="0" distL="0" distR="0">
            <wp:extent cx="3104515" cy="605790"/>
            <wp:effectExtent l="19050" t="0" r="635"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3104515" cy="605790"/>
                    </a:xfrm>
                    <a:prstGeom prst="rect">
                      <a:avLst/>
                    </a:prstGeom>
                    <a:noFill/>
                    <a:ln w="9525">
                      <a:noFill/>
                      <a:miter lim="800000"/>
                      <a:headEnd/>
                      <a:tailEnd/>
                    </a:ln>
                  </pic:spPr>
                </pic:pic>
              </a:graphicData>
            </a:graphic>
          </wp:inline>
        </w:drawing>
      </w:r>
    </w:p>
    <w:p w:rsidR="00CE409B" w:rsidRPr="00140A36" w:rsidRDefault="00CE409B" w:rsidP="00CE409B">
      <w:pPr>
        <w:jc w:val="center"/>
        <w:rPr>
          <w:b/>
          <w:bCs/>
          <w:sz w:val="32"/>
          <w:szCs w:val="144"/>
        </w:rPr>
      </w:pPr>
    </w:p>
    <w:p w:rsidR="00977A18" w:rsidRDefault="00977A18" w:rsidP="00977A18">
      <w:pPr>
        <w:rPr>
          <w:b/>
          <w:bCs/>
          <w:sz w:val="144"/>
          <w:szCs w:val="144"/>
        </w:rPr>
      </w:pPr>
    </w:p>
    <w:p w:rsidR="00977A18" w:rsidRDefault="00977A18" w:rsidP="00977A18">
      <w:pPr>
        <w:rPr>
          <w:b/>
          <w:bCs/>
          <w:sz w:val="32"/>
          <w:szCs w:val="144"/>
        </w:rPr>
      </w:pPr>
    </w:p>
    <w:p w:rsidR="00977A18" w:rsidRDefault="00977A18" w:rsidP="00977A18">
      <w:pPr>
        <w:rPr>
          <w:b/>
          <w:bCs/>
          <w:sz w:val="32"/>
          <w:szCs w:val="144"/>
        </w:rPr>
      </w:pPr>
    </w:p>
    <w:p w:rsidR="00977A18" w:rsidRDefault="00977A18" w:rsidP="00977A18">
      <w:pPr>
        <w:rPr>
          <w:b/>
          <w:bCs/>
          <w:sz w:val="32"/>
          <w:szCs w:val="144"/>
        </w:rPr>
      </w:pPr>
    </w:p>
    <w:p w:rsidR="00977A18" w:rsidRPr="00977A18" w:rsidRDefault="00977A18" w:rsidP="00977A18">
      <w:pPr>
        <w:rPr>
          <w:b/>
          <w:bCs/>
          <w:sz w:val="32"/>
          <w:szCs w:val="144"/>
        </w:rPr>
      </w:pPr>
    </w:p>
    <w:p w:rsidR="00CE409B" w:rsidRDefault="00CE409B" w:rsidP="00977A18">
      <w:pPr>
        <w:jc w:val="center"/>
        <w:rPr>
          <w:b/>
          <w:sz w:val="32"/>
        </w:rPr>
      </w:pPr>
      <w:r w:rsidRPr="00D67116">
        <w:rPr>
          <w:b/>
          <w:sz w:val="32"/>
        </w:rPr>
        <w:t>Program no.</w:t>
      </w:r>
      <w:r>
        <w:rPr>
          <w:b/>
          <w:sz w:val="32"/>
        </w:rPr>
        <w:t xml:space="preserve"> 16</w:t>
      </w:r>
    </w:p>
    <w:p w:rsidR="00CE409B" w:rsidRDefault="00CE409B" w:rsidP="00CE409B">
      <w:pPr>
        <w:jc w:val="center"/>
        <w:rPr>
          <w:b/>
        </w:rPr>
      </w:pPr>
    </w:p>
    <w:p w:rsidR="00CE409B" w:rsidRPr="00D67116" w:rsidRDefault="00CE409B" w:rsidP="00CE409B">
      <w:pPr>
        <w:jc w:val="center"/>
        <w:rPr>
          <w:b/>
        </w:rPr>
      </w:pPr>
    </w:p>
    <w:p w:rsidR="00CE409B" w:rsidRPr="00D67116" w:rsidRDefault="00CE409B" w:rsidP="00CE409B">
      <w:pPr>
        <w:rPr>
          <w:b/>
        </w:rPr>
      </w:pPr>
      <w:r w:rsidRPr="00D67116">
        <w:rPr>
          <w:b/>
        </w:rPr>
        <w:t xml:space="preserve">//Write a program to find greatest among three numbers.  </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903279" w:rsidRDefault="00CE409B" w:rsidP="00CE409B">
      <w:pPr>
        <w:rPr>
          <w:rFonts w:ascii="Courier New" w:hAnsi="Courier New" w:cs="Courier New"/>
        </w:rPr>
      </w:pPr>
      <w:r w:rsidRPr="00903279">
        <w:rPr>
          <w:rFonts w:ascii="Courier New" w:hAnsi="Courier New" w:cs="Courier New"/>
        </w:rPr>
        <w:t>#include&lt;iostream.h&gt;</w:t>
      </w:r>
    </w:p>
    <w:p w:rsidR="00CE409B" w:rsidRPr="00903279" w:rsidRDefault="00CE409B" w:rsidP="00CE409B">
      <w:pPr>
        <w:rPr>
          <w:rFonts w:ascii="Courier New" w:hAnsi="Courier New" w:cs="Courier New"/>
        </w:rPr>
      </w:pPr>
      <w:r w:rsidRPr="00903279">
        <w:rPr>
          <w:rFonts w:ascii="Courier New" w:hAnsi="Courier New" w:cs="Courier New"/>
        </w:rPr>
        <w:t>#include&lt;conio.h&gt;</w:t>
      </w:r>
    </w:p>
    <w:p w:rsidR="00CE409B" w:rsidRPr="00903279" w:rsidRDefault="00CE409B" w:rsidP="00CE409B">
      <w:pPr>
        <w:rPr>
          <w:rFonts w:ascii="Courier New" w:hAnsi="Courier New" w:cs="Courier New"/>
        </w:rPr>
      </w:pPr>
    </w:p>
    <w:p w:rsidR="00CE409B" w:rsidRPr="00903279" w:rsidRDefault="00CE409B" w:rsidP="00CE409B">
      <w:pPr>
        <w:rPr>
          <w:rFonts w:ascii="Courier New" w:hAnsi="Courier New" w:cs="Courier New"/>
        </w:rPr>
      </w:pPr>
      <w:proofErr w:type="gramStart"/>
      <w:r w:rsidRPr="00903279">
        <w:rPr>
          <w:rFonts w:ascii="Courier New" w:hAnsi="Courier New" w:cs="Courier New"/>
        </w:rPr>
        <w:t>void</w:t>
      </w:r>
      <w:proofErr w:type="gramEnd"/>
      <w:r w:rsidRPr="00903279">
        <w:rPr>
          <w:rFonts w:ascii="Courier New" w:hAnsi="Courier New" w:cs="Courier New"/>
        </w:rPr>
        <w:t xml:space="preserve"> main()</w:t>
      </w:r>
    </w:p>
    <w:p w:rsidR="00CE409B" w:rsidRPr="00903279" w:rsidRDefault="00CE409B" w:rsidP="00CE409B">
      <w:pPr>
        <w:rPr>
          <w:rFonts w:ascii="Courier New" w:hAnsi="Courier New" w:cs="Courier New"/>
        </w:rPr>
      </w:pPr>
      <w:r w:rsidRPr="00903279">
        <w:rPr>
          <w:rFonts w:ascii="Courier New" w:hAnsi="Courier New" w:cs="Courier New"/>
        </w:rPr>
        <w:t>{</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clrscr(</w:t>
      </w:r>
      <w:proofErr w:type="gramEnd"/>
      <w:r w:rsidRPr="00903279">
        <w:rPr>
          <w:rFonts w:ascii="Courier New" w:hAnsi="Courier New" w:cs="Courier New"/>
        </w:rPr>
        <w:t>);</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int</w:t>
      </w:r>
      <w:proofErr w:type="gramEnd"/>
      <w:r w:rsidRPr="00903279">
        <w:rPr>
          <w:rFonts w:ascii="Courier New" w:hAnsi="Courier New" w:cs="Courier New"/>
        </w:rPr>
        <w:t xml:space="preserve"> a,b,c;</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cout</w:t>
      </w:r>
      <w:proofErr w:type="gramEnd"/>
      <w:r w:rsidRPr="00903279">
        <w:rPr>
          <w:rFonts w:ascii="Courier New" w:hAnsi="Courier New" w:cs="Courier New"/>
        </w:rPr>
        <w:t>&lt;&lt;"enter the value of 'a'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cin</w:t>
      </w:r>
      <w:proofErr w:type="gramEnd"/>
      <w:r w:rsidRPr="00903279">
        <w:rPr>
          <w:rFonts w:ascii="Courier New" w:hAnsi="Courier New" w:cs="Courier New"/>
        </w:rPr>
        <w:t>&gt;&gt;a;</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cout</w:t>
      </w:r>
      <w:proofErr w:type="gramEnd"/>
      <w:r w:rsidRPr="00903279">
        <w:rPr>
          <w:rFonts w:ascii="Courier New" w:hAnsi="Courier New" w:cs="Courier New"/>
        </w:rPr>
        <w:t>&lt;&lt;"enter the value of 'b'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cin</w:t>
      </w:r>
      <w:proofErr w:type="gramEnd"/>
      <w:r w:rsidRPr="00903279">
        <w:rPr>
          <w:rFonts w:ascii="Courier New" w:hAnsi="Courier New" w:cs="Courier New"/>
        </w:rPr>
        <w:t>&gt;&gt;b;</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cout</w:t>
      </w:r>
      <w:proofErr w:type="gramEnd"/>
      <w:r w:rsidRPr="00903279">
        <w:rPr>
          <w:rFonts w:ascii="Courier New" w:hAnsi="Courier New" w:cs="Courier New"/>
        </w:rPr>
        <w:t>&lt;&lt;"enter the value of 'c'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cin</w:t>
      </w:r>
      <w:proofErr w:type="gramEnd"/>
      <w:r w:rsidRPr="00903279">
        <w:rPr>
          <w:rFonts w:ascii="Courier New" w:hAnsi="Courier New" w:cs="Courier New"/>
        </w:rPr>
        <w:t>&gt;&gt;c;</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if(</w:t>
      </w:r>
      <w:proofErr w:type="gramEnd"/>
      <w:r w:rsidRPr="00903279">
        <w:rPr>
          <w:rFonts w:ascii="Courier New" w:hAnsi="Courier New" w:cs="Courier New"/>
        </w:rPr>
        <w:t>a&gt;b||a&gt;c)</w:t>
      </w:r>
    </w:p>
    <w:p w:rsidR="00CE409B" w:rsidRPr="00903279" w:rsidRDefault="00CE409B" w:rsidP="00CE409B">
      <w:pPr>
        <w:rPr>
          <w:rFonts w:ascii="Courier New" w:hAnsi="Courier New" w:cs="Courier New"/>
        </w:rPr>
      </w:pPr>
      <w:r w:rsidRPr="00903279">
        <w:rPr>
          <w:rFonts w:ascii="Courier New" w:hAnsi="Courier New" w:cs="Courier New"/>
        </w:rPr>
        <w:t xml:space="preserve">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cout</w:t>
      </w:r>
      <w:proofErr w:type="gramEnd"/>
      <w:r w:rsidRPr="00903279">
        <w:rPr>
          <w:rFonts w:ascii="Courier New" w:hAnsi="Courier New" w:cs="Courier New"/>
        </w:rPr>
        <w:t>&lt;&lt;"greatest among three numbers is 'a' i.e. "&lt;&lt;a;</w:t>
      </w:r>
    </w:p>
    <w:p w:rsidR="00CE409B" w:rsidRPr="00903279" w:rsidRDefault="00CE409B" w:rsidP="00CE409B">
      <w:pPr>
        <w:rPr>
          <w:rFonts w:ascii="Courier New" w:hAnsi="Courier New" w:cs="Courier New"/>
        </w:rPr>
      </w:pPr>
      <w:r w:rsidRPr="00903279">
        <w:rPr>
          <w:rFonts w:ascii="Courier New" w:hAnsi="Courier New" w:cs="Courier New"/>
        </w:rPr>
        <w:t xml:space="preserve">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else</w:t>
      </w:r>
      <w:proofErr w:type="gramEnd"/>
      <w:r w:rsidRPr="00903279">
        <w:rPr>
          <w:rFonts w:ascii="Courier New" w:hAnsi="Courier New" w:cs="Courier New"/>
        </w:rPr>
        <w:t xml:space="preserve"> if(b&gt;c)</w:t>
      </w:r>
    </w:p>
    <w:p w:rsidR="00CE409B" w:rsidRPr="00903279" w:rsidRDefault="00CE409B" w:rsidP="00CE409B">
      <w:pPr>
        <w:rPr>
          <w:rFonts w:ascii="Courier New" w:hAnsi="Courier New" w:cs="Courier New"/>
        </w:rPr>
      </w:pPr>
      <w:r w:rsidRPr="00903279">
        <w:rPr>
          <w:rFonts w:ascii="Courier New" w:hAnsi="Courier New" w:cs="Courier New"/>
        </w:rPr>
        <w:t xml:space="preserve">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cout</w:t>
      </w:r>
      <w:proofErr w:type="gramEnd"/>
      <w:r w:rsidRPr="00903279">
        <w:rPr>
          <w:rFonts w:ascii="Courier New" w:hAnsi="Courier New" w:cs="Courier New"/>
        </w:rPr>
        <w:t>&lt;&lt;"greatest among three numbers is 'b' i.e. "&lt;&lt;b;</w:t>
      </w:r>
    </w:p>
    <w:p w:rsidR="00CE409B" w:rsidRPr="00903279" w:rsidRDefault="00CE409B" w:rsidP="00CE409B">
      <w:pPr>
        <w:rPr>
          <w:rFonts w:ascii="Courier New" w:hAnsi="Courier New" w:cs="Courier New"/>
        </w:rPr>
      </w:pPr>
      <w:r w:rsidRPr="00903279">
        <w:rPr>
          <w:rFonts w:ascii="Courier New" w:hAnsi="Courier New" w:cs="Courier New"/>
        </w:rPr>
        <w:t xml:space="preserve">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else</w:t>
      </w:r>
      <w:proofErr w:type="gramEnd"/>
    </w:p>
    <w:p w:rsidR="00CE409B" w:rsidRPr="00903279" w:rsidRDefault="00CE409B" w:rsidP="00CE409B">
      <w:pPr>
        <w:rPr>
          <w:rFonts w:ascii="Courier New" w:hAnsi="Courier New" w:cs="Courier New"/>
        </w:rPr>
      </w:pPr>
      <w:r w:rsidRPr="00903279">
        <w:rPr>
          <w:rFonts w:ascii="Courier New" w:hAnsi="Courier New" w:cs="Courier New"/>
        </w:rPr>
        <w:t xml:space="preserve"> {</w:t>
      </w:r>
    </w:p>
    <w:p w:rsidR="00CE409B" w:rsidRPr="00903279" w:rsidRDefault="00CE409B" w:rsidP="00CE409B">
      <w:pPr>
        <w:rPr>
          <w:rFonts w:ascii="Courier New" w:hAnsi="Courier New" w:cs="Courier New"/>
        </w:rPr>
      </w:pPr>
      <w:r w:rsidRPr="00903279">
        <w:rPr>
          <w:rFonts w:ascii="Courier New" w:hAnsi="Courier New" w:cs="Courier New"/>
        </w:rPr>
        <w:t xml:space="preserve">  </w:t>
      </w:r>
      <w:proofErr w:type="gramStart"/>
      <w:r w:rsidRPr="00903279">
        <w:rPr>
          <w:rFonts w:ascii="Courier New" w:hAnsi="Courier New" w:cs="Courier New"/>
        </w:rPr>
        <w:t>cout</w:t>
      </w:r>
      <w:proofErr w:type="gramEnd"/>
      <w:r w:rsidRPr="00903279">
        <w:rPr>
          <w:rFonts w:ascii="Courier New" w:hAnsi="Courier New" w:cs="Courier New"/>
        </w:rPr>
        <w:t>&lt;&lt;"greatest among three numbers is 'c' i.e. "&lt;&lt;c;</w:t>
      </w:r>
    </w:p>
    <w:p w:rsidR="00CE409B" w:rsidRPr="00903279" w:rsidRDefault="00CE409B" w:rsidP="00CE409B">
      <w:pPr>
        <w:rPr>
          <w:rFonts w:ascii="Courier New" w:hAnsi="Courier New" w:cs="Courier New"/>
        </w:rPr>
      </w:pPr>
      <w:r w:rsidRPr="00903279">
        <w:rPr>
          <w:rFonts w:ascii="Courier New" w:hAnsi="Courier New" w:cs="Courier New"/>
        </w:rPr>
        <w:t xml:space="preserve"> }</w:t>
      </w:r>
    </w:p>
    <w:p w:rsidR="00CE409B" w:rsidRPr="00903279" w:rsidRDefault="00CE409B" w:rsidP="00CE409B">
      <w:pPr>
        <w:rPr>
          <w:rFonts w:ascii="Courier New" w:hAnsi="Courier New" w:cs="Courier New"/>
        </w:rPr>
      </w:pPr>
      <w:r w:rsidRPr="00903279">
        <w:rPr>
          <w:rFonts w:ascii="Courier New" w:hAnsi="Courier New" w:cs="Courier New"/>
        </w:rPr>
        <w:t>}</w:t>
      </w:r>
    </w:p>
    <w:p w:rsidR="00CE409B" w:rsidRDefault="00CE409B" w:rsidP="00CE409B"/>
    <w:p w:rsidR="00CE409B" w:rsidRDefault="00CE409B" w:rsidP="00CE409B"/>
    <w:p w:rsidR="00CE409B" w:rsidRPr="00760A84" w:rsidRDefault="00CE409B" w:rsidP="00CE409B">
      <w:pPr>
        <w:rPr>
          <w:b/>
          <w:sz w:val="32"/>
          <w:u w:val="single"/>
        </w:rPr>
      </w:pPr>
      <w:r w:rsidRPr="00760A84">
        <w:rPr>
          <w:b/>
          <w:sz w:val="32"/>
          <w:u w:val="single"/>
        </w:rPr>
        <w:t>OUTPUT</w:t>
      </w:r>
    </w:p>
    <w:p w:rsidR="00CE409B" w:rsidRDefault="00CE409B" w:rsidP="00CE409B"/>
    <w:p w:rsidR="00CE409B" w:rsidRDefault="00CE409B" w:rsidP="00CE409B">
      <w:r>
        <w:rPr>
          <w:noProof/>
        </w:rPr>
        <w:drawing>
          <wp:inline distT="0" distB="0" distL="0" distR="0">
            <wp:extent cx="4636531" cy="103135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652430" cy="1034895"/>
                    </a:xfrm>
                    <a:prstGeom prst="rect">
                      <a:avLst/>
                    </a:prstGeom>
                    <a:noFill/>
                    <a:ln w="9525">
                      <a:noFill/>
                      <a:miter lim="800000"/>
                      <a:headEnd/>
                      <a:tailEnd/>
                    </a:ln>
                  </pic:spPr>
                </pic:pic>
              </a:graphicData>
            </a:graphic>
          </wp:inline>
        </w:drawing>
      </w:r>
    </w:p>
    <w:p w:rsidR="00CE409B" w:rsidRDefault="00CE409B" w:rsidP="00CE409B"/>
    <w:p w:rsidR="00CE409B" w:rsidRDefault="00CE409B" w:rsidP="00AB3D30">
      <w:pPr>
        <w:rPr>
          <w:b/>
          <w:bCs/>
          <w:sz w:val="32"/>
          <w:szCs w:val="144"/>
        </w:rPr>
      </w:pPr>
    </w:p>
    <w:p w:rsidR="00CE409B" w:rsidRDefault="00CE409B" w:rsidP="00AB3D30">
      <w:pPr>
        <w:rPr>
          <w:b/>
          <w:bCs/>
          <w:sz w:val="32"/>
          <w:szCs w:val="144"/>
        </w:rPr>
      </w:pPr>
    </w:p>
    <w:p w:rsidR="00CE409B" w:rsidRDefault="00CE409B" w:rsidP="00CE409B">
      <w:pPr>
        <w:jc w:val="center"/>
        <w:rPr>
          <w:b/>
          <w:bCs/>
          <w:sz w:val="32"/>
          <w:szCs w:val="144"/>
        </w:rPr>
      </w:pPr>
      <w:r>
        <w:rPr>
          <w:b/>
          <w:bCs/>
          <w:sz w:val="32"/>
          <w:szCs w:val="144"/>
        </w:rPr>
        <w:t>Program no. 17</w:t>
      </w:r>
    </w:p>
    <w:p w:rsidR="00CE409B" w:rsidRDefault="00CE409B" w:rsidP="00CE409B">
      <w:pPr>
        <w:rPr>
          <w:b/>
          <w:bCs/>
          <w:sz w:val="32"/>
          <w:szCs w:val="144"/>
        </w:rPr>
      </w:pPr>
    </w:p>
    <w:p w:rsidR="00CE409B" w:rsidRDefault="00CE409B" w:rsidP="00CE409B">
      <w:pPr>
        <w:rPr>
          <w:b/>
          <w:bCs/>
          <w:sz w:val="32"/>
          <w:szCs w:val="144"/>
        </w:rPr>
      </w:pPr>
    </w:p>
    <w:p w:rsidR="00CE409B" w:rsidRDefault="00CE409B" w:rsidP="00CE409B">
      <w:pPr>
        <w:rPr>
          <w:b/>
        </w:rPr>
      </w:pPr>
      <w:r w:rsidRPr="00591B03">
        <w:rPr>
          <w:b/>
          <w:bCs/>
          <w:szCs w:val="144"/>
        </w:rPr>
        <w:t xml:space="preserve">//write the </w:t>
      </w:r>
      <w:r w:rsidRPr="00591B03">
        <w:rPr>
          <w:b/>
        </w:rPr>
        <w:t>Program to print the pattern (left reverse of right angle triangle)</w:t>
      </w:r>
      <w:r>
        <w:rPr>
          <w:b/>
        </w:rPr>
        <w:t>.</w:t>
      </w:r>
    </w:p>
    <w:p w:rsidR="00CE409B" w:rsidRDefault="00CE409B" w:rsidP="00CE409B">
      <w:pPr>
        <w:rPr>
          <w:b/>
        </w:rPr>
      </w:pPr>
    </w:p>
    <w:p w:rsidR="00CE409B" w:rsidRDefault="00CE409B" w:rsidP="00CE409B">
      <w:pPr>
        <w:rPr>
          <w:b/>
        </w:rPr>
      </w:pP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#include&lt;iostream.h&gt;</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#include&lt;conio.h&gt;</w:t>
      </w:r>
    </w:p>
    <w:p w:rsidR="00CE409B" w:rsidRPr="00591B03" w:rsidRDefault="00CE409B" w:rsidP="00CE409B">
      <w:pPr>
        <w:rPr>
          <w:rFonts w:ascii="Courier New" w:hAnsi="Courier New" w:cs="Courier New"/>
          <w:bCs/>
          <w:szCs w:val="144"/>
        </w:rPr>
      </w:pPr>
    </w:p>
    <w:p w:rsidR="00CE409B" w:rsidRPr="00591B03" w:rsidRDefault="00CE409B" w:rsidP="00CE409B">
      <w:pPr>
        <w:rPr>
          <w:rFonts w:ascii="Courier New" w:hAnsi="Courier New" w:cs="Courier New"/>
          <w:bCs/>
          <w:szCs w:val="144"/>
        </w:rPr>
      </w:pPr>
      <w:proofErr w:type="gramStart"/>
      <w:r w:rsidRPr="00591B03">
        <w:rPr>
          <w:rFonts w:ascii="Courier New" w:hAnsi="Courier New" w:cs="Courier New"/>
          <w:bCs/>
          <w:szCs w:val="144"/>
        </w:rPr>
        <w:t>void</w:t>
      </w:r>
      <w:proofErr w:type="gramEnd"/>
      <w:r w:rsidRPr="00591B03">
        <w:rPr>
          <w:rFonts w:ascii="Courier New" w:hAnsi="Courier New" w:cs="Courier New"/>
          <w:bCs/>
          <w:szCs w:val="144"/>
        </w:rPr>
        <w:t xml:space="preserve"> main()</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clrscr(</w:t>
      </w:r>
      <w:proofErr w:type="gramEnd"/>
      <w:r w:rsidRPr="00591B03">
        <w:rPr>
          <w:rFonts w:ascii="Courier New" w:hAnsi="Courier New" w:cs="Courier New"/>
          <w:bCs/>
          <w:szCs w:val="144"/>
        </w:rPr>
        <w:t>);</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int</w:t>
      </w:r>
      <w:proofErr w:type="gramEnd"/>
      <w:r w:rsidRPr="00591B03">
        <w:rPr>
          <w:rFonts w:ascii="Courier New" w:hAnsi="Courier New" w:cs="Courier New"/>
          <w:bCs/>
          <w:szCs w:val="144"/>
        </w:rPr>
        <w:t xml:space="preserve"> i,j,n;</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cout</w:t>
      </w:r>
      <w:proofErr w:type="gramEnd"/>
      <w:r w:rsidRPr="00591B03">
        <w:rPr>
          <w:rFonts w:ascii="Courier New" w:hAnsi="Courier New" w:cs="Courier New"/>
          <w:bCs/>
          <w:szCs w:val="144"/>
        </w:rPr>
        <w:t>&lt;&lt;"enter the number ";</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cin</w:t>
      </w:r>
      <w:proofErr w:type="gramEnd"/>
      <w:r w:rsidRPr="00591B03">
        <w:rPr>
          <w:rFonts w:ascii="Courier New" w:hAnsi="Courier New" w:cs="Courier New"/>
          <w:bCs/>
          <w:szCs w:val="144"/>
        </w:rPr>
        <w:t>&gt;&gt;n;</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for(</w:t>
      </w:r>
      <w:proofErr w:type="gramEnd"/>
      <w:r w:rsidRPr="00591B03">
        <w:rPr>
          <w:rFonts w:ascii="Courier New" w:hAnsi="Courier New" w:cs="Courier New"/>
          <w:bCs/>
          <w:szCs w:val="144"/>
        </w:rPr>
        <w:t>i=1;i&lt;=n;i++)</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for(</w:t>
      </w:r>
      <w:proofErr w:type="gramEnd"/>
      <w:r w:rsidRPr="00591B03">
        <w:rPr>
          <w:rFonts w:ascii="Courier New" w:hAnsi="Courier New" w:cs="Courier New"/>
          <w:bCs/>
          <w:szCs w:val="144"/>
        </w:rPr>
        <w:t>j=1;j&lt;=i;j++)</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cout</w:t>
      </w:r>
      <w:proofErr w:type="gramEnd"/>
      <w:r w:rsidRPr="00591B03">
        <w:rPr>
          <w:rFonts w:ascii="Courier New" w:hAnsi="Courier New" w:cs="Courier New"/>
          <w:bCs/>
          <w:szCs w:val="144"/>
        </w:rPr>
        <w:t>&lt;&lt;"*";</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roofErr w:type="gramStart"/>
      <w:r w:rsidRPr="00591B03">
        <w:rPr>
          <w:rFonts w:ascii="Courier New" w:hAnsi="Courier New" w:cs="Courier New"/>
          <w:bCs/>
          <w:szCs w:val="144"/>
        </w:rPr>
        <w:t>cout</w:t>
      </w:r>
      <w:proofErr w:type="gramEnd"/>
      <w:r w:rsidRPr="00591B03">
        <w:rPr>
          <w:rFonts w:ascii="Courier New" w:hAnsi="Courier New" w:cs="Courier New"/>
          <w:bCs/>
          <w:szCs w:val="144"/>
        </w:rPr>
        <w:t>&lt;&lt;endl;</w:t>
      </w:r>
    </w:p>
    <w:p w:rsidR="00CE409B" w:rsidRPr="00591B03" w:rsidRDefault="00CE409B" w:rsidP="00CE409B">
      <w:pPr>
        <w:rPr>
          <w:rFonts w:ascii="Courier New" w:hAnsi="Courier New" w:cs="Courier New"/>
          <w:bCs/>
          <w:szCs w:val="144"/>
        </w:rPr>
      </w:pPr>
      <w:r w:rsidRPr="00591B03">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591B03">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sidRPr="00591B03">
        <w:rPr>
          <w:b/>
          <w:bCs/>
          <w:sz w:val="32"/>
          <w:szCs w:val="144"/>
          <w:u w:val="single"/>
        </w:rPr>
        <w:t>OUTPUT</w:t>
      </w:r>
    </w:p>
    <w:p w:rsidR="00CE409B" w:rsidRDefault="00CE409B" w:rsidP="00CE409B">
      <w:pPr>
        <w:rPr>
          <w:b/>
          <w:bCs/>
          <w:sz w:val="32"/>
          <w:szCs w:val="144"/>
          <w:u w:val="single"/>
        </w:rPr>
      </w:pPr>
    </w:p>
    <w:p w:rsidR="00CE409B" w:rsidRPr="00591B03" w:rsidRDefault="00CE409B" w:rsidP="00CE409B">
      <w:pPr>
        <w:rPr>
          <w:b/>
          <w:bCs/>
          <w:sz w:val="32"/>
          <w:szCs w:val="144"/>
          <w:u w:val="single"/>
        </w:rPr>
      </w:pPr>
    </w:p>
    <w:p w:rsidR="00CE409B" w:rsidRDefault="00CE409B" w:rsidP="00CE409B">
      <w:pPr>
        <w:rPr>
          <w:b/>
          <w:bCs/>
          <w:sz w:val="144"/>
          <w:szCs w:val="144"/>
        </w:rPr>
      </w:pPr>
      <w:r>
        <w:rPr>
          <w:b/>
          <w:bCs/>
          <w:noProof/>
          <w:sz w:val="144"/>
          <w:szCs w:val="144"/>
        </w:rPr>
        <w:drawing>
          <wp:inline distT="0" distB="0" distL="0" distR="0">
            <wp:extent cx="2637155" cy="170116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2637155" cy="1701165"/>
                    </a:xfrm>
                    <a:prstGeom prst="rect">
                      <a:avLst/>
                    </a:prstGeom>
                    <a:noFill/>
                    <a:ln w="9525">
                      <a:noFill/>
                      <a:miter lim="800000"/>
                      <a:headEnd/>
                      <a:tailEnd/>
                    </a:ln>
                  </pic:spPr>
                </pic:pic>
              </a:graphicData>
            </a:graphic>
          </wp:inline>
        </w:drawing>
      </w:r>
    </w:p>
    <w:p w:rsidR="00AB3D30" w:rsidRDefault="00AB3D30" w:rsidP="00AB3D30">
      <w:pPr>
        <w:rPr>
          <w:b/>
          <w:bCs/>
          <w:sz w:val="32"/>
          <w:szCs w:val="144"/>
        </w:rPr>
      </w:pPr>
    </w:p>
    <w:p w:rsidR="00AB3D30" w:rsidRDefault="00AB3D30" w:rsidP="00AB3D30">
      <w:pPr>
        <w:rPr>
          <w:b/>
          <w:bCs/>
          <w:sz w:val="32"/>
          <w:szCs w:val="144"/>
        </w:rPr>
      </w:pPr>
    </w:p>
    <w:p w:rsidR="00AB3D30" w:rsidRPr="00AB3D30" w:rsidRDefault="00AB3D30" w:rsidP="00AB3D30">
      <w:pPr>
        <w:rPr>
          <w:b/>
          <w:bCs/>
          <w:sz w:val="32"/>
          <w:szCs w:val="144"/>
        </w:rPr>
      </w:pPr>
    </w:p>
    <w:p w:rsidR="00CE409B" w:rsidRDefault="00CE409B" w:rsidP="00AB3D30">
      <w:pPr>
        <w:jc w:val="center"/>
        <w:rPr>
          <w:b/>
          <w:bCs/>
          <w:sz w:val="32"/>
          <w:szCs w:val="144"/>
        </w:rPr>
      </w:pPr>
      <w:r>
        <w:rPr>
          <w:b/>
          <w:bCs/>
          <w:sz w:val="32"/>
          <w:szCs w:val="144"/>
        </w:rPr>
        <w:t>Program no. 18</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r w:rsidRPr="00E85410">
        <w:rPr>
          <w:b/>
          <w:bCs/>
          <w:szCs w:val="144"/>
        </w:rPr>
        <w:t xml:space="preserve">//write the </w:t>
      </w:r>
      <w:r w:rsidRPr="00E85410">
        <w:rPr>
          <w:b/>
        </w:rPr>
        <w:t xml:space="preserve">Program to print the </w:t>
      </w:r>
      <w:proofErr w:type="gramStart"/>
      <w:r w:rsidRPr="00E85410">
        <w:rPr>
          <w:b/>
        </w:rPr>
        <w:t>pattern(</w:t>
      </w:r>
      <w:proofErr w:type="gramEnd"/>
      <w:r w:rsidRPr="00E85410">
        <w:rPr>
          <w:b/>
        </w:rPr>
        <w:t>bottom reverse of right angle triangle)</w:t>
      </w:r>
      <w:r>
        <w:rPr>
          <w:b/>
        </w:rPr>
        <w:t>.</w:t>
      </w:r>
    </w:p>
    <w:p w:rsidR="00CE409B" w:rsidRDefault="00CE409B" w:rsidP="00CE409B">
      <w:pPr>
        <w:rPr>
          <w:b/>
        </w:rPr>
      </w:pPr>
    </w:p>
    <w:p w:rsidR="00CE409B" w:rsidRDefault="00CE409B" w:rsidP="00CE409B">
      <w:pPr>
        <w:rPr>
          <w:b/>
        </w:rPr>
      </w:pP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#include&lt;iostream.h&gt;</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#include&lt;conio.h&gt;</w:t>
      </w:r>
    </w:p>
    <w:p w:rsidR="00CE409B" w:rsidRPr="00E85410" w:rsidRDefault="00CE409B" w:rsidP="00CE409B">
      <w:pPr>
        <w:rPr>
          <w:rFonts w:ascii="Courier New" w:hAnsi="Courier New" w:cs="Courier New"/>
          <w:bCs/>
          <w:szCs w:val="144"/>
        </w:rPr>
      </w:pPr>
      <w:proofErr w:type="gramStart"/>
      <w:r w:rsidRPr="00E85410">
        <w:rPr>
          <w:rFonts w:ascii="Courier New" w:hAnsi="Courier New" w:cs="Courier New"/>
          <w:bCs/>
          <w:szCs w:val="144"/>
        </w:rPr>
        <w:t>void</w:t>
      </w:r>
      <w:proofErr w:type="gramEnd"/>
      <w:r w:rsidRPr="00E85410">
        <w:rPr>
          <w:rFonts w:ascii="Courier New" w:hAnsi="Courier New" w:cs="Courier New"/>
          <w:bCs/>
          <w:szCs w:val="144"/>
        </w:rPr>
        <w:t xml:space="preserve"> main()</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clrscr(</w:t>
      </w:r>
      <w:proofErr w:type="gramEnd"/>
      <w:r w:rsidRPr="00E85410">
        <w:rPr>
          <w:rFonts w:ascii="Courier New" w:hAnsi="Courier New" w:cs="Courier New"/>
          <w:bCs/>
          <w:szCs w:val="144"/>
        </w:rPr>
        <w:t>);</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int</w:t>
      </w:r>
      <w:proofErr w:type="gramEnd"/>
      <w:r w:rsidRPr="00E85410">
        <w:rPr>
          <w:rFonts w:ascii="Courier New" w:hAnsi="Courier New" w:cs="Courier New"/>
          <w:bCs/>
          <w:szCs w:val="144"/>
        </w:rPr>
        <w:t xml:space="preserve"> i,j,n;</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cout</w:t>
      </w:r>
      <w:proofErr w:type="gramEnd"/>
      <w:r w:rsidRPr="00E85410">
        <w:rPr>
          <w:rFonts w:ascii="Courier New" w:hAnsi="Courier New" w:cs="Courier New"/>
          <w:bCs/>
          <w:szCs w:val="144"/>
        </w:rPr>
        <w:t>&lt;&lt;"enter the number ";</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cin</w:t>
      </w:r>
      <w:proofErr w:type="gramEnd"/>
      <w:r w:rsidRPr="00E85410">
        <w:rPr>
          <w:rFonts w:ascii="Courier New" w:hAnsi="Courier New" w:cs="Courier New"/>
          <w:bCs/>
          <w:szCs w:val="144"/>
        </w:rPr>
        <w:t>&gt;&gt;n;</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for(</w:t>
      </w:r>
      <w:proofErr w:type="gramEnd"/>
      <w:r w:rsidRPr="00E85410">
        <w:rPr>
          <w:rFonts w:ascii="Courier New" w:hAnsi="Courier New" w:cs="Courier New"/>
          <w:bCs/>
          <w:szCs w:val="144"/>
        </w:rPr>
        <w:t>i=n;i&gt;=1;i--)</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for(</w:t>
      </w:r>
      <w:proofErr w:type="gramEnd"/>
      <w:r w:rsidRPr="00E85410">
        <w:rPr>
          <w:rFonts w:ascii="Courier New" w:hAnsi="Courier New" w:cs="Courier New"/>
          <w:bCs/>
          <w:szCs w:val="144"/>
        </w:rPr>
        <w:t>j=1;j&lt;=i;j++)</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cout</w:t>
      </w:r>
      <w:proofErr w:type="gramEnd"/>
      <w:r w:rsidRPr="00E85410">
        <w:rPr>
          <w:rFonts w:ascii="Courier New" w:hAnsi="Courier New" w:cs="Courier New"/>
          <w:bCs/>
          <w:szCs w:val="144"/>
        </w:rPr>
        <w:t>&lt;&lt;"* ";</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roofErr w:type="gramStart"/>
      <w:r w:rsidRPr="00E85410">
        <w:rPr>
          <w:rFonts w:ascii="Courier New" w:hAnsi="Courier New" w:cs="Courier New"/>
          <w:bCs/>
          <w:szCs w:val="144"/>
        </w:rPr>
        <w:t>cout</w:t>
      </w:r>
      <w:proofErr w:type="gramEnd"/>
      <w:r w:rsidRPr="00E85410">
        <w:rPr>
          <w:rFonts w:ascii="Courier New" w:hAnsi="Courier New" w:cs="Courier New"/>
          <w:bCs/>
          <w:szCs w:val="144"/>
        </w:rPr>
        <w:t>&lt;&lt;endl;</w:t>
      </w:r>
    </w:p>
    <w:p w:rsidR="00CE409B" w:rsidRPr="00E85410" w:rsidRDefault="00CE409B" w:rsidP="00CE409B">
      <w:pPr>
        <w:rPr>
          <w:rFonts w:ascii="Courier New" w:hAnsi="Courier New" w:cs="Courier New"/>
          <w:bCs/>
          <w:szCs w:val="144"/>
        </w:rPr>
      </w:pPr>
      <w:r w:rsidRPr="00E85410">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E85410">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Pr="00E85410" w:rsidRDefault="00CE409B" w:rsidP="00CE409B">
      <w:pPr>
        <w:rPr>
          <w:rFonts w:ascii="Courier New" w:hAnsi="Courier New" w:cs="Courier New"/>
          <w:bCs/>
          <w:szCs w:val="144"/>
          <w:u w:val="single"/>
        </w:rPr>
      </w:pPr>
    </w:p>
    <w:p w:rsidR="00CE409B" w:rsidRDefault="00CE409B" w:rsidP="00CE409B">
      <w:pPr>
        <w:rPr>
          <w:b/>
          <w:bCs/>
          <w:sz w:val="32"/>
          <w:szCs w:val="144"/>
          <w:u w:val="single"/>
        </w:rPr>
      </w:pPr>
      <w:r w:rsidRPr="00E85410">
        <w:rPr>
          <w:b/>
          <w:bCs/>
          <w:sz w:val="32"/>
          <w:szCs w:val="144"/>
          <w:u w:val="single"/>
        </w:rPr>
        <w:t>OUTPUT</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Pr="00E85410" w:rsidRDefault="00CE409B" w:rsidP="00CE409B">
      <w:pPr>
        <w:rPr>
          <w:b/>
          <w:bCs/>
          <w:sz w:val="32"/>
          <w:szCs w:val="144"/>
          <w:u w:val="single"/>
        </w:rPr>
      </w:pPr>
      <w:r>
        <w:rPr>
          <w:b/>
          <w:bCs/>
          <w:noProof/>
          <w:sz w:val="32"/>
          <w:szCs w:val="144"/>
        </w:rPr>
        <w:drawing>
          <wp:inline distT="0" distB="0" distL="0" distR="0">
            <wp:extent cx="2541270" cy="159512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2541270" cy="1595120"/>
                    </a:xfrm>
                    <a:prstGeom prst="rect">
                      <a:avLst/>
                    </a:prstGeom>
                    <a:noFill/>
                    <a:ln w="9525">
                      <a:noFill/>
                      <a:miter lim="800000"/>
                      <a:headEnd/>
                      <a:tailEnd/>
                    </a:ln>
                  </pic:spPr>
                </pic:pic>
              </a:graphicData>
            </a:graphic>
          </wp:inline>
        </w:drawing>
      </w:r>
    </w:p>
    <w:p w:rsidR="00CE409B" w:rsidRPr="00E85410" w:rsidRDefault="00CE409B" w:rsidP="00CE409B">
      <w:pPr>
        <w:rPr>
          <w:rFonts w:ascii="Courier New" w:hAnsi="Courier New" w:cs="Courier New"/>
          <w:bCs/>
          <w:szCs w:val="144"/>
        </w:rPr>
      </w:pPr>
    </w:p>
    <w:p w:rsidR="00CE409B" w:rsidRPr="00E85410" w:rsidRDefault="00CE409B" w:rsidP="00CE409B">
      <w:pPr>
        <w:rPr>
          <w:rFonts w:ascii="Courier New" w:hAnsi="Courier New" w:cs="Courier New"/>
          <w:bCs/>
          <w:szCs w:val="144"/>
        </w:rPr>
      </w:pPr>
    </w:p>
    <w:p w:rsidR="00AB3D30" w:rsidRDefault="00AB3D30" w:rsidP="00AB3D30">
      <w:pPr>
        <w:rPr>
          <w:b/>
          <w:bCs/>
          <w:sz w:val="32"/>
          <w:szCs w:val="144"/>
        </w:rPr>
      </w:pPr>
    </w:p>
    <w:p w:rsidR="00AB3D30" w:rsidRDefault="00AB3D30" w:rsidP="00AB3D30">
      <w:pPr>
        <w:rPr>
          <w:b/>
          <w:bCs/>
          <w:sz w:val="32"/>
          <w:szCs w:val="144"/>
        </w:rPr>
      </w:pPr>
    </w:p>
    <w:p w:rsidR="00AB3D30" w:rsidRDefault="00AB3D30" w:rsidP="00AB3D30">
      <w:pPr>
        <w:rPr>
          <w:b/>
          <w:bCs/>
          <w:sz w:val="32"/>
          <w:szCs w:val="144"/>
        </w:rPr>
      </w:pPr>
    </w:p>
    <w:p w:rsidR="00AB3D30" w:rsidRPr="00AB3D30" w:rsidRDefault="00AB3D30" w:rsidP="00AB3D30">
      <w:pPr>
        <w:rPr>
          <w:b/>
          <w:bCs/>
          <w:sz w:val="32"/>
          <w:szCs w:val="144"/>
        </w:rPr>
      </w:pPr>
    </w:p>
    <w:p w:rsidR="00CE409B" w:rsidRDefault="00CE409B" w:rsidP="00AB3D30">
      <w:pPr>
        <w:jc w:val="center"/>
        <w:rPr>
          <w:b/>
          <w:sz w:val="32"/>
        </w:rPr>
      </w:pPr>
      <w:r w:rsidRPr="00D100F7">
        <w:rPr>
          <w:b/>
          <w:sz w:val="32"/>
        </w:rPr>
        <w:t>Program no.</w:t>
      </w:r>
      <w:r>
        <w:rPr>
          <w:b/>
          <w:sz w:val="32"/>
        </w:rPr>
        <w:t xml:space="preserve"> 19</w:t>
      </w:r>
    </w:p>
    <w:p w:rsidR="00CE409B" w:rsidRDefault="00CE409B" w:rsidP="00CE409B">
      <w:pPr>
        <w:jc w:val="center"/>
        <w:rPr>
          <w:b/>
          <w:sz w:val="32"/>
        </w:rPr>
      </w:pPr>
    </w:p>
    <w:p w:rsidR="00CE409B" w:rsidRPr="00D100F7" w:rsidRDefault="00CE409B" w:rsidP="00CE409B">
      <w:pPr>
        <w:jc w:val="center"/>
        <w:rPr>
          <w:b/>
          <w:sz w:val="32"/>
        </w:rPr>
      </w:pPr>
    </w:p>
    <w:p w:rsidR="00CE409B" w:rsidRPr="00D100F7" w:rsidRDefault="00CE409B" w:rsidP="00CE409B">
      <w:pPr>
        <w:rPr>
          <w:b/>
        </w:rPr>
      </w:pPr>
      <w:r w:rsidRPr="00D100F7">
        <w:rPr>
          <w:b/>
        </w:rPr>
        <w:t>//Write a program to find the factorial of any number.</w:t>
      </w:r>
    </w:p>
    <w:p w:rsidR="00CE409B" w:rsidRDefault="00CE409B" w:rsidP="00CE409B">
      <w:pPr>
        <w:rPr>
          <w:b/>
          <w:u w:val="single"/>
        </w:rPr>
      </w:pPr>
    </w:p>
    <w:p w:rsidR="00CE409B" w:rsidRDefault="00CE409B" w:rsidP="00CE409B">
      <w:pPr>
        <w:rPr>
          <w:b/>
          <w:u w:val="single"/>
        </w:rPr>
      </w:pPr>
    </w:p>
    <w:p w:rsidR="00CE409B" w:rsidRPr="0087440D" w:rsidRDefault="00CE409B" w:rsidP="00CE409B">
      <w:pPr>
        <w:rPr>
          <w:rFonts w:ascii="Courier New" w:hAnsi="Courier New" w:cs="Courier New"/>
        </w:rPr>
      </w:pPr>
      <w:r w:rsidRPr="0087440D">
        <w:rPr>
          <w:rFonts w:ascii="Courier New" w:hAnsi="Courier New" w:cs="Courier New"/>
        </w:rPr>
        <w:t>#include&lt;iostream.h&gt;</w:t>
      </w:r>
    </w:p>
    <w:p w:rsidR="00CE409B" w:rsidRPr="0087440D" w:rsidRDefault="00CE409B" w:rsidP="00CE409B">
      <w:pPr>
        <w:rPr>
          <w:rFonts w:ascii="Courier New" w:hAnsi="Courier New" w:cs="Courier New"/>
        </w:rPr>
      </w:pPr>
      <w:r w:rsidRPr="0087440D">
        <w:rPr>
          <w:rFonts w:ascii="Courier New" w:hAnsi="Courier New" w:cs="Courier New"/>
        </w:rPr>
        <w:t>#include&lt;conio.h&gt;</w:t>
      </w:r>
    </w:p>
    <w:p w:rsidR="00CE409B" w:rsidRPr="0087440D" w:rsidRDefault="00CE409B" w:rsidP="00CE409B">
      <w:pPr>
        <w:rPr>
          <w:rFonts w:ascii="Courier New" w:hAnsi="Courier New" w:cs="Courier New"/>
        </w:rPr>
      </w:pPr>
      <w:proofErr w:type="gramStart"/>
      <w:r w:rsidRPr="0087440D">
        <w:rPr>
          <w:rFonts w:ascii="Courier New" w:hAnsi="Courier New" w:cs="Courier New"/>
        </w:rPr>
        <w:t>void</w:t>
      </w:r>
      <w:proofErr w:type="gramEnd"/>
      <w:r w:rsidRPr="0087440D">
        <w:rPr>
          <w:rFonts w:ascii="Courier New" w:hAnsi="Courier New" w:cs="Courier New"/>
        </w:rPr>
        <w:t xml:space="preserve"> main()</w:t>
      </w:r>
    </w:p>
    <w:p w:rsidR="00CE409B" w:rsidRPr="0087440D" w:rsidRDefault="00CE409B" w:rsidP="00CE409B">
      <w:pPr>
        <w:rPr>
          <w:rFonts w:ascii="Courier New" w:hAnsi="Courier New" w:cs="Courier New"/>
        </w:rPr>
      </w:pPr>
      <w:r w:rsidRPr="0087440D">
        <w:rPr>
          <w:rFonts w:ascii="Courier New" w:hAnsi="Courier New" w:cs="Courier New"/>
        </w:rPr>
        <w:t>{</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clrscr(</w:t>
      </w:r>
      <w:proofErr w:type="gramEnd"/>
      <w:r w:rsidRPr="0087440D">
        <w:rPr>
          <w:rFonts w:ascii="Courier New" w:hAnsi="Courier New" w:cs="Courier New"/>
        </w:rPr>
        <w:t>);</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long</w:t>
      </w:r>
      <w:proofErr w:type="gramEnd"/>
      <w:r w:rsidRPr="0087440D">
        <w:rPr>
          <w:rFonts w:ascii="Courier New" w:hAnsi="Courier New" w:cs="Courier New"/>
        </w:rPr>
        <w:t xml:space="preserve"> int i,n,f=1;</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cout</w:t>
      </w:r>
      <w:proofErr w:type="gramEnd"/>
      <w:r w:rsidRPr="0087440D">
        <w:rPr>
          <w:rFonts w:ascii="Courier New" w:hAnsi="Courier New" w:cs="Courier New"/>
        </w:rPr>
        <w:t>&lt;&lt;"enter the value of n ";</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cin</w:t>
      </w:r>
      <w:proofErr w:type="gramEnd"/>
      <w:r w:rsidRPr="0087440D">
        <w:rPr>
          <w:rFonts w:ascii="Courier New" w:hAnsi="Courier New" w:cs="Courier New"/>
        </w:rPr>
        <w:t>&gt;&gt;n;</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for(</w:t>
      </w:r>
      <w:proofErr w:type="gramEnd"/>
      <w:r w:rsidRPr="0087440D">
        <w:rPr>
          <w:rFonts w:ascii="Courier New" w:hAnsi="Courier New" w:cs="Courier New"/>
        </w:rPr>
        <w:t>i=1;i&lt;=n;i++)</w:t>
      </w:r>
    </w:p>
    <w:p w:rsidR="00CE409B" w:rsidRPr="0087440D" w:rsidRDefault="00CE409B" w:rsidP="00CE409B">
      <w:pPr>
        <w:rPr>
          <w:rFonts w:ascii="Courier New" w:hAnsi="Courier New" w:cs="Courier New"/>
        </w:rPr>
      </w:pPr>
      <w:r w:rsidRPr="0087440D">
        <w:rPr>
          <w:rFonts w:ascii="Courier New" w:hAnsi="Courier New" w:cs="Courier New"/>
        </w:rPr>
        <w:t xml:space="preserve"> {</w:t>
      </w:r>
    </w:p>
    <w:p w:rsidR="00CE409B" w:rsidRPr="0087440D" w:rsidRDefault="00CE409B" w:rsidP="00CE409B">
      <w:pPr>
        <w:rPr>
          <w:rFonts w:ascii="Courier New" w:hAnsi="Courier New" w:cs="Courier New"/>
        </w:rPr>
      </w:pPr>
      <w:r w:rsidRPr="0087440D">
        <w:rPr>
          <w:rFonts w:ascii="Courier New" w:hAnsi="Courier New" w:cs="Courier New"/>
        </w:rPr>
        <w:t xml:space="preserve">   f=f*i;</w:t>
      </w:r>
    </w:p>
    <w:p w:rsidR="00CE409B" w:rsidRPr="0087440D" w:rsidRDefault="00CE409B" w:rsidP="00CE409B">
      <w:pPr>
        <w:rPr>
          <w:rFonts w:ascii="Courier New" w:hAnsi="Courier New" w:cs="Courier New"/>
        </w:rPr>
      </w:pPr>
      <w:r w:rsidRPr="0087440D">
        <w:rPr>
          <w:rFonts w:ascii="Courier New" w:hAnsi="Courier New" w:cs="Courier New"/>
        </w:rPr>
        <w:t xml:space="preserve"> }</w:t>
      </w:r>
    </w:p>
    <w:p w:rsidR="00CE409B" w:rsidRPr="0087440D" w:rsidRDefault="00CE409B" w:rsidP="00CE409B">
      <w:pPr>
        <w:rPr>
          <w:rFonts w:ascii="Courier New" w:hAnsi="Courier New" w:cs="Courier New"/>
        </w:rPr>
      </w:pPr>
      <w:r w:rsidRPr="0087440D">
        <w:rPr>
          <w:rFonts w:ascii="Courier New" w:hAnsi="Courier New" w:cs="Courier New"/>
        </w:rPr>
        <w:t xml:space="preserve"> </w:t>
      </w:r>
      <w:proofErr w:type="gramStart"/>
      <w:r w:rsidRPr="0087440D">
        <w:rPr>
          <w:rFonts w:ascii="Courier New" w:hAnsi="Courier New" w:cs="Courier New"/>
        </w:rPr>
        <w:t>cout</w:t>
      </w:r>
      <w:proofErr w:type="gramEnd"/>
      <w:r w:rsidRPr="0087440D">
        <w:rPr>
          <w:rFonts w:ascii="Courier New" w:hAnsi="Courier New" w:cs="Courier New"/>
        </w:rPr>
        <w:t>&lt;&lt;"factorial of "&lt;&lt;n&lt;&lt;" is "&lt;&lt;f;</w:t>
      </w:r>
    </w:p>
    <w:p w:rsidR="00CE409B" w:rsidRDefault="00CE409B" w:rsidP="00CE409B">
      <w:pPr>
        <w:rPr>
          <w:rFonts w:ascii="Courier New" w:hAnsi="Courier New" w:cs="Courier New"/>
        </w:rPr>
      </w:pPr>
      <w:r w:rsidRPr="0087440D">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b/>
          <w:u w:val="single"/>
        </w:rPr>
      </w:pPr>
    </w:p>
    <w:p w:rsidR="00CE409B" w:rsidRDefault="00CE409B" w:rsidP="00CE409B">
      <w:pPr>
        <w:rPr>
          <w:b/>
          <w:u w:val="single"/>
        </w:rPr>
      </w:pPr>
    </w:p>
    <w:p w:rsidR="00CE409B" w:rsidRDefault="00CE409B" w:rsidP="00CE409B">
      <w:pPr>
        <w:rPr>
          <w:b/>
          <w:sz w:val="32"/>
          <w:u w:val="single"/>
        </w:rPr>
      </w:pPr>
      <w:r w:rsidRPr="003965C3">
        <w:rPr>
          <w:b/>
          <w:sz w:val="32"/>
          <w:u w:val="single"/>
        </w:rPr>
        <w:t>OUTPUT</w:t>
      </w:r>
    </w:p>
    <w:p w:rsidR="00CE409B" w:rsidRPr="003965C3" w:rsidRDefault="00CE409B" w:rsidP="00CE409B">
      <w:pPr>
        <w:rPr>
          <w:b/>
          <w:sz w:val="32"/>
          <w:u w:val="single"/>
        </w:rPr>
      </w:pPr>
    </w:p>
    <w:p w:rsidR="00CE409B" w:rsidRDefault="00CE409B" w:rsidP="00CE409B">
      <w:pPr>
        <w:rPr>
          <w:b/>
          <w:u w:val="single"/>
        </w:rPr>
      </w:pPr>
    </w:p>
    <w:p w:rsidR="00CE409B" w:rsidRPr="003965C3" w:rsidRDefault="00CE409B" w:rsidP="00CE409B">
      <w:pPr>
        <w:rPr>
          <w:b/>
        </w:rPr>
      </w:pPr>
      <w:r>
        <w:rPr>
          <w:b/>
          <w:noProof/>
        </w:rPr>
        <w:drawing>
          <wp:inline distT="0" distB="0" distL="0" distR="0">
            <wp:extent cx="3317240" cy="701675"/>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317240" cy="701675"/>
                    </a:xfrm>
                    <a:prstGeom prst="rect">
                      <a:avLst/>
                    </a:prstGeom>
                    <a:noFill/>
                    <a:ln w="9525">
                      <a:noFill/>
                      <a:miter lim="800000"/>
                      <a:headEnd/>
                      <a:tailEnd/>
                    </a:ln>
                  </pic:spPr>
                </pic:pic>
              </a:graphicData>
            </a:graphic>
          </wp:inline>
        </w:drawing>
      </w:r>
    </w:p>
    <w:p w:rsidR="00CE409B" w:rsidRDefault="00CE409B" w:rsidP="00CE409B">
      <w:pPr>
        <w:rPr>
          <w:b/>
          <w:u w:val="single"/>
        </w:rPr>
      </w:pPr>
    </w:p>
    <w:p w:rsidR="00CE409B" w:rsidRDefault="00CE409B" w:rsidP="00CE409B">
      <w:pPr>
        <w:jc w:val="center"/>
        <w:rPr>
          <w:b/>
          <w:bCs/>
          <w:sz w:val="144"/>
          <w:szCs w:val="144"/>
        </w:rPr>
      </w:pPr>
    </w:p>
    <w:p w:rsidR="00AB3D30" w:rsidRDefault="00AB3D30" w:rsidP="00AB3D30">
      <w:pPr>
        <w:rPr>
          <w:b/>
          <w:bCs/>
          <w:sz w:val="32"/>
          <w:szCs w:val="144"/>
        </w:rPr>
      </w:pPr>
    </w:p>
    <w:p w:rsidR="00AB3D30" w:rsidRDefault="00AB3D30" w:rsidP="00AB3D30">
      <w:pPr>
        <w:rPr>
          <w:b/>
          <w:bCs/>
          <w:sz w:val="32"/>
          <w:szCs w:val="144"/>
        </w:rPr>
      </w:pPr>
    </w:p>
    <w:p w:rsidR="00AB3D30" w:rsidRDefault="00AB3D30" w:rsidP="00AB3D30">
      <w:pPr>
        <w:rPr>
          <w:b/>
          <w:bCs/>
          <w:sz w:val="32"/>
          <w:szCs w:val="144"/>
        </w:rPr>
      </w:pPr>
    </w:p>
    <w:p w:rsidR="00AB3D30" w:rsidRPr="00AB3D30" w:rsidRDefault="00AB3D30" w:rsidP="00AB3D30">
      <w:pPr>
        <w:rPr>
          <w:b/>
          <w:bCs/>
          <w:sz w:val="32"/>
          <w:szCs w:val="144"/>
        </w:rPr>
      </w:pPr>
    </w:p>
    <w:p w:rsidR="00AB3D30" w:rsidRDefault="00AB3D30" w:rsidP="00AB3D30">
      <w:pPr>
        <w:rPr>
          <w:b/>
          <w:bCs/>
          <w:sz w:val="32"/>
          <w:szCs w:val="144"/>
        </w:rPr>
      </w:pPr>
    </w:p>
    <w:p w:rsidR="00AB3D30" w:rsidRDefault="00AB3D30" w:rsidP="00AB3D30">
      <w:pPr>
        <w:rPr>
          <w:b/>
          <w:bCs/>
          <w:sz w:val="32"/>
          <w:szCs w:val="144"/>
        </w:rPr>
      </w:pPr>
    </w:p>
    <w:p w:rsidR="00CE409B" w:rsidRDefault="00CE409B" w:rsidP="00AB3D30">
      <w:pPr>
        <w:jc w:val="center"/>
        <w:rPr>
          <w:b/>
          <w:bCs/>
          <w:sz w:val="32"/>
          <w:szCs w:val="144"/>
        </w:rPr>
      </w:pPr>
      <w:r>
        <w:rPr>
          <w:b/>
          <w:bCs/>
          <w:sz w:val="32"/>
          <w:szCs w:val="144"/>
        </w:rPr>
        <w:t>Program no. 20</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r>
        <w:rPr>
          <w:b/>
          <w:bCs/>
          <w:szCs w:val="144"/>
        </w:rPr>
        <w:t xml:space="preserve">//write the </w:t>
      </w:r>
      <w:r>
        <w:rPr>
          <w:b/>
        </w:rPr>
        <w:t xml:space="preserve">Program </w:t>
      </w:r>
      <w:r w:rsidRPr="00D82F20">
        <w:rPr>
          <w:b/>
        </w:rPr>
        <w:t>to Calculate Area and Perimeter of Rectangle</w:t>
      </w:r>
      <w:r>
        <w:rPr>
          <w:b/>
        </w:rPr>
        <w:t>.</w:t>
      </w:r>
    </w:p>
    <w:p w:rsidR="00CE409B" w:rsidRDefault="00CE409B" w:rsidP="00CE409B">
      <w:pPr>
        <w:rPr>
          <w:b/>
        </w:rPr>
      </w:pPr>
    </w:p>
    <w:p w:rsidR="00AB3D30" w:rsidRDefault="00AB3D30" w:rsidP="00CE409B">
      <w:pPr>
        <w:rPr>
          <w:b/>
        </w:rPr>
      </w:pP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#include&lt;iostream.h&gt;</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#include&lt;conio.h&gt;</w:t>
      </w:r>
    </w:p>
    <w:p w:rsidR="00CE409B" w:rsidRPr="001701FA" w:rsidRDefault="00CE409B" w:rsidP="00CE409B">
      <w:pPr>
        <w:rPr>
          <w:rFonts w:ascii="Courier New" w:hAnsi="Courier New" w:cs="Courier New"/>
          <w:bCs/>
          <w:szCs w:val="144"/>
        </w:rPr>
      </w:pPr>
      <w:proofErr w:type="gramStart"/>
      <w:r w:rsidRPr="001701FA">
        <w:rPr>
          <w:rFonts w:ascii="Courier New" w:hAnsi="Courier New" w:cs="Courier New"/>
          <w:bCs/>
          <w:szCs w:val="144"/>
        </w:rPr>
        <w:t>void</w:t>
      </w:r>
      <w:proofErr w:type="gramEnd"/>
      <w:r w:rsidRPr="001701FA">
        <w:rPr>
          <w:rFonts w:ascii="Courier New" w:hAnsi="Courier New" w:cs="Courier New"/>
          <w:bCs/>
          <w:szCs w:val="144"/>
        </w:rPr>
        <w:t xml:space="preserve"> main()</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clrscr(</w:t>
      </w:r>
      <w:proofErr w:type="gramEnd"/>
      <w:r w:rsidRPr="001701FA">
        <w:rPr>
          <w:rFonts w:ascii="Courier New" w:hAnsi="Courier New" w:cs="Courier New"/>
          <w:bCs/>
          <w:szCs w:val="144"/>
        </w:rPr>
        <w:t>);</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int</w:t>
      </w:r>
      <w:proofErr w:type="gramEnd"/>
      <w:r w:rsidRPr="001701FA">
        <w:rPr>
          <w:rFonts w:ascii="Courier New" w:hAnsi="Courier New" w:cs="Courier New"/>
          <w:bCs/>
          <w:szCs w:val="144"/>
        </w:rPr>
        <w:t xml:space="preserve"> l,b,a,p;</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cout</w:t>
      </w:r>
      <w:proofErr w:type="gramEnd"/>
      <w:r w:rsidRPr="001701FA">
        <w:rPr>
          <w:rFonts w:ascii="Courier New" w:hAnsi="Courier New" w:cs="Courier New"/>
          <w:bCs/>
          <w:szCs w:val="144"/>
        </w:rPr>
        <w:t>&lt;&lt;"enter the length of the rectangle ";</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cin</w:t>
      </w:r>
      <w:proofErr w:type="gramEnd"/>
      <w:r w:rsidRPr="001701FA">
        <w:rPr>
          <w:rFonts w:ascii="Courier New" w:hAnsi="Courier New" w:cs="Courier New"/>
          <w:bCs/>
          <w:szCs w:val="144"/>
        </w:rPr>
        <w:t>&gt;&gt;l;</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cout</w:t>
      </w:r>
      <w:proofErr w:type="gramEnd"/>
      <w:r w:rsidRPr="001701FA">
        <w:rPr>
          <w:rFonts w:ascii="Courier New" w:hAnsi="Courier New" w:cs="Courier New"/>
          <w:bCs/>
          <w:szCs w:val="144"/>
        </w:rPr>
        <w:t>&lt;&lt;"enter the breadth of the rectangle ";</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cin</w:t>
      </w:r>
      <w:proofErr w:type="gramEnd"/>
      <w:r w:rsidRPr="001701FA">
        <w:rPr>
          <w:rFonts w:ascii="Courier New" w:hAnsi="Courier New" w:cs="Courier New"/>
          <w:bCs/>
          <w:szCs w:val="144"/>
        </w:rPr>
        <w:t>&gt;&gt;b;</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a=l*b;</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p=2*(l+b);</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cout</w:t>
      </w:r>
      <w:proofErr w:type="gramEnd"/>
      <w:r w:rsidRPr="001701FA">
        <w:rPr>
          <w:rFonts w:ascii="Courier New" w:hAnsi="Courier New" w:cs="Courier New"/>
          <w:bCs/>
          <w:szCs w:val="144"/>
        </w:rPr>
        <w:t>&lt;&lt;"Area of the rectangle is "&lt;&lt;a&lt;&lt;endl;</w:t>
      </w:r>
    </w:p>
    <w:p w:rsidR="00CE409B" w:rsidRPr="001701FA" w:rsidRDefault="00CE409B" w:rsidP="00CE409B">
      <w:pPr>
        <w:rPr>
          <w:rFonts w:ascii="Courier New" w:hAnsi="Courier New" w:cs="Courier New"/>
          <w:bCs/>
          <w:szCs w:val="144"/>
        </w:rPr>
      </w:pPr>
      <w:r w:rsidRPr="001701FA">
        <w:rPr>
          <w:rFonts w:ascii="Courier New" w:hAnsi="Courier New" w:cs="Courier New"/>
          <w:bCs/>
          <w:szCs w:val="144"/>
        </w:rPr>
        <w:t xml:space="preserve"> </w:t>
      </w:r>
      <w:proofErr w:type="gramStart"/>
      <w:r w:rsidRPr="001701FA">
        <w:rPr>
          <w:rFonts w:ascii="Courier New" w:hAnsi="Courier New" w:cs="Courier New"/>
          <w:bCs/>
          <w:szCs w:val="144"/>
        </w:rPr>
        <w:t>cout</w:t>
      </w:r>
      <w:proofErr w:type="gramEnd"/>
      <w:r w:rsidRPr="001701FA">
        <w:rPr>
          <w:rFonts w:ascii="Courier New" w:hAnsi="Courier New" w:cs="Courier New"/>
          <w:bCs/>
          <w:szCs w:val="144"/>
        </w:rPr>
        <w:t>&lt;&lt;"perimeter of the rectangle "&lt;&lt;p;</w:t>
      </w:r>
    </w:p>
    <w:p w:rsidR="00CE409B" w:rsidRDefault="00CE409B" w:rsidP="00CE409B">
      <w:pPr>
        <w:rPr>
          <w:rFonts w:ascii="Courier New" w:hAnsi="Courier New" w:cs="Courier New"/>
          <w:bCs/>
          <w:szCs w:val="144"/>
        </w:rPr>
      </w:pPr>
      <w:r w:rsidRPr="001701FA">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Pr>
          <w:b/>
          <w:bCs/>
          <w:sz w:val="32"/>
          <w:szCs w:val="144"/>
          <w:u w:val="single"/>
        </w:rPr>
        <w:t>OUTPUT</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Pr="001701FA" w:rsidRDefault="00CE409B" w:rsidP="00CE409B">
      <w:pPr>
        <w:rPr>
          <w:b/>
          <w:bCs/>
          <w:sz w:val="32"/>
          <w:szCs w:val="144"/>
        </w:rPr>
      </w:pPr>
      <w:r>
        <w:rPr>
          <w:b/>
          <w:bCs/>
          <w:noProof/>
          <w:sz w:val="32"/>
          <w:szCs w:val="144"/>
        </w:rPr>
        <w:drawing>
          <wp:inline distT="0" distB="0" distL="0" distR="0">
            <wp:extent cx="4710430" cy="11271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710430" cy="1127125"/>
                    </a:xfrm>
                    <a:prstGeom prst="rect">
                      <a:avLst/>
                    </a:prstGeom>
                    <a:noFill/>
                    <a:ln w="9525">
                      <a:noFill/>
                      <a:miter lim="800000"/>
                      <a:headEnd/>
                      <a:tailEnd/>
                    </a:ln>
                  </pic:spPr>
                </pic:pic>
              </a:graphicData>
            </a:graphic>
          </wp:inline>
        </w:drawing>
      </w:r>
    </w:p>
    <w:p w:rsidR="00CE409B" w:rsidRDefault="00CE409B" w:rsidP="00CE409B">
      <w:pPr>
        <w:jc w:val="center"/>
        <w:rPr>
          <w:b/>
          <w:bCs/>
          <w:sz w:val="144"/>
          <w:szCs w:val="144"/>
        </w:rPr>
      </w:pPr>
    </w:p>
    <w:p w:rsidR="00AB3D30" w:rsidRPr="00AB3D30" w:rsidRDefault="00AB3D30" w:rsidP="00AB3D30">
      <w:pPr>
        <w:rPr>
          <w:b/>
          <w:bCs/>
          <w:sz w:val="32"/>
          <w:szCs w:val="144"/>
        </w:rPr>
      </w:pPr>
    </w:p>
    <w:p w:rsidR="00AB3D30" w:rsidRDefault="00AB3D30" w:rsidP="00AB3D30">
      <w:pPr>
        <w:rPr>
          <w:b/>
          <w:sz w:val="32"/>
        </w:rPr>
      </w:pPr>
    </w:p>
    <w:p w:rsidR="00AB3D30" w:rsidRDefault="00AB3D30" w:rsidP="00AB3D30">
      <w:pPr>
        <w:rPr>
          <w:b/>
          <w:sz w:val="32"/>
        </w:rPr>
      </w:pPr>
    </w:p>
    <w:p w:rsidR="00CE409B" w:rsidRDefault="00CE409B" w:rsidP="00AB3D30">
      <w:pPr>
        <w:jc w:val="center"/>
        <w:rPr>
          <w:b/>
          <w:sz w:val="32"/>
        </w:rPr>
      </w:pPr>
      <w:r w:rsidRPr="00E415C7">
        <w:rPr>
          <w:b/>
          <w:sz w:val="32"/>
        </w:rPr>
        <w:t>Program no.</w:t>
      </w:r>
      <w:r>
        <w:rPr>
          <w:b/>
          <w:sz w:val="32"/>
        </w:rPr>
        <w:t xml:space="preserve"> 21</w:t>
      </w:r>
    </w:p>
    <w:p w:rsidR="00CE409B" w:rsidRDefault="00CE409B" w:rsidP="00CE409B">
      <w:pPr>
        <w:jc w:val="center"/>
        <w:rPr>
          <w:b/>
          <w:sz w:val="32"/>
        </w:rPr>
      </w:pPr>
    </w:p>
    <w:p w:rsidR="00CE409B" w:rsidRPr="00E415C7" w:rsidRDefault="00CE409B" w:rsidP="00CE409B">
      <w:pPr>
        <w:jc w:val="center"/>
        <w:rPr>
          <w:b/>
          <w:sz w:val="32"/>
        </w:rPr>
      </w:pPr>
    </w:p>
    <w:p w:rsidR="00CE409B" w:rsidRPr="00E415C7" w:rsidRDefault="00CE409B" w:rsidP="00CE409B">
      <w:pPr>
        <w:rPr>
          <w:b/>
        </w:rPr>
      </w:pPr>
      <w:r w:rsidRPr="00E415C7">
        <w:rPr>
          <w:b/>
        </w:rPr>
        <w:t xml:space="preserve">//Write a program to convert Fahrenheit into centigrade.  </w:t>
      </w:r>
    </w:p>
    <w:p w:rsidR="00CE409B" w:rsidRDefault="00CE409B" w:rsidP="00CE409B"/>
    <w:p w:rsidR="00CE409B" w:rsidRDefault="00CE409B" w:rsidP="00CE409B">
      <w:pPr>
        <w:rPr>
          <w:rFonts w:ascii="Courier New" w:hAnsi="Courier New" w:cs="Courier New"/>
        </w:rPr>
      </w:pPr>
    </w:p>
    <w:p w:rsidR="00CE409B" w:rsidRPr="005116F9" w:rsidRDefault="00CE409B" w:rsidP="00CE409B">
      <w:pPr>
        <w:rPr>
          <w:rFonts w:ascii="Courier New" w:hAnsi="Courier New" w:cs="Courier New"/>
        </w:rPr>
      </w:pPr>
      <w:r w:rsidRPr="005116F9">
        <w:rPr>
          <w:rFonts w:ascii="Courier New" w:hAnsi="Courier New" w:cs="Courier New"/>
        </w:rPr>
        <w:t>#include&lt;iostream.h&gt;</w:t>
      </w:r>
    </w:p>
    <w:p w:rsidR="00CE409B" w:rsidRPr="005116F9" w:rsidRDefault="00CE409B" w:rsidP="00CE409B">
      <w:pPr>
        <w:rPr>
          <w:rFonts w:ascii="Courier New" w:hAnsi="Courier New" w:cs="Courier New"/>
        </w:rPr>
      </w:pPr>
      <w:r w:rsidRPr="005116F9">
        <w:rPr>
          <w:rFonts w:ascii="Courier New" w:hAnsi="Courier New" w:cs="Courier New"/>
        </w:rPr>
        <w:t>#include&lt;conio.h&gt;</w:t>
      </w:r>
    </w:p>
    <w:p w:rsidR="00CE409B" w:rsidRPr="005116F9" w:rsidRDefault="00CE409B" w:rsidP="00CE409B">
      <w:pPr>
        <w:rPr>
          <w:rFonts w:ascii="Courier New" w:hAnsi="Courier New" w:cs="Courier New"/>
        </w:rPr>
      </w:pPr>
      <w:proofErr w:type="gramStart"/>
      <w:r w:rsidRPr="005116F9">
        <w:rPr>
          <w:rFonts w:ascii="Courier New" w:hAnsi="Courier New" w:cs="Courier New"/>
        </w:rPr>
        <w:t>void</w:t>
      </w:r>
      <w:proofErr w:type="gramEnd"/>
      <w:r w:rsidRPr="005116F9">
        <w:rPr>
          <w:rFonts w:ascii="Courier New" w:hAnsi="Courier New" w:cs="Courier New"/>
        </w:rPr>
        <w:t xml:space="preserve"> main()</w:t>
      </w:r>
    </w:p>
    <w:p w:rsidR="00CE409B" w:rsidRPr="005116F9" w:rsidRDefault="00CE409B" w:rsidP="00CE409B">
      <w:pPr>
        <w:rPr>
          <w:rFonts w:ascii="Courier New" w:hAnsi="Courier New" w:cs="Courier New"/>
        </w:rPr>
      </w:pPr>
      <w:r w:rsidRPr="005116F9">
        <w:rPr>
          <w:rFonts w:ascii="Courier New" w:hAnsi="Courier New" w:cs="Courier New"/>
        </w:rPr>
        <w:t>{</w:t>
      </w:r>
    </w:p>
    <w:p w:rsidR="00CE409B" w:rsidRPr="005116F9" w:rsidRDefault="00CE409B" w:rsidP="00CE409B">
      <w:pPr>
        <w:rPr>
          <w:rFonts w:ascii="Courier New" w:hAnsi="Courier New" w:cs="Courier New"/>
        </w:rPr>
      </w:pPr>
      <w:r w:rsidRPr="005116F9">
        <w:rPr>
          <w:rFonts w:ascii="Courier New" w:hAnsi="Courier New" w:cs="Courier New"/>
        </w:rPr>
        <w:t xml:space="preserve"> </w:t>
      </w:r>
      <w:proofErr w:type="gramStart"/>
      <w:r w:rsidRPr="005116F9">
        <w:rPr>
          <w:rFonts w:ascii="Courier New" w:hAnsi="Courier New" w:cs="Courier New"/>
        </w:rPr>
        <w:t>clrscr(</w:t>
      </w:r>
      <w:proofErr w:type="gramEnd"/>
      <w:r w:rsidRPr="005116F9">
        <w:rPr>
          <w:rFonts w:ascii="Courier New" w:hAnsi="Courier New" w:cs="Courier New"/>
        </w:rPr>
        <w:t>);</w:t>
      </w:r>
    </w:p>
    <w:p w:rsidR="00CE409B" w:rsidRPr="005116F9" w:rsidRDefault="00CE409B" w:rsidP="00CE409B">
      <w:pPr>
        <w:rPr>
          <w:rFonts w:ascii="Courier New" w:hAnsi="Courier New" w:cs="Courier New"/>
        </w:rPr>
      </w:pPr>
      <w:r w:rsidRPr="005116F9">
        <w:rPr>
          <w:rFonts w:ascii="Courier New" w:hAnsi="Courier New" w:cs="Courier New"/>
        </w:rPr>
        <w:t xml:space="preserve"> </w:t>
      </w:r>
      <w:proofErr w:type="gramStart"/>
      <w:r w:rsidRPr="005116F9">
        <w:rPr>
          <w:rFonts w:ascii="Courier New" w:hAnsi="Courier New" w:cs="Courier New"/>
        </w:rPr>
        <w:t>float</w:t>
      </w:r>
      <w:proofErr w:type="gramEnd"/>
      <w:r w:rsidRPr="005116F9">
        <w:rPr>
          <w:rFonts w:ascii="Courier New" w:hAnsi="Courier New" w:cs="Courier New"/>
        </w:rPr>
        <w:t xml:space="preserve"> f,c;</w:t>
      </w:r>
    </w:p>
    <w:p w:rsidR="00CE409B" w:rsidRPr="005116F9" w:rsidRDefault="00CE409B" w:rsidP="00CE409B">
      <w:pPr>
        <w:rPr>
          <w:rFonts w:ascii="Courier New" w:hAnsi="Courier New" w:cs="Courier New"/>
        </w:rPr>
      </w:pPr>
      <w:r w:rsidRPr="005116F9">
        <w:rPr>
          <w:rFonts w:ascii="Courier New" w:hAnsi="Courier New" w:cs="Courier New"/>
        </w:rPr>
        <w:t xml:space="preserve"> </w:t>
      </w:r>
      <w:proofErr w:type="gramStart"/>
      <w:r w:rsidRPr="005116F9">
        <w:rPr>
          <w:rFonts w:ascii="Courier New" w:hAnsi="Courier New" w:cs="Courier New"/>
        </w:rPr>
        <w:t>cout</w:t>
      </w:r>
      <w:proofErr w:type="gramEnd"/>
      <w:r w:rsidRPr="005116F9">
        <w:rPr>
          <w:rFonts w:ascii="Courier New" w:hAnsi="Courier New" w:cs="Courier New"/>
        </w:rPr>
        <w:t xml:space="preserve">&lt;&lt;"enter the temprature in </w:t>
      </w:r>
      <w:r>
        <w:rPr>
          <w:rFonts w:ascii="Courier New" w:hAnsi="Courier New" w:cs="Courier New"/>
        </w:rPr>
        <w:t xml:space="preserve">fahrenheit </w:t>
      </w:r>
      <w:r w:rsidRPr="005116F9">
        <w:rPr>
          <w:rFonts w:ascii="Courier New" w:hAnsi="Courier New" w:cs="Courier New"/>
        </w:rPr>
        <w:t>";</w:t>
      </w:r>
    </w:p>
    <w:p w:rsidR="00CE409B" w:rsidRPr="005116F9" w:rsidRDefault="00CE409B" w:rsidP="00CE409B">
      <w:pPr>
        <w:rPr>
          <w:rFonts w:ascii="Courier New" w:hAnsi="Courier New" w:cs="Courier New"/>
        </w:rPr>
      </w:pPr>
      <w:r w:rsidRPr="005116F9">
        <w:rPr>
          <w:rFonts w:ascii="Courier New" w:hAnsi="Courier New" w:cs="Courier New"/>
        </w:rPr>
        <w:t xml:space="preserve"> </w:t>
      </w:r>
      <w:proofErr w:type="gramStart"/>
      <w:r w:rsidRPr="005116F9">
        <w:rPr>
          <w:rFonts w:ascii="Courier New" w:hAnsi="Courier New" w:cs="Courier New"/>
        </w:rPr>
        <w:t>cin</w:t>
      </w:r>
      <w:proofErr w:type="gramEnd"/>
      <w:r w:rsidRPr="005116F9">
        <w:rPr>
          <w:rFonts w:ascii="Courier New" w:hAnsi="Courier New" w:cs="Courier New"/>
        </w:rPr>
        <w:t>&gt;&gt;f;</w:t>
      </w:r>
    </w:p>
    <w:p w:rsidR="00CE409B" w:rsidRPr="005116F9" w:rsidRDefault="00CE409B" w:rsidP="00CE409B">
      <w:pPr>
        <w:rPr>
          <w:rFonts w:ascii="Courier New" w:hAnsi="Courier New" w:cs="Courier New"/>
        </w:rPr>
      </w:pPr>
      <w:r w:rsidRPr="005116F9">
        <w:rPr>
          <w:rFonts w:ascii="Courier New" w:hAnsi="Courier New" w:cs="Courier New"/>
        </w:rPr>
        <w:t xml:space="preserve"> c</w:t>
      </w:r>
      <w:proofErr w:type="gramStart"/>
      <w:r w:rsidRPr="005116F9">
        <w:rPr>
          <w:rFonts w:ascii="Courier New" w:hAnsi="Courier New" w:cs="Courier New"/>
        </w:rPr>
        <w:t>=(</w:t>
      </w:r>
      <w:proofErr w:type="gramEnd"/>
      <w:r w:rsidRPr="005116F9">
        <w:rPr>
          <w:rFonts w:ascii="Courier New" w:hAnsi="Courier New" w:cs="Courier New"/>
        </w:rPr>
        <w:t>((f+32)/9)*5);</w:t>
      </w:r>
    </w:p>
    <w:p w:rsidR="00CE409B" w:rsidRPr="005116F9" w:rsidRDefault="00CE409B" w:rsidP="00CE409B">
      <w:pPr>
        <w:rPr>
          <w:rFonts w:ascii="Courier New" w:hAnsi="Courier New" w:cs="Courier New"/>
        </w:rPr>
      </w:pPr>
      <w:r>
        <w:rPr>
          <w:rFonts w:ascii="Courier New" w:hAnsi="Courier New" w:cs="Courier New"/>
        </w:rPr>
        <w:t xml:space="preserve"> </w:t>
      </w:r>
      <w:proofErr w:type="gramStart"/>
      <w:r>
        <w:rPr>
          <w:rFonts w:ascii="Courier New" w:hAnsi="Courier New" w:cs="Courier New"/>
        </w:rPr>
        <w:t>cout</w:t>
      </w:r>
      <w:proofErr w:type="gramEnd"/>
      <w:r>
        <w:rPr>
          <w:rFonts w:ascii="Courier New" w:hAnsi="Courier New" w:cs="Courier New"/>
        </w:rPr>
        <w:t>&lt;&lt;"temprature in centigrad</w:t>
      </w:r>
      <w:r w:rsidRPr="005116F9">
        <w:rPr>
          <w:rFonts w:ascii="Courier New" w:hAnsi="Courier New" w:cs="Courier New"/>
        </w:rPr>
        <w:t>e is "&lt;&lt;c;</w:t>
      </w:r>
    </w:p>
    <w:p w:rsidR="00CE409B" w:rsidRDefault="00CE409B" w:rsidP="00CE409B">
      <w:pPr>
        <w:rPr>
          <w:rFonts w:ascii="Courier New" w:hAnsi="Courier New" w:cs="Courier New"/>
        </w:rPr>
      </w:pPr>
      <w:r w:rsidRPr="005116F9">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F41BCD" w:rsidRDefault="00CE409B" w:rsidP="00CE409B">
      <w:pPr>
        <w:rPr>
          <w:b/>
          <w:sz w:val="32"/>
          <w:u w:val="single"/>
        </w:rPr>
      </w:pPr>
      <w:r w:rsidRPr="00F41BCD">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r>
        <w:rPr>
          <w:b/>
          <w:noProof/>
        </w:rPr>
        <w:drawing>
          <wp:inline distT="0" distB="0" distL="0" distR="0">
            <wp:extent cx="5008245" cy="648335"/>
            <wp:effectExtent l="19050" t="0" r="1905"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008245" cy="648335"/>
                    </a:xfrm>
                    <a:prstGeom prst="rect">
                      <a:avLst/>
                    </a:prstGeom>
                    <a:noFill/>
                    <a:ln w="9525">
                      <a:noFill/>
                      <a:miter lim="800000"/>
                      <a:headEnd/>
                      <a:tailEnd/>
                    </a:ln>
                  </pic:spPr>
                </pic:pic>
              </a:graphicData>
            </a:graphic>
          </wp:inline>
        </w:drawing>
      </w:r>
    </w:p>
    <w:p w:rsidR="00CE409B" w:rsidRDefault="00CE409B" w:rsidP="00CE409B">
      <w:pPr>
        <w:rPr>
          <w:b/>
          <w:u w:val="single"/>
        </w:rPr>
      </w:pPr>
    </w:p>
    <w:p w:rsidR="00CE409B" w:rsidRDefault="00CE409B" w:rsidP="00CE409B">
      <w:pPr>
        <w:jc w:val="center"/>
        <w:rPr>
          <w:b/>
          <w:bCs/>
          <w:sz w:val="144"/>
          <w:szCs w:val="144"/>
        </w:rPr>
      </w:pPr>
    </w:p>
    <w:p w:rsidR="00CE409B" w:rsidRDefault="00CE409B" w:rsidP="00CE409B">
      <w:pPr>
        <w:jc w:val="center"/>
        <w:rPr>
          <w:b/>
          <w:bCs/>
          <w:sz w:val="144"/>
          <w:szCs w:val="144"/>
        </w:rPr>
      </w:pPr>
    </w:p>
    <w:p w:rsidR="00AB3D30" w:rsidRDefault="00AB3D30" w:rsidP="00AB3D30">
      <w:pPr>
        <w:rPr>
          <w:b/>
          <w:bCs/>
          <w:sz w:val="32"/>
          <w:szCs w:val="144"/>
        </w:rPr>
      </w:pPr>
    </w:p>
    <w:p w:rsidR="00AB3D30" w:rsidRDefault="00AB3D30" w:rsidP="00AB3D30">
      <w:pPr>
        <w:rPr>
          <w:b/>
          <w:bCs/>
          <w:sz w:val="32"/>
          <w:szCs w:val="144"/>
        </w:rPr>
      </w:pPr>
    </w:p>
    <w:p w:rsidR="00AB3D30" w:rsidRPr="00AB3D30" w:rsidRDefault="00AB3D30" w:rsidP="00AB3D30">
      <w:pPr>
        <w:rPr>
          <w:b/>
          <w:bCs/>
          <w:sz w:val="32"/>
          <w:szCs w:val="144"/>
        </w:rPr>
      </w:pPr>
    </w:p>
    <w:p w:rsidR="00CE409B" w:rsidRDefault="00CE409B" w:rsidP="00AB3D30">
      <w:pPr>
        <w:jc w:val="center"/>
        <w:rPr>
          <w:b/>
          <w:sz w:val="32"/>
        </w:rPr>
      </w:pPr>
      <w:r w:rsidRPr="00E415C7">
        <w:rPr>
          <w:b/>
          <w:sz w:val="32"/>
        </w:rPr>
        <w:t>Program no.</w:t>
      </w:r>
      <w:r>
        <w:rPr>
          <w:b/>
          <w:sz w:val="32"/>
        </w:rPr>
        <w:t xml:space="preserve"> 22</w:t>
      </w:r>
    </w:p>
    <w:p w:rsidR="00CE409B" w:rsidRDefault="00CE409B" w:rsidP="00CE409B">
      <w:pPr>
        <w:rPr>
          <w:b/>
          <w:sz w:val="32"/>
        </w:rPr>
      </w:pPr>
    </w:p>
    <w:p w:rsidR="00CE409B" w:rsidRPr="00E415C7" w:rsidRDefault="00CE409B" w:rsidP="00CE409B">
      <w:pPr>
        <w:rPr>
          <w:b/>
          <w:sz w:val="32"/>
        </w:rPr>
      </w:pPr>
    </w:p>
    <w:p w:rsidR="00CE409B" w:rsidRPr="00AA70B6" w:rsidRDefault="00CE409B" w:rsidP="00CE409B">
      <w:pPr>
        <w:rPr>
          <w:b/>
        </w:rPr>
      </w:pPr>
      <w:r w:rsidRPr="00AA70B6">
        <w:rPr>
          <w:b/>
        </w:rPr>
        <w:t xml:space="preserve">//Write a program to convert centigrade into Fahrenheit. </w:t>
      </w:r>
    </w:p>
    <w:p w:rsidR="00CE409B" w:rsidRDefault="00CE409B" w:rsidP="00CE409B">
      <w:pPr>
        <w:rPr>
          <w:b/>
          <w:u w:val="single"/>
        </w:rPr>
      </w:pPr>
    </w:p>
    <w:p w:rsidR="00CE409B" w:rsidRPr="00936B83" w:rsidRDefault="00CE409B" w:rsidP="00CE409B">
      <w:pPr>
        <w:rPr>
          <w:b/>
          <w:u w:val="single"/>
        </w:rPr>
      </w:pPr>
    </w:p>
    <w:p w:rsidR="00CE409B" w:rsidRPr="00936B83" w:rsidRDefault="00CE409B" w:rsidP="00CE409B">
      <w:pPr>
        <w:rPr>
          <w:rFonts w:ascii="Courier New" w:hAnsi="Courier New" w:cs="Courier New"/>
        </w:rPr>
      </w:pPr>
      <w:r w:rsidRPr="00936B83">
        <w:rPr>
          <w:rFonts w:ascii="Courier New" w:hAnsi="Courier New" w:cs="Courier New"/>
        </w:rPr>
        <w:t>#include&lt;iostream.h&gt;</w:t>
      </w:r>
    </w:p>
    <w:p w:rsidR="00CE409B" w:rsidRPr="00936B83" w:rsidRDefault="00CE409B" w:rsidP="00CE409B">
      <w:pPr>
        <w:rPr>
          <w:rFonts w:ascii="Courier New" w:hAnsi="Courier New" w:cs="Courier New"/>
        </w:rPr>
      </w:pPr>
      <w:r w:rsidRPr="00936B83">
        <w:rPr>
          <w:rFonts w:ascii="Courier New" w:hAnsi="Courier New" w:cs="Courier New"/>
        </w:rPr>
        <w:t>#include&lt;conio.h&gt;</w:t>
      </w:r>
    </w:p>
    <w:p w:rsidR="00CE409B" w:rsidRPr="00936B83" w:rsidRDefault="00CE409B" w:rsidP="00CE409B">
      <w:pPr>
        <w:rPr>
          <w:rFonts w:ascii="Courier New" w:hAnsi="Courier New" w:cs="Courier New"/>
        </w:rPr>
      </w:pPr>
      <w:proofErr w:type="gramStart"/>
      <w:r w:rsidRPr="00936B83">
        <w:rPr>
          <w:rFonts w:ascii="Courier New" w:hAnsi="Courier New" w:cs="Courier New"/>
        </w:rPr>
        <w:t>void</w:t>
      </w:r>
      <w:proofErr w:type="gramEnd"/>
      <w:r w:rsidRPr="00936B83">
        <w:rPr>
          <w:rFonts w:ascii="Courier New" w:hAnsi="Courier New" w:cs="Courier New"/>
        </w:rPr>
        <w:t xml:space="preserve"> main()</w:t>
      </w:r>
    </w:p>
    <w:p w:rsidR="00CE409B" w:rsidRPr="00936B83" w:rsidRDefault="00CE409B" w:rsidP="00CE409B">
      <w:pPr>
        <w:rPr>
          <w:rFonts w:ascii="Courier New" w:hAnsi="Courier New" w:cs="Courier New"/>
        </w:rPr>
      </w:pPr>
      <w:r w:rsidRPr="00936B83">
        <w:rPr>
          <w:rFonts w:ascii="Courier New" w:hAnsi="Courier New" w:cs="Courier New"/>
        </w:rPr>
        <w:t>{</w:t>
      </w:r>
    </w:p>
    <w:p w:rsidR="00CE409B" w:rsidRPr="00936B83" w:rsidRDefault="00CE409B" w:rsidP="00CE409B">
      <w:pPr>
        <w:rPr>
          <w:rFonts w:ascii="Courier New" w:hAnsi="Courier New" w:cs="Courier New"/>
        </w:rPr>
      </w:pPr>
      <w:r w:rsidRPr="00936B83">
        <w:rPr>
          <w:rFonts w:ascii="Courier New" w:hAnsi="Courier New" w:cs="Courier New"/>
        </w:rPr>
        <w:t xml:space="preserve"> </w:t>
      </w:r>
      <w:proofErr w:type="gramStart"/>
      <w:r w:rsidRPr="00936B83">
        <w:rPr>
          <w:rFonts w:ascii="Courier New" w:hAnsi="Courier New" w:cs="Courier New"/>
        </w:rPr>
        <w:t>clrscr(</w:t>
      </w:r>
      <w:proofErr w:type="gramEnd"/>
      <w:r w:rsidRPr="00936B83">
        <w:rPr>
          <w:rFonts w:ascii="Courier New" w:hAnsi="Courier New" w:cs="Courier New"/>
        </w:rPr>
        <w:t>);</w:t>
      </w:r>
    </w:p>
    <w:p w:rsidR="00CE409B" w:rsidRPr="00936B83" w:rsidRDefault="00CE409B" w:rsidP="00CE409B">
      <w:pPr>
        <w:rPr>
          <w:rFonts w:ascii="Courier New" w:hAnsi="Courier New" w:cs="Courier New"/>
        </w:rPr>
      </w:pPr>
      <w:r w:rsidRPr="00936B83">
        <w:rPr>
          <w:rFonts w:ascii="Courier New" w:hAnsi="Courier New" w:cs="Courier New"/>
        </w:rPr>
        <w:t xml:space="preserve"> </w:t>
      </w:r>
      <w:proofErr w:type="gramStart"/>
      <w:r w:rsidRPr="00936B83">
        <w:rPr>
          <w:rFonts w:ascii="Courier New" w:hAnsi="Courier New" w:cs="Courier New"/>
        </w:rPr>
        <w:t>float</w:t>
      </w:r>
      <w:proofErr w:type="gramEnd"/>
      <w:r w:rsidRPr="00936B83">
        <w:rPr>
          <w:rFonts w:ascii="Courier New" w:hAnsi="Courier New" w:cs="Courier New"/>
        </w:rPr>
        <w:t xml:space="preserve"> f,c;</w:t>
      </w:r>
    </w:p>
    <w:p w:rsidR="00CE409B" w:rsidRPr="00936B83" w:rsidRDefault="00CE409B" w:rsidP="00CE409B">
      <w:pPr>
        <w:rPr>
          <w:rFonts w:ascii="Courier New" w:hAnsi="Courier New" w:cs="Courier New"/>
        </w:rPr>
      </w:pPr>
      <w:r w:rsidRPr="00936B83">
        <w:rPr>
          <w:rFonts w:ascii="Courier New" w:hAnsi="Courier New" w:cs="Courier New"/>
        </w:rPr>
        <w:t xml:space="preserve"> </w:t>
      </w:r>
      <w:proofErr w:type="gramStart"/>
      <w:r w:rsidRPr="00936B83">
        <w:rPr>
          <w:rFonts w:ascii="Courier New" w:hAnsi="Courier New" w:cs="Courier New"/>
        </w:rPr>
        <w:t>cout</w:t>
      </w:r>
      <w:proofErr w:type="gramEnd"/>
      <w:r w:rsidRPr="00936B83">
        <w:rPr>
          <w:rFonts w:ascii="Courier New" w:hAnsi="Courier New" w:cs="Courier New"/>
        </w:rPr>
        <w:t>&lt;&lt;"enter the temprature in centigrade ";</w:t>
      </w:r>
    </w:p>
    <w:p w:rsidR="00CE409B" w:rsidRPr="00936B83" w:rsidRDefault="00CE409B" w:rsidP="00CE409B">
      <w:pPr>
        <w:rPr>
          <w:rFonts w:ascii="Courier New" w:hAnsi="Courier New" w:cs="Courier New"/>
        </w:rPr>
      </w:pPr>
      <w:r w:rsidRPr="00936B83">
        <w:rPr>
          <w:rFonts w:ascii="Courier New" w:hAnsi="Courier New" w:cs="Courier New"/>
        </w:rPr>
        <w:t xml:space="preserve"> </w:t>
      </w:r>
      <w:proofErr w:type="gramStart"/>
      <w:r w:rsidRPr="00936B83">
        <w:rPr>
          <w:rFonts w:ascii="Courier New" w:hAnsi="Courier New" w:cs="Courier New"/>
        </w:rPr>
        <w:t>cin</w:t>
      </w:r>
      <w:proofErr w:type="gramEnd"/>
      <w:r w:rsidRPr="00936B83">
        <w:rPr>
          <w:rFonts w:ascii="Courier New" w:hAnsi="Courier New" w:cs="Courier New"/>
        </w:rPr>
        <w:t>&gt;&gt;c;</w:t>
      </w:r>
    </w:p>
    <w:p w:rsidR="00CE409B" w:rsidRPr="00936B83" w:rsidRDefault="00CE409B" w:rsidP="00CE409B">
      <w:pPr>
        <w:rPr>
          <w:rFonts w:ascii="Courier New" w:hAnsi="Courier New" w:cs="Courier New"/>
        </w:rPr>
      </w:pPr>
      <w:r w:rsidRPr="00936B83">
        <w:rPr>
          <w:rFonts w:ascii="Courier New" w:hAnsi="Courier New" w:cs="Courier New"/>
        </w:rPr>
        <w:t xml:space="preserve"> f</w:t>
      </w:r>
      <w:proofErr w:type="gramStart"/>
      <w:r w:rsidRPr="00936B83">
        <w:rPr>
          <w:rFonts w:ascii="Courier New" w:hAnsi="Courier New" w:cs="Courier New"/>
        </w:rPr>
        <w:t>=(</w:t>
      </w:r>
      <w:proofErr w:type="gramEnd"/>
      <w:r w:rsidRPr="00936B83">
        <w:rPr>
          <w:rFonts w:ascii="Courier New" w:hAnsi="Courier New" w:cs="Courier New"/>
        </w:rPr>
        <w:t>(1.8)*c-32);</w:t>
      </w:r>
    </w:p>
    <w:p w:rsidR="00CE409B" w:rsidRPr="00936B83" w:rsidRDefault="00CE409B" w:rsidP="00CE409B">
      <w:pPr>
        <w:rPr>
          <w:rFonts w:ascii="Courier New" w:hAnsi="Courier New" w:cs="Courier New"/>
        </w:rPr>
      </w:pPr>
      <w:r w:rsidRPr="00936B83">
        <w:rPr>
          <w:rFonts w:ascii="Courier New" w:hAnsi="Courier New" w:cs="Courier New"/>
        </w:rPr>
        <w:t xml:space="preserve"> </w:t>
      </w:r>
      <w:proofErr w:type="gramStart"/>
      <w:r w:rsidRPr="00936B83">
        <w:rPr>
          <w:rFonts w:ascii="Courier New" w:hAnsi="Courier New" w:cs="Courier New"/>
        </w:rPr>
        <w:t>cout</w:t>
      </w:r>
      <w:proofErr w:type="gramEnd"/>
      <w:r w:rsidRPr="00936B83">
        <w:rPr>
          <w:rFonts w:ascii="Courier New" w:hAnsi="Courier New" w:cs="Courier New"/>
        </w:rPr>
        <w:t>&lt;&lt;"temprature in fahrenheit is "&lt;&lt;f;</w:t>
      </w:r>
    </w:p>
    <w:p w:rsidR="00CE409B" w:rsidRDefault="00CE409B" w:rsidP="00CE409B">
      <w:pPr>
        <w:rPr>
          <w:rFonts w:ascii="Courier New" w:hAnsi="Courier New" w:cs="Courier New"/>
        </w:rPr>
      </w:pPr>
      <w:r w:rsidRPr="00936B83">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r w:rsidRPr="00AA70B6">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r>
        <w:rPr>
          <w:b/>
          <w:noProof/>
        </w:rPr>
        <w:drawing>
          <wp:inline distT="0" distB="0" distL="0" distR="0">
            <wp:extent cx="4975860" cy="59563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975860" cy="595630"/>
                    </a:xfrm>
                    <a:prstGeom prst="rect">
                      <a:avLst/>
                    </a:prstGeom>
                    <a:noFill/>
                    <a:ln w="9525">
                      <a:noFill/>
                      <a:miter lim="800000"/>
                      <a:headEnd/>
                      <a:tailEnd/>
                    </a:ln>
                  </pic:spPr>
                </pic:pic>
              </a:graphicData>
            </a:graphic>
          </wp:inline>
        </w:drawing>
      </w:r>
    </w:p>
    <w:p w:rsidR="00CE409B" w:rsidRDefault="00CE409B" w:rsidP="00CE409B">
      <w:pPr>
        <w:rPr>
          <w:b/>
          <w:u w:val="single"/>
        </w:rPr>
      </w:pPr>
    </w:p>
    <w:p w:rsidR="00CE409B" w:rsidRDefault="00CE409B" w:rsidP="00CE409B">
      <w:pPr>
        <w:jc w:val="center"/>
        <w:rPr>
          <w:b/>
          <w:bCs/>
          <w:sz w:val="144"/>
          <w:szCs w:val="144"/>
        </w:rPr>
      </w:pPr>
    </w:p>
    <w:p w:rsidR="00AB3D30" w:rsidRDefault="00AB3D30" w:rsidP="00AB3D30">
      <w:pPr>
        <w:rPr>
          <w:b/>
          <w:bCs/>
          <w:sz w:val="144"/>
          <w:szCs w:val="144"/>
        </w:rPr>
      </w:pPr>
    </w:p>
    <w:p w:rsidR="00AB3D30" w:rsidRPr="00520C2A" w:rsidRDefault="00AB3D30" w:rsidP="00AB3D30">
      <w:pPr>
        <w:rPr>
          <w:b/>
          <w:bCs/>
          <w:sz w:val="32"/>
          <w:szCs w:val="144"/>
        </w:rPr>
      </w:pPr>
    </w:p>
    <w:p w:rsidR="00AB3D30" w:rsidRPr="00520C2A" w:rsidRDefault="00AB3D30" w:rsidP="00AB3D30">
      <w:pPr>
        <w:rPr>
          <w:b/>
          <w:bCs/>
          <w:sz w:val="32"/>
          <w:szCs w:val="144"/>
        </w:rPr>
      </w:pPr>
    </w:p>
    <w:p w:rsidR="00520C2A" w:rsidRDefault="00520C2A" w:rsidP="00AB3D30">
      <w:pPr>
        <w:jc w:val="center"/>
        <w:rPr>
          <w:b/>
          <w:sz w:val="32"/>
        </w:rPr>
      </w:pPr>
    </w:p>
    <w:p w:rsidR="00CE409B" w:rsidRDefault="00CE409B" w:rsidP="00AB3D30">
      <w:pPr>
        <w:jc w:val="center"/>
        <w:rPr>
          <w:b/>
          <w:sz w:val="32"/>
        </w:rPr>
      </w:pPr>
      <w:r w:rsidRPr="00E415C7">
        <w:rPr>
          <w:b/>
          <w:sz w:val="32"/>
        </w:rPr>
        <w:t xml:space="preserve">Program no. </w:t>
      </w:r>
      <w:r>
        <w:rPr>
          <w:b/>
          <w:sz w:val="32"/>
        </w:rPr>
        <w:t>23</w:t>
      </w:r>
    </w:p>
    <w:p w:rsidR="00CE409B" w:rsidRDefault="00CE409B" w:rsidP="00CE409B">
      <w:pPr>
        <w:jc w:val="center"/>
        <w:rPr>
          <w:b/>
          <w:sz w:val="32"/>
        </w:rPr>
      </w:pPr>
    </w:p>
    <w:p w:rsidR="00CE409B" w:rsidRPr="00E415C7" w:rsidRDefault="00CE409B" w:rsidP="00CE409B">
      <w:pPr>
        <w:jc w:val="center"/>
        <w:rPr>
          <w:b/>
          <w:sz w:val="32"/>
        </w:rPr>
      </w:pPr>
    </w:p>
    <w:p w:rsidR="00CE409B" w:rsidRPr="000E568E" w:rsidRDefault="00CE409B" w:rsidP="00CE409B">
      <w:pPr>
        <w:rPr>
          <w:b/>
        </w:rPr>
      </w:pPr>
      <w:r w:rsidRPr="000E568E">
        <w:rPr>
          <w:b/>
        </w:rPr>
        <w:t>//Write a program to print ASCII value of character.</w:t>
      </w:r>
    </w:p>
    <w:p w:rsidR="00CE409B" w:rsidRPr="00E415C7" w:rsidRDefault="00CE409B" w:rsidP="00CE409B"/>
    <w:p w:rsidR="00CE409B" w:rsidRDefault="00CE409B" w:rsidP="00CE409B">
      <w:pPr>
        <w:rPr>
          <w:rFonts w:ascii="Courier New" w:hAnsi="Courier New" w:cs="Courier New"/>
        </w:rPr>
      </w:pPr>
    </w:p>
    <w:p w:rsidR="00CE409B" w:rsidRPr="00B46BCB" w:rsidRDefault="00CE409B" w:rsidP="00CE409B">
      <w:pPr>
        <w:rPr>
          <w:rFonts w:ascii="Courier New" w:hAnsi="Courier New" w:cs="Courier New"/>
        </w:rPr>
      </w:pPr>
      <w:r w:rsidRPr="00B46BCB">
        <w:rPr>
          <w:rFonts w:ascii="Courier New" w:hAnsi="Courier New" w:cs="Courier New"/>
        </w:rPr>
        <w:t>#include&lt;iostream.h&gt;</w:t>
      </w:r>
    </w:p>
    <w:p w:rsidR="00CE409B" w:rsidRPr="00B46BCB" w:rsidRDefault="00CE409B" w:rsidP="00CE409B">
      <w:pPr>
        <w:rPr>
          <w:rFonts w:ascii="Courier New" w:hAnsi="Courier New" w:cs="Courier New"/>
        </w:rPr>
      </w:pPr>
      <w:r w:rsidRPr="00B46BCB">
        <w:rPr>
          <w:rFonts w:ascii="Courier New" w:hAnsi="Courier New" w:cs="Courier New"/>
        </w:rPr>
        <w:t>#include&lt;conio.h&gt;</w:t>
      </w:r>
    </w:p>
    <w:p w:rsidR="00CE409B" w:rsidRPr="00B46BCB" w:rsidRDefault="00CE409B" w:rsidP="00CE409B">
      <w:pPr>
        <w:rPr>
          <w:rFonts w:ascii="Courier New" w:hAnsi="Courier New" w:cs="Courier New"/>
        </w:rPr>
      </w:pPr>
      <w:proofErr w:type="gramStart"/>
      <w:r w:rsidRPr="00B46BCB">
        <w:rPr>
          <w:rFonts w:ascii="Courier New" w:hAnsi="Courier New" w:cs="Courier New"/>
        </w:rPr>
        <w:t>void</w:t>
      </w:r>
      <w:proofErr w:type="gramEnd"/>
      <w:r w:rsidRPr="00B46BCB">
        <w:rPr>
          <w:rFonts w:ascii="Courier New" w:hAnsi="Courier New" w:cs="Courier New"/>
        </w:rPr>
        <w:t xml:space="preserve"> main()</w:t>
      </w:r>
    </w:p>
    <w:p w:rsidR="00CE409B" w:rsidRPr="00B46BCB" w:rsidRDefault="00CE409B" w:rsidP="00CE409B">
      <w:pPr>
        <w:rPr>
          <w:rFonts w:ascii="Courier New" w:hAnsi="Courier New" w:cs="Courier New"/>
        </w:rPr>
      </w:pPr>
      <w:r w:rsidRPr="00B46BCB">
        <w:rPr>
          <w:rFonts w:ascii="Courier New" w:hAnsi="Courier New" w:cs="Courier New"/>
        </w:rPr>
        <w:t>{</w:t>
      </w:r>
    </w:p>
    <w:p w:rsidR="00CE409B" w:rsidRPr="00B46BCB" w:rsidRDefault="00CE409B" w:rsidP="00CE409B">
      <w:pPr>
        <w:rPr>
          <w:rFonts w:ascii="Courier New" w:hAnsi="Courier New" w:cs="Courier New"/>
        </w:rPr>
      </w:pPr>
      <w:proofErr w:type="gramStart"/>
      <w:r w:rsidRPr="00B46BCB">
        <w:rPr>
          <w:rFonts w:ascii="Courier New" w:hAnsi="Courier New" w:cs="Courier New"/>
        </w:rPr>
        <w:t>clrscr(</w:t>
      </w:r>
      <w:proofErr w:type="gramEnd"/>
      <w:r w:rsidRPr="00B46BCB">
        <w:rPr>
          <w:rFonts w:ascii="Courier New" w:hAnsi="Courier New" w:cs="Courier New"/>
        </w:rPr>
        <w:t>);</w:t>
      </w:r>
    </w:p>
    <w:p w:rsidR="00CE409B" w:rsidRPr="00B46BCB" w:rsidRDefault="00CE409B" w:rsidP="00CE409B">
      <w:pPr>
        <w:rPr>
          <w:rFonts w:ascii="Courier New" w:hAnsi="Courier New" w:cs="Courier New"/>
        </w:rPr>
      </w:pPr>
      <w:proofErr w:type="gramStart"/>
      <w:r w:rsidRPr="00B46BCB">
        <w:rPr>
          <w:rFonts w:ascii="Courier New" w:hAnsi="Courier New" w:cs="Courier New"/>
        </w:rPr>
        <w:t>char</w:t>
      </w:r>
      <w:proofErr w:type="gramEnd"/>
      <w:r w:rsidRPr="00B46BCB">
        <w:rPr>
          <w:rFonts w:ascii="Courier New" w:hAnsi="Courier New" w:cs="Courier New"/>
        </w:rPr>
        <w:t xml:space="preserve"> ch;</w:t>
      </w:r>
    </w:p>
    <w:p w:rsidR="00CE409B" w:rsidRPr="00B46BCB" w:rsidRDefault="00CE409B" w:rsidP="00CE409B">
      <w:pPr>
        <w:rPr>
          <w:rFonts w:ascii="Courier New" w:hAnsi="Courier New" w:cs="Courier New"/>
        </w:rPr>
      </w:pPr>
      <w:proofErr w:type="gramStart"/>
      <w:r w:rsidRPr="00B46BCB">
        <w:rPr>
          <w:rFonts w:ascii="Courier New" w:hAnsi="Courier New" w:cs="Courier New"/>
        </w:rPr>
        <w:t>cout</w:t>
      </w:r>
      <w:proofErr w:type="gramEnd"/>
      <w:r w:rsidRPr="00B46BCB">
        <w:rPr>
          <w:rFonts w:ascii="Courier New" w:hAnsi="Courier New" w:cs="Courier New"/>
        </w:rPr>
        <w:t>&lt;&lt;"enter any character=";</w:t>
      </w:r>
    </w:p>
    <w:p w:rsidR="00CE409B" w:rsidRPr="00B46BCB" w:rsidRDefault="00CE409B" w:rsidP="00CE409B">
      <w:pPr>
        <w:rPr>
          <w:rFonts w:ascii="Courier New" w:hAnsi="Courier New" w:cs="Courier New"/>
        </w:rPr>
      </w:pPr>
      <w:proofErr w:type="gramStart"/>
      <w:r w:rsidRPr="00B46BCB">
        <w:rPr>
          <w:rFonts w:ascii="Courier New" w:hAnsi="Courier New" w:cs="Courier New"/>
        </w:rPr>
        <w:t>cin</w:t>
      </w:r>
      <w:proofErr w:type="gramEnd"/>
      <w:r w:rsidRPr="00B46BCB">
        <w:rPr>
          <w:rFonts w:ascii="Courier New" w:hAnsi="Courier New" w:cs="Courier New"/>
        </w:rPr>
        <w:t>&gt;&gt;ch;</w:t>
      </w:r>
    </w:p>
    <w:p w:rsidR="00CE409B" w:rsidRPr="00B46BCB" w:rsidRDefault="00CE409B" w:rsidP="00CE409B">
      <w:pPr>
        <w:rPr>
          <w:rFonts w:ascii="Courier New" w:hAnsi="Courier New" w:cs="Courier New"/>
        </w:rPr>
      </w:pPr>
      <w:proofErr w:type="gramStart"/>
      <w:r w:rsidRPr="00B46BCB">
        <w:rPr>
          <w:rFonts w:ascii="Courier New" w:hAnsi="Courier New" w:cs="Courier New"/>
        </w:rPr>
        <w:t>cout</w:t>
      </w:r>
      <w:proofErr w:type="gramEnd"/>
      <w:r w:rsidRPr="00B46BCB">
        <w:rPr>
          <w:rFonts w:ascii="Courier New" w:hAnsi="Courier New" w:cs="Courier New"/>
        </w:rPr>
        <w:t>&lt;&lt;"ASCII value of character '"&lt;&lt;ch&lt;&lt;"' is "&lt;&lt;(int)ch;</w:t>
      </w:r>
    </w:p>
    <w:p w:rsidR="00CE409B" w:rsidRDefault="00CE409B" w:rsidP="00CE409B">
      <w:pPr>
        <w:rPr>
          <w:rFonts w:ascii="Courier New" w:hAnsi="Courier New" w:cs="Courier New"/>
        </w:rPr>
      </w:pPr>
      <w:r w:rsidRPr="00B46BCB">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Pr="00EF5609" w:rsidRDefault="00CE409B" w:rsidP="00CE409B">
      <w:pPr>
        <w:rPr>
          <w:b/>
          <w:sz w:val="32"/>
          <w:u w:val="single"/>
        </w:rPr>
      </w:pPr>
      <w:r w:rsidRPr="00EF5609">
        <w:rPr>
          <w:b/>
          <w:sz w:val="32"/>
          <w:u w:val="single"/>
        </w:rPr>
        <w:t>OUTPUT</w:t>
      </w:r>
    </w:p>
    <w:p w:rsidR="00CE409B" w:rsidRDefault="00CE409B" w:rsidP="00CE409B">
      <w:pPr>
        <w:rPr>
          <w:b/>
          <w:u w:val="single"/>
        </w:rPr>
      </w:pPr>
    </w:p>
    <w:p w:rsidR="00CE409B" w:rsidRDefault="00CE409B" w:rsidP="00CE409B">
      <w:pPr>
        <w:rPr>
          <w:b/>
          <w:u w:val="single"/>
        </w:rPr>
      </w:pPr>
    </w:p>
    <w:p w:rsidR="00CE409B" w:rsidRPr="00EF5609" w:rsidRDefault="00CE409B" w:rsidP="00CE409B">
      <w:pPr>
        <w:rPr>
          <w:b/>
        </w:rPr>
      </w:pPr>
      <w:r>
        <w:rPr>
          <w:b/>
          <w:noProof/>
        </w:rPr>
        <w:drawing>
          <wp:inline distT="0" distB="0" distL="0" distR="0">
            <wp:extent cx="4253230" cy="61658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253230" cy="616585"/>
                    </a:xfrm>
                    <a:prstGeom prst="rect">
                      <a:avLst/>
                    </a:prstGeom>
                    <a:noFill/>
                    <a:ln w="9525">
                      <a:noFill/>
                      <a:miter lim="800000"/>
                      <a:headEnd/>
                      <a:tailEnd/>
                    </a:ln>
                  </pic:spPr>
                </pic:pic>
              </a:graphicData>
            </a:graphic>
          </wp:inline>
        </w:drawing>
      </w:r>
    </w:p>
    <w:p w:rsidR="00CE409B" w:rsidRPr="00EF5609" w:rsidRDefault="00CE409B" w:rsidP="00CE409B">
      <w:pPr>
        <w:rPr>
          <w:b/>
        </w:rPr>
      </w:pPr>
    </w:p>
    <w:p w:rsidR="00CE409B" w:rsidRDefault="00CE409B" w:rsidP="00CE409B">
      <w:pPr>
        <w:jc w:val="center"/>
        <w:rPr>
          <w:b/>
          <w:bCs/>
          <w:sz w:val="144"/>
          <w:szCs w:val="144"/>
        </w:rPr>
      </w:pPr>
    </w:p>
    <w:p w:rsidR="00CE409B" w:rsidRDefault="00CE409B" w:rsidP="00CE409B">
      <w:pPr>
        <w:jc w:val="center"/>
        <w:rPr>
          <w:b/>
          <w:bCs/>
          <w:sz w:val="144"/>
          <w:szCs w:val="144"/>
        </w:rPr>
      </w:pPr>
    </w:p>
    <w:p w:rsidR="00AB3D30" w:rsidRPr="00AB3D30" w:rsidRDefault="00AB3D30" w:rsidP="00AB3D30">
      <w:pPr>
        <w:rPr>
          <w:b/>
          <w:bCs/>
          <w:sz w:val="56"/>
          <w:szCs w:val="144"/>
        </w:rPr>
      </w:pPr>
    </w:p>
    <w:p w:rsidR="00AB3D30" w:rsidRDefault="00AB3D30" w:rsidP="00AB3D30">
      <w:pPr>
        <w:rPr>
          <w:b/>
          <w:sz w:val="32"/>
        </w:rPr>
      </w:pPr>
    </w:p>
    <w:p w:rsidR="00AB3D30" w:rsidRDefault="00AB3D30" w:rsidP="00AB3D30">
      <w:pPr>
        <w:rPr>
          <w:b/>
          <w:sz w:val="32"/>
        </w:rPr>
      </w:pPr>
    </w:p>
    <w:p w:rsidR="00CE409B" w:rsidRDefault="00CE409B" w:rsidP="00AB3D30">
      <w:pPr>
        <w:jc w:val="center"/>
        <w:rPr>
          <w:b/>
          <w:sz w:val="32"/>
        </w:rPr>
      </w:pPr>
      <w:r w:rsidRPr="000E568E">
        <w:rPr>
          <w:b/>
          <w:sz w:val="32"/>
        </w:rPr>
        <w:t xml:space="preserve">Program no. </w:t>
      </w:r>
      <w:r>
        <w:rPr>
          <w:b/>
          <w:sz w:val="32"/>
        </w:rPr>
        <w:t>24</w:t>
      </w:r>
    </w:p>
    <w:p w:rsidR="00CE409B" w:rsidRDefault="00CE409B" w:rsidP="00CE409B">
      <w:pPr>
        <w:rPr>
          <w:b/>
        </w:rPr>
      </w:pPr>
    </w:p>
    <w:p w:rsidR="00CE409B" w:rsidRPr="000E568E" w:rsidRDefault="00CE409B" w:rsidP="00CE409B">
      <w:pPr>
        <w:rPr>
          <w:b/>
        </w:rPr>
      </w:pPr>
    </w:p>
    <w:p w:rsidR="00CE409B" w:rsidRPr="000E568E" w:rsidRDefault="00CE409B" w:rsidP="00CE409B">
      <w:pPr>
        <w:rPr>
          <w:b/>
        </w:rPr>
      </w:pPr>
      <w:r w:rsidRPr="000E568E">
        <w:rPr>
          <w:b/>
        </w:rPr>
        <w:t>//Write a program to print the Fibonacci series.</w:t>
      </w:r>
    </w:p>
    <w:p w:rsidR="00CE409B" w:rsidRDefault="00CE409B" w:rsidP="00CE409B">
      <w:pPr>
        <w:rPr>
          <w:b/>
          <w:u w:val="single"/>
        </w:rPr>
      </w:pPr>
    </w:p>
    <w:p w:rsidR="00CE409B" w:rsidRDefault="00CE409B" w:rsidP="00CE409B">
      <w:pPr>
        <w:rPr>
          <w:b/>
          <w:u w:val="single"/>
        </w:rPr>
      </w:pPr>
    </w:p>
    <w:p w:rsidR="00CE409B" w:rsidRPr="00A75725" w:rsidRDefault="00CE409B" w:rsidP="00CE409B">
      <w:pPr>
        <w:rPr>
          <w:rFonts w:ascii="Courier New" w:hAnsi="Courier New" w:cs="Courier New"/>
        </w:rPr>
      </w:pPr>
      <w:r w:rsidRPr="00A75725">
        <w:rPr>
          <w:rFonts w:ascii="Courier New" w:hAnsi="Courier New" w:cs="Courier New"/>
        </w:rPr>
        <w:t>#include&lt;iostream.h&gt;</w:t>
      </w:r>
    </w:p>
    <w:p w:rsidR="00CE409B" w:rsidRPr="00A75725" w:rsidRDefault="00CE409B" w:rsidP="00CE409B">
      <w:pPr>
        <w:rPr>
          <w:rFonts w:ascii="Courier New" w:hAnsi="Courier New" w:cs="Courier New"/>
        </w:rPr>
      </w:pPr>
      <w:r w:rsidRPr="00A75725">
        <w:rPr>
          <w:rFonts w:ascii="Courier New" w:hAnsi="Courier New" w:cs="Courier New"/>
        </w:rPr>
        <w:t>#include&lt;conio.h&gt;</w:t>
      </w:r>
    </w:p>
    <w:p w:rsidR="00CE409B" w:rsidRPr="00A75725" w:rsidRDefault="00CE409B" w:rsidP="00CE409B">
      <w:pPr>
        <w:rPr>
          <w:rFonts w:ascii="Courier New" w:hAnsi="Courier New" w:cs="Courier New"/>
        </w:rPr>
      </w:pPr>
      <w:proofErr w:type="gramStart"/>
      <w:r w:rsidRPr="00A75725">
        <w:rPr>
          <w:rFonts w:ascii="Courier New" w:hAnsi="Courier New" w:cs="Courier New"/>
        </w:rPr>
        <w:t>void</w:t>
      </w:r>
      <w:proofErr w:type="gramEnd"/>
      <w:r w:rsidRPr="00A75725">
        <w:rPr>
          <w:rFonts w:ascii="Courier New" w:hAnsi="Courier New" w:cs="Courier New"/>
        </w:rPr>
        <w:t xml:space="preserve"> main()</w:t>
      </w:r>
    </w:p>
    <w:p w:rsidR="00CE409B" w:rsidRPr="00A75725" w:rsidRDefault="00CE409B" w:rsidP="00CE409B">
      <w:pPr>
        <w:rPr>
          <w:rFonts w:ascii="Courier New" w:hAnsi="Courier New" w:cs="Courier New"/>
        </w:rPr>
      </w:pPr>
      <w:r w:rsidRPr="00A75725">
        <w:rPr>
          <w:rFonts w:ascii="Courier New" w:hAnsi="Courier New" w:cs="Courier New"/>
        </w:rPr>
        <w:t>{</w:t>
      </w:r>
    </w:p>
    <w:p w:rsidR="00CE409B" w:rsidRPr="00A75725" w:rsidRDefault="00CE409B" w:rsidP="00CE409B">
      <w:pPr>
        <w:rPr>
          <w:rFonts w:ascii="Courier New" w:hAnsi="Courier New" w:cs="Courier New"/>
        </w:rPr>
      </w:pPr>
      <w:proofErr w:type="gramStart"/>
      <w:r w:rsidRPr="00A75725">
        <w:rPr>
          <w:rFonts w:ascii="Courier New" w:hAnsi="Courier New" w:cs="Courier New"/>
        </w:rPr>
        <w:t>clrscr(</w:t>
      </w:r>
      <w:proofErr w:type="gramEnd"/>
      <w:r w:rsidRPr="00A75725">
        <w:rPr>
          <w:rFonts w:ascii="Courier New" w:hAnsi="Courier New" w:cs="Courier New"/>
        </w:rPr>
        <w:t>);</w:t>
      </w:r>
    </w:p>
    <w:p w:rsidR="00CE409B" w:rsidRPr="00A75725" w:rsidRDefault="00CE409B" w:rsidP="00CE409B">
      <w:pPr>
        <w:rPr>
          <w:rFonts w:ascii="Courier New" w:hAnsi="Courier New" w:cs="Courier New"/>
        </w:rPr>
      </w:pPr>
      <w:proofErr w:type="gramStart"/>
      <w:r w:rsidRPr="00A75725">
        <w:rPr>
          <w:rFonts w:ascii="Courier New" w:hAnsi="Courier New" w:cs="Courier New"/>
        </w:rPr>
        <w:t>int</w:t>
      </w:r>
      <w:proofErr w:type="gramEnd"/>
      <w:r w:rsidRPr="00A75725">
        <w:rPr>
          <w:rFonts w:ascii="Courier New" w:hAnsi="Courier New" w:cs="Courier New"/>
        </w:rPr>
        <w:t xml:space="preserve"> a=0,b=1,c=0,n;</w:t>
      </w:r>
    </w:p>
    <w:p w:rsidR="00CE409B" w:rsidRPr="00A75725" w:rsidRDefault="00CE409B" w:rsidP="00CE409B">
      <w:pPr>
        <w:rPr>
          <w:rFonts w:ascii="Courier New" w:hAnsi="Courier New" w:cs="Courier New"/>
        </w:rPr>
      </w:pPr>
      <w:proofErr w:type="gramStart"/>
      <w:r w:rsidRPr="00A75725">
        <w:rPr>
          <w:rFonts w:ascii="Courier New" w:hAnsi="Courier New" w:cs="Courier New"/>
        </w:rPr>
        <w:t>cout</w:t>
      </w:r>
      <w:proofErr w:type="gramEnd"/>
      <w:r w:rsidRPr="00A75725">
        <w:rPr>
          <w:rFonts w:ascii="Courier New" w:hAnsi="Courier New" w:cs="Courier New"/>
        </w:rPr>
        <w:t>&lt;&lt;"Enter the how many digits you want in the series ";</w:t>
      </w:r>
    </w:p>
    <w:p w:rsidR="00CE409B" w:rsidRPr="00A75725" w:rsidRDefault="00CE409B" w:rsidP="00CE409B">
      <w:pPr>
        <w:rPr>
          <w:rFonts w:ascii="Courier New" w:hAnsi="Courier New" w:cs="Courier New"/>
        </w:rPr>
      </w:pPr>
      <w:proofErr w:type="gramStart"/>
      <w:r w:rsidRPr="00A75725">
        <w:rPr>
          <w:rFonts w:ascii="Courier New" w:hAnsi="Courier New" w:cs="Courier New"/>
        </w:rPr>
        <w:t>cin</w:t>
      </w:r>
      <w:proofErr w:type="gramEnd"/>
      <w:r w:rsidRPr="00A75725">
        <w:rPr>
          <w:rFonts w:ascii="Courier New" w:hAnsi="Courier New" w:cs="Courier New"/>
        </w:rPr>
        <w:t>&gt;&gt;n;</w:t>
      </w:r>
    </w:p>
    <w:p w:rsidR="00CE409B" w:rsidRPr="00A75725" w:rsidRDefault="00CE409B" w:rsidP="00CE409B">
      <w:pPr>
        <w:rPr>
          <w:rFonts w:ascii="Courier New" w:hAnsi="Courier New" w:cs="Courier New"/>
        </w:rPr>
      </w:pPr>
      <w:proofErr w:type="gramStart"/>
      <w:r w:rsidRPr="00A75725">
        <w:rPr>
          <w:rFonts w:ascii="Courier New" w:hAnsi="Courier New" w:cs="Courier New"/>
        </w:rPr>
        <w:t>cout</w:t>
      </w:r>
      <w:proofErr w:type="gramEnd"/>
      <w:r w:rsidRPr="00A75725">
        <w:rPr>
          <w:rFonts w:ascii="Courier New" w:hAnsi="Courier New" w:cs="Courier New"/>
        </w:rPr>
        <w:t>&lt;&lt;"The Fibonacci series is "&lt;&lt;endl;</w:t>
      </w:r>
    </w:p>
    <w:p w:rsidR="00CE409B" w:rsidRPr="00A75725" w:rsidRDefault="00CE409B" w:rsidP="00CE409B">
      <w:pPr>
        <w:rPr>
          <w:rFonts w:ascii="Courier New" w:hAnsi="Courier New" w:cs="Courier New"/>
        </w:rPr>
      </w:pPr>
      <w:proofErr w:type="gramStart"/>
      <w:r w:rsidRPr="00A75725">
        <w:rPr>
          <w:rFonts w:ascii="Courier New" w:hAnsi="Courier New" w:cs="Courier New"/>
        </w:rPr>
        <w:t>cout</w:t>
      </w:r>
      <w:proofErr w:type="gramEnd"/>
      <w:r w:rsidRPr="00A75725">
        <w:rPr>
          <w:rFonts w:ascii="Courier New" w:hAnsi="Courier New" w:cs="Courier New"/>
        </w:rPr>
        <w:t>&lt;&lt;" "&lt;&lt;a;</w:t>
      </w:r>
    </w:p>
    <w:p w:rsidR="00CE409B" w:rsidRPr="00A75725" w:rsidRDefault="00CE409B" w:rsidP="00CE409B">
      <w:pPr>
        <w:rPr>
          <w:rFonts w:ascii="Courier New" w:hAnsi="Courier New" w:cs="Courier New"/>
        </w:rPr>
      </w:pPr>
      <w:proofErr w:type="gramStart"/>
      <w:r w:rsidRPr="00A75725">
        <w:rPr>
          <w:rFonts w:ascii="Courier New" w:hAnsi="Courier New" w:cs="Courier New"/>
        </w:rPr>
        <w:t>for</w:t>
      </w:r>
      <w:proofErr w:type="gramEnd"/>
      <w:r w:rsidRPr="00A75725">
        <w:rPr>
          <w:rFonts w:ascii="Courier New" w:hAnsi="Courier New" w:cs="Courier New"/>
        </w:rPr>
        <w:t xml:space="preserve"> (int i=0;i&lt;=n;i++)</w:t>
      </w:r>
    </w:p>
    <w:p w:rsidR="00CE409B" w:rsidRPr="00A75725" w:rsidRDefault="00CE409B" w:rsidP="00CE409B">
      <w:pPr>
        <w:rPr>
          <w:rFonts w:ascii="Courier New" w:hAnsi="Courier New" w:cs="Courier New"/>
        </w:rPr>
      </w:pPr>
      <w:r w:rsidRPr="00A75725">
        <w:rPr>
          <w:rFonts w:ascii="Courier New" w:hAnsi="Courier New" w:cs="Courier New"/>
        </w:rPr>
        <w:t>{</w:t>
      </w:r>
    </w:p>
    <w:p w:rsidR="00CE409B" w:rsidRPr="00A75725" w:rsidRDefault="00CE409B" w:rsidP="00CE409B">
      <w:pPr>
        <w:rPr>
          <w:rFonts w:ascii="Courier New" w:hAnsi="Courier New" w:cs="Courier New"/>
        </w:rPr>
      </w:pPr>
      <w:r w:rsidRPr="00A75725">
        <w:rPr>
          <w:rFonts w:ascii="Courier New" w:hAnsi="Courier New" w:cs="Courier New"/>
        </w:rPr>
        <w:t>a=b;</w:t>
      </w:r>
    </w:p>
    <w:p w:rsidR="00CE409B" w:rsidRPr="00A75725" w:rsidRDefault="00CE409B" w:rsidP="00CE409B">
      <w:pPr>
        <w:rPr>
          <w:rFonts w:ascii="Courier New" w:hAnsi="Courier New" w:cs="Courier New"/>
        </w:rPr>
      </w:pPr>
      <w:r w:rsidRPr="00A75725">
        <w:rPr>
          <w:rFonts w:ascii="Courier New" w:hAnsi="Courier New" w:cs="Courier New"/>
        </w:rPr>
        <w:t>b=c;</w:t>
      </w:r>
    </w:p>
    <w:p w:rsidR="00CE409B" w:rsidRPr="00A75725" w:rsidRDefault="00CE409B" w:rsidP="00CE409B">
      <w:pPr>
        <w:rPr>
          <w:rFonts w:ascii="Courier New" w:hAnsi="Courier New" w:cs="Courier New"/>
        </w:rPr>
      </w:pPr>
      <w:r w:rsidRPr="00A75725">
        <w:rPr>
          <w:rFonts w:ascii="Courier New" w:hAnsi="Courier New" w:cs="Courier New"/>
        </w:rPr>
        <w:t>c=a+b;</w:t>
      </w:r>
    </w:p>
    <w:p w:rsidR="00CE409B" w:rsidRPr="00A75725" w:rsidRDefault="00CE409B" w:rsidP="00CE409B">
      <w:pPr>
        <w:rPr>
          <w:rFonts w:ascii="Courier New" w:hAnsi="Courier New" w:cs="Courier New"/>
        </w:rPr>
      </w:pPr>
      <w:proofErr w:type="gramStart"/>
      <w:r w:rsidRPr="00A75725">
        <w:rPr>
          <w:rFonts w:ascii="Courier New" w:hAnsi="Courier New" w:cs="Courier New"/>
        </w:rPr>
        <w:t>cout</w:t>
      </w:r>
      <w:proofErr w:type="gramEnd"/>
      <w:r w:rsidRPr="00A75725">
        <w:rPr>
          <w:rFonts w:ascii="Courier New" w:hAnsi="Courier New" w:cs="Courier New"/>
        </w:rPr>
        <w:t>&lt;&lt;" "&lt;&lt;c;</w:t>
      </w:r>
    </w:p>
    <w:p w:rsidR="00CE409B" w:rsidRPr="00A75725" w:rsidRDefault="00CE409B" w:rsidP="00CE409B">
      <w:pPr>
        <w:rPr>
          <w:rFonts w:ascii="Courier New" w:hAnsi="Courier New" w:cs="Courier New"/>
        </w:rPr>
      </w:pPr>
      <w:r w:rsidRPr="00A75725">
        <w:rPr>
          <w:rFonts w:ascii="Courier New" w:hAnsi="Courier New" w:cs="Courier New"/>
        </w:rPr>
        <w:t>}</w:t>
      </w:r>
    </w:p>
    <w:p w:rsidR="00CE409B" w:rsidRDefault="00CE409B" w:rsidP="00CE409B">
      <w:pPr>
        <w:rPr>
          <w:rFonts w:ascii="Courier New" w:hAnsi="Courier New" w:cs="Courier New"/>
        </w:rPr>
      </w:pPr>
      <w:r w:rsidRPr="00A75725">
        <w:rPr>
          <w:rFonts w:ascii="Courier New" w:hAnsi="Courier New" w:cs="Courier New"/>
        </w:rPr>
        <w:t>}</w:t>
      </w: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rFonts w:ascii="Courier New" w:hAnsi="Courier New" w:cs="Courier New"/>
        </w:rPr>
      </w:pPr>
    </w:p>
    <w:p w:rsidR="00CE409B" w:rsidRDefault="00CE409B" w:rsidP="00CE409B">
      <w:pPr>
        <w:rPr>
          <w:b/>
          <w:u w:val="single"/>
        </w:rPr>
      </w:pPr>
      <w:r w:rsidRPr="003468F6">
        <w:rPr>
          <w:b/>
          <w:sz w:val="32"/>
          <w:u w:val="single"/>
        </w:rPr>
        <w:t>OUTPUT</w:t>
      </w:r>
    </w:p>
    <w:p w:rsidR="00CE409B" w:rsidRDefault="00CE409B" w:rsidP="00CE409B">
      <w:pPr>
        <w:rPr>
          <w:b/>
          <w:u w:val="single"/>
        </w:rPr>
      </w:pPr>
    </w:p>
    <w:p w:rsidR="00CE409B" w:rsidRDefault="00CE409B" w:rsidP="00CE409B">
      <w:pPr>
        <w:rPr>
          <w:b/>
          <w:u w:val="single"/>
        </w:rPr>
      </w:pPr>
    </w:p>
    <w:p w:rsidR="00CE409B" w:rsidRDefault="00CE409B" w:rsidP="00CE409B">
      <w:pPr>
        <w:rPr>
          <w:b/>
          <w:u w:val="single"/>
        </w:rPr>
      </w:pPr>
      <w:r>
        <w:rPr>
          <w:b/>
          <w:noProof/>
        </w:rPr>
        <w:drawing>
          <wp:inline distT="0" distB="0" distL="0" distR="0">
            <wp:extent cx="5358765" cy="69088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358765" cy="690880"/>
                    </a:xfrm>
                    <a:prstGeom prst="rect">
                      <a:avLst/>
                    </a:prstGeom>
                    <a:noFill/>
                    <a:ln w="9525">
                      <a:noFill/>
                      <a:miter lim="800000"/>
                      <a:headEnd/>
                      <a:tailEnd/>
                    </a:ln>
                  </pic:spPr>
                </pic:pic>
              </a:graphicData>
            </a:graphic>
          </wp:inline>
        </w:drawing>
      </w:r>
    </w:p>
    <w:p w:rsidR="00CE409B" w:rsidRDefault="00CE409B" w:rsidP="00CE409B">
      <w:pPr>
        <w:rPr>
          <w:b/>
          <w:u w:val="single"/>
        </w:rPr>
      </w:pPr>
    </w:p>
    <w:p w:rsidR="00AB3D30" w:rsidRDefault="00AB3D30" w:rsidP="00AB3D30">
      <w:pPr>
        <w:rPr>
          <w:b/>
          <w:bCs/>
          <w:sz w:val="144"/>
          <w:szCs w:val="144"/>
        </w:rPr>
      </w:pPr>
    </w:p>
    <w:p w:rsidR="00AB3D30" w:rsidRDefault="00AB3D30" w:rsidP="00AB3D30">
      <w:pPr>
        <w:rPr>
          <w:b/>
          <w:bCs/>
          <w:sz w:val="32"/>
          <w:szCs w:val="144"/>
        </w:rPr>
      </w:pPr>
    </w:p>
    <w:p w:rsidR="00AB3D30" w:rsidRDefault="00AB3D30" w:rsidP="00AB3D30">
      <w:pPr>
        <w:rPr>
          <w:b/>
          <w:bCs/>
          <w:sz w:val="32"/>
          <w:szCs w:val="144"/>
        </w:rPr>
      </w:pPr>
    </w:p>
    <w:p w:rsidR="00AB3D30" w:rsidRPr="00AB3D30" w:rsidRDefault="00AB3D30" w:rsidP="00AB3D30">
      <w:pPr>
        <w:rPr>
          <w:b/>
          <w:bCs/>
          <w:sz w:val="32"/>
          <w:szCs w:val="144"/>
        </w:rPr>
      </w:pPr>
    </w:p>
    <w:p w:rsidR="00CE409B" w:rsidRDefault="00CE409B" w:rsidP="00AB3D30">
      <w:pPr>
        <w:jc w:val="center"/>
        <w:rPr>
          <w:b/>
          <w:bCs/>
          <w:sz w:val="32"/>
          <w:szCs w:val="144"/>
        </w:rPr>
      </w:pPr>
      <w:r>
        <w:rPr>
          <w:b/>
          <w:bCs/>
          <w:sz w:val="32"/>
          <w:szCs w:val="144"/>
        </w:rPr>
        <w:t>Program no. 25</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r>
        <w:rPr>
          <w:b/>
          <w:bCs/>
          <w:szCs w:val="144"/>
        </w:rPr>
        <w:t xml:space="preserve">//Write the </w:t>
      </w:r>
      <w:r>
        <w:rPr>
          <w:b/>
        </w:rPr>
        <w:t xml:space="preserve">program </w:t>
      </w:r>
      <w:r w:rsidRPr="005341CE">
        <w:rPr>
          <w:b/>
        </w:rPr>
        <w:t>to find the addition of 1D array</w:t>
      </w:r>
      <w:r>
        <w:rPr>
          <w:b/>
        </w:rPr>
        <w:t>.</w:t>
      </w:r>
    </w:p>
    <w:p w:rsidR="00CE409B" w:rsidRDefault="00CE409B" w:rsidP="00CE409B">
      <w:pPr>
        <w:rPr>
          <w:b/>
        </w:rPr>
      </w:pPr>
    </w:p>
    <w:p w:rsidR="00CE409B" w:rsidRDefault="00CE409B" w:rsidP="00CE409B">
      <w:pPr>
        <w:rPr>
          <w:b/>
          <w:bCs/>
          <w:szCs w:val="144"/>
        </w:rPr>
      </w:pP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#include&lt;iostream.h&gt;</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#include&lt;conio.h&gt;</w:t>
      </w:r>
    </w:p>
    <w:p w:rsidR="00CE409B" w:rsidRPr="005341CE" w:rsidRDefault="00CE409B" w:rsidP="00CE409B">
      <w:pPr>
        <w:rPr>
          <w:rFonts w:ascii="Courier New" w:hAnsi="Courier New" w:cs="Courier New"/>
          <w:bCs/>
          <w:szCs w:val="144"/>
        </w:rPr>
      </w:pPr>
      <w:proofErr w:type="gramStart"/>
      <w:r w:rsidRPr="005341CE">
        <w:rPr>
          <w:rFonts w:ascii="Courier New" w:hAnsi="Courier New" w:cs="Courier New"/>
          <w:bCs/>
          <w:szCs w:val="144"/>
        </w:rPr>
        <w:t>void</w:t>
      </w:r>
      <w:proofErr w:type="gramEnd"/>
      <w:r w:rsidRPr="005341CE">
        <w:rPr>
          <w:rFonts w:ascii="Courier New" w:hAnsi="Courier New" w:cs="Courier New"/>
          <w:bCs/>
          <w:szCs w:val="144"/>
        </w:rPr>
        <w:t xml:space="preserve"> main()</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clrscr(</w:t>
      </w:r>
      <w:proofErr w:type="gramEnd"/>
      <w:r w:rsidRPr="005341CE">
        <w:rPr>
          <w:rFonts w:ascii="Courier New" w:hAnsi="Courier New" w:cs="Courier New"/>
          <w:bCs/>
          <w:szCs w:val="144"/>
        </w:rPr>
        <w:t>);</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int</w:t>
      </w:r>
      <w:proofErr w:type="gramEnd"/>
      <w:r w:rsidRPr="005341CE">
        <w:rPr>
          <w:rFonts w:ascii="Courier New" w:hAnsi="Courier New" w:cs="Courier New"/>
          <w:bCs/>
          <w:szCs w:val="144"/>
        </w:rPr>
        <w:t xml:space="preserve"> i,a[2],sum=0;</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&lt;&lt;"ARRAY"&lt;&lt;"\n";</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&lt;&lt;"INPUT THE VALUES"&lt;&lt;endl;</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for(</w:t>
      </w:r>
      <w:proofErr w:type="gramEnd"/>
      <w:r w:rsidRPr="005341CE">
        <w:rPr>
          <w:rFonts w:ascii="Courier New" w:hAnsi="Courier New" w:cs="Courier New"/>
          <w:bCs/>
          <w:szCs w:val="144"/>
        </w:rPr>
        <w:t>i=0;i&lt;=1;i++)</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&lt;&lt;"a["&lt;&lt;i&lt;&lt;"]=";</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cin</w:t>
      </w:r>
      <w:proofErr w:type="gramEnd"/>
      <w:r w:rsidRPr="005341CE">
        <w:rPr>
          <w:rFonts w:ascii="Courier New" w:hAnsi="Courier New" w:cs="Courier New"/>
          <w:bCs/>
          <w:szCs w:val="144"/>
        </w:rPr>
        <w:t>&gt;&gt;a[i];</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&lt;&lt;"output of array"&lt;&lt;endl;</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for(</w:t>
      </w:r>
      <w:proofErr w:type="gramEnd"/>
      <w:r w:rsidRPr="005341CE">
        <w:rPr>
          <w:rFonts w:ascii="Courier New" w:hAnsi="Courier New" w:cs="Courier New"/>
          <w:bCs/>
          <w:szCs w:val="144"/>
        </w:rPr>
        <w:t>i=0;i&lt;=1;i++)</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&lt;&lt;"a["&lt;&lt;i&lt;&lt;"]=";</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&lt;&lt;a[i]&lt;&lt;endl;</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sum=</w:t>
      </w:r>
      <w:proofErr w:type="gramEnd"/>
      <w:r w:rsidRPr="005341CE">
        <w:rPr>
          <w:rFonts w:ascii="Courier New" w:hAnsi="Courier New" w:cs="Courier New"/>
          <w:bCs/>
          <w:szCs w:val="144"/>
        </w:rPr>
        <w:t>sum+a[i];</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
    <w:p w:rsidR="00CE409B" w:rsidRPr="005341CE" w:rsidRDefault="00CE409B" w:rsidP="00CE409B">
      <w:pPr>
        <w:rPr>
          <w:rFonts w:ascii="Courier New" w:hAnsi="Courier New" w:cs="Courier New"/>
          <w:bCs/>
          <w:szCs w:val="144"/>
        </w:rPr>
      </w:pPr>
      <w:r w:rsidRPr="005341CE">
        <w:rPr>
          <w:rFonts w:ascii="Courier New" w:hAnsi="Courier New" w:cs="Courier New"/>
          <w:bCs/>
          <w:szCs w:val="144"/>
        </w:rPr>
        <w:t xml:space="preserve">  </w:t>
      </w:r>
      <w:proofErr w:type="gramStart"/>
      <w:r w:rsidRPr="005341CE">
        <w:rPr>
          <w:rFonts w:ascii="Courier New" w:hAnsi="Courier New" w:cs="Courier New"/>
          <w:bCs/>
          <w:szCs w:val="144"/>
        </w:rPr>
        <w:t>cout</w:t>
      </w:r>
      <w:proofErr w:type="gramEnd"/>
      <w:r w:rsidRPr="005341CE">
        <w:rPr>
          <w:rFonts w:ascii="Courier New" w:hAnsi="Courier New" w:cs="Courier New"/>
          <w:bCs/>
          <w:szCs w:val="144"/>
        </w:rPr>
        <w:t>&lt;&lt;"sum= "&lt;&lt;sum&lt;&lt;endl;</w:t>
      </w:r>
    </w:p>
    <w:p w:rsidR="00CE409B" w:rsidRDefault="00CE409B" w:rsidP="00CE409B">
      <w:pPr>
        <w:rPr>
          <w:rFonts w:ascii="Courier New" w:hAnsi="Courier New" w:cs="Courier New"/>
          <w:bCs/>
          <w:szCs w:val="144"/>
        </w:rPr>
      </w:pPr>
      <w:r w:rsidRPr="005341CE">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sidRPr="005341CE">
        <w:rPr>
          <w:b/>
          <w:bCs/>
          <w:sz w:val="32"/>
          <w:szCs w:val="144"/>
          <w:u w:val="single"/>
        </w:rPr>
        <w:t>OUTPUT</w:t>
      </w:r>
      <w:r>
        <w:rPr>
          <w:b/>
          <w:bCs/>
          <w:sz w:val="32"/>
          <w:szCs w:val="144"/>
          <w:u w:val="single"/>
        </w:rPr>
        <w:br/>
      </w:r>
    </w:p>
    <w:p w:rsidR="00CE409B" w:rsidRDefault="00CE409B" w:rsidP="00CE409B">
      <w:pPr>
        <w:rPr>
          <w:b/>
          <w:bCs/>
          <w:sz w:val="32"/>
          <w:szCs w:val="144"/>
          <w:u w:val="single"/>
        </w:rPr>
      </w:pPr>
      <w:r>
        <w:rPr>
          <w:b/>
          <w:bCs/>
          <w:noProof/>
          <w:sz w:val="32"/>
          <w:szCs w:val="144"/>
        </w:rPr>
        <w:drawing>
          <wp:inline distT="0" distB="0" distL="0" distR="0">
            <wp:extent cx="2511499" cy="1713283"/>
            <wp:effectExtent l="19050" t="0" r="310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2513213" cy="1714452"/>
                    </a:xfrm>
                    <a:prstGeom prst="rect">
                      <a:avLst/>
                    </a:prstGeom>
                    <a:noFill/>
                    <a:ln w="9525">
                      <a:noFill/>
                      <a:miter lim="800000"/>
                      <a:headEnd/>
                      <a:tailEnd/>
                    </a:ln>
                  </pic:spPr>
                </pic:pic>
              </a:graphicData>
            </a:graphic>
          </wp:inline>
        </w:drawing>
      </w:r>
    </w:p>
    <w:p w:rsidR="00CE409B" w:rsidRDefault="00CE409B" w:rsidP="00CE409B">
      <w:pPr>
        <w:rPr>
          <w:b/>
          <w:bCs/>
          <w:sz w:val="32"/>
          <w:szCs w:val="144"/>
          <w:u w:val="single"/>
        </w:rPr>
      </w:pPr>
    </w:p>
    <w:p w:rsidR="00CE409B" w:rsidRDefault="00CE409B" w:rsidP="00087C3C">
      <w:pPr>
        <w:rPr>
          <w:b/>
          <w:bCs/>
          <w:sz w:val="32"/>
          <w:szCs w:val="144"/>
        </w:rPr>
      </w:pPr>
    </w:p>
    <w:p w:rsidR="00CE409B" w:rsidRDefault="00CE409B" w:rsidP="00CE409B">
      <w:pPr>
        <w:rPr>
          <w:b/>
          <w:bCs/>
          <w:sz w:val="32"/>
          <w:szCs w:val="144"/>
        </w:rPr>
      </w:pPr>
    </w:p>
    <w:p w:rsidR="00CE409B" w:rsidRDefault="00CE409B" w:rsidP="00CE409B">
      <w:pPr>
        <w:jc w:val="center"/>
        <w:rPr>
          <w:b/>
          <w:bCs/>
          <w:sz w:val="32"/>
          <w:szCs w:val="144"/>
        </w:rPr>
      </w:pPr>
      <w:r w:rsidRPr="00526D0E">
        <w:rPr>
          <w:b/>
          <w:bCs/>
          <w:sz w:val="32"/>
          <w:szCs w:val="144"/>
        </w:rPr>
        <w:t xml:space="preserve">Program no. </w:t>
      </w:r>
      <w:r>
        <w:rPr>
          <w:b/>
          <w:bCs/>
          <w:sz w:val="32"/>
          <w:szCs w:val="144"/>
        </w:rPr>
        <w:t>26</w:t>
      </w:r>
    </w:p>
    <w:p w:rsidR="00CE409B" w:rsidRPr="00526D0E" w:rsidRDefault="00CE409B" w:rsidP="00087C3C">
      <w:pPr>
        <w:rPr>
          <w:b/>
          <w:bCs/>
          <w:szCs w:val="144"/>
        </w:rPr>
      </w:pPr>
    </w:p>
    <w:p w:rsidR="00087C3C" w:rsidRDefault="00087C3C" w:rsidP="00CE409B">
      <w:pPr>
        <w:rPr>
          <w:b/>
          <w:bCs/>
        </w:rPr>
      </w:pPr>
    </w:p>
    <w:p w:rsidR="00CE409B" w:rsidRDefault="00CE409B" w:rsidP="00CE409B">
      <w:pPr>
        <w:rPr>
          <w:b/>
        </w:rPr>
      </w:pPr>
      <w:r w:rsidRPr="00526D0E">
        <w:rPr>
          <w:b/>
          <w:bCs/>
        </w:rPr>
        <w:t xml:space="preserve">//Write the </w:t>
      </w:r>
      <w:r w:rsidRPr="00526D0E">
        <w:rPr>
          <w:b/>
        </w:rPr>
        <w:t>p</w:t>
      </w:r>
      <w:r>
        <w:rPr>
          <w:b/>
        </w:rPr>
        <w:t xml:space="preserve">rogram </w:t>
      </w:r>
      <w:r w:rsidRPr="00526D0E">
        <w:rPr>
          <w:b/>
        </w:rPr>
        <w:t>to input and display the elements of 2D array</w:t>
      </w:r>
      <w:r>
        <w:rPr>
          <w:b/>
        </w:rPr>
        <w:t>.</w:t>
      </w:r>
    </w:p>
    <w:p w:rsidR="00CE409B" w:rsidRPr="00526D0E" w:rsidRDefault="00CE409B" w:rsidP="00CE409B"/>
    <w:p w:rsidR="00087C3C" w:rsidRDefault="00087C3C" w:rsidP="00CE409B">
      <w:pPr>
        <w:rPr>
          <w:rFonts w:ascii="Courier New" w:hAnsi="Courier New" w:cs="Courier New"/>
          <w:bCs/>
        </w:rPr>
      </w:pPr>
    </w:p>
    <w:p w:rsidR="00CE409B" w:rsidRPr="00526D0E" w:rsidRDefault="00CE409B" w:rsidP="00CE409B">
      <w:pPr>
        <w:rPr>
          <w:rFonts w:ascii="Courier New" w:hAnsi="Courier New" w:cs="Courier New"/>
          <w:bCs/>
        </w:rPr>
      </w:pPr>
      <w:r w:rsidRPr="00526D0E">
        <w:rPr>
          <w:rFonts w:ascii="Courier New" w:hAnsi="Courier New" w:cs="Courier New"/>
          <w:bCs/>
        </w:rPr>
        <w:t>#include&lt;iostream.h&gt;</w:t>
      </w:r>
    </w:p>
    <w:p w:rsidR="00CE409B" w:rsidRPr="00526D0E" w:rsidRDefault="00CE409B" w:rsidP="00CE409B">
      <w:pPr>
        <w:rPr>
          <w:rFonts w:ascii="Courier New" w:hAnsi="Courier New" w:cs="Courier New"/>
          <w:bCs/>
        </w:rPr>
      </w:pPr>
      <w:r w:rsidRPr="00526D0E">
        <w:rPr>
          <w:rFonts w:ascii="Courier New" w:hAnsi="Courier New" w:cs="Courier New"/>
          <w:bCs/>
        </w:rPr>
        <w:t>#include&lt;conio.h&gt;</w:t>
      </w:r>
    </w:p>
    <w:p w:rsidR="00CE409B" w:rsidRPr="00526D0E" w:rsidRDefault="00CE409B" w:rsidP="00CE409B">
      <w:pPr>
        <w:rPr>
          <w:rFonts w:ascii="Courier New" w:hAnsi="Courier New" w:cs="Courier New"/>
          <w:bCs/>
        </w:rPr>
      </w:pPr>
      <w:proofErr w:type="gramStart"/>
      <w:r w:rsidRPr="00526D0E">
        <w:rPr>
          <w:rFonts w:ascii="Courier New" w:hAnsi="Courier New" w:cs="Courier New"/>
          <w:bCs/>
        </w:rPr>
        <w:t>void</w:t>
      </w:r>
      <w:proofErr w:type="gramEnd"/>
      <w:r w:rsidRPr="00526D0E">
        <w:rPr>
          <w:rFonts w:ascii="Courier New" w:hAnsi="Courier New" w:cs="Courier New"/>
          <w:bCs/>
        </w:rPr>
        <w:t xml:space="preserve"> main()</w:t>
      </w:r>
    </w:p>
    <w:p w:rsidR="00CE409B" w:rsidRPr="00526D0E" w:rsidRDefault="00CE409B" w:rsidP="00CE409B">
      <w:pPr>
        <w:rPr>
          <w:rFonts w:ascii="Courier New" w:hAnsi="Courier New" w:cs="Courier New"/>
          <w:bCs/>
        </w:rPr>
      </w:pPr>
      <w:r w:rsidRPr="00526D0E">
        <w:rPr>
          <w:rFonts w:ascii="Courier New" w:hAnsi="Courier New" w:cs="Courier New"/>
          <w:bCs/>
        </w:rPr>
        <w:t>{</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clrscr(</w:t>
      </w:r>
      <w:proofErr w:type="gramEnd"/>
      <w:r w:rsidRPr="00526D0E">
        <w:rPr>
          <w:rFonts w:ascii="Courier New" w:hAnsi="Courier New" w:cs="Courier New"/>
          <w:bCs/>
        </w:rPr>
        <w:t>);</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int</w:t>
      </w:r>
      <w:proofErr w:type="gramEnd"/>
      <w:r w:rsidRPr="00526D0E">
        <w:rPr>
          <w:rFonts w:ascii="Courier New" w:hAnsi="Courier New" w:cs="Courier New"/>
          <w:bCs/>
        </w:rPr>
        <w:t xml:space="preserve"> i,j,a[20][20],n,m;</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&lt;&lt;"ARRAY"&lt;&lt;"\n";</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&lt;&lt;"enter the size of the array(less then 20): ROWS=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cin</w:t>
      </w:r>
      <w:proofErr w:type="gramEnd"/>
      <w:r w:rsidRPr="00526D0E">
        <w:rPr>
          <w:rFonts w:ascii="Courier New" w:hAnsi="Courier New" w:cs="Courier New"/>
          <w:bCs/>
        </w:rPr>
        <w:t>&gt;&gt;n;</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&lt;&lt;"COLUMNS: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cin</w:t>
      </w:r>
      <w:proofErr w:type="gramEnd"/>
      <w:r w:rsidRPr="00526D0E">
        <w:rPr>
          <w:rFonts w:ascii="Courier New" w:hAnsi="Courier New" w:cs="Courier New"/>
          <w:bCs/>
        </w:rPr>
        <w:t>&gt;&gt;m;</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&lt;&lt;endl;</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&lt;&lt;"INPUT THE VALUES"&lt;&lt;endl;</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for(</w:t>
      </w:r>
      <w:proofErr w:type="gramEnd"/>
      <w:r w:rsidRPr="00526D0E">
        <w:rPr>
          <w:rFonts w:ascii="Courier New" w:hAnsi="Courier New" w:cs="Courier New"/>
          <w:bCs/>
        </w:rPr>
        <w:t>i=0;i&lt;n;i++)</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for(</w:t>
      </w:r>
      <w:proofErr w:type="gramEnd"/>
      <w:r w:rsidRPr="00526D0E">
        <w:rPr>
          <w:rFonts w:ascii="Courier New" w:hAnsi="Courier New" w:cs="Courier New"/>
          <w:bCs/>
        </w:rPr>
        <w:t>j=0;j&lt;m;j++)</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&lt;&lt;"a["&lt;&lt;i&lt;&lt;"]["&lt;&lt;j&lt;&lt;"]=";</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cin</w:t>
      </w:r>
      <w:proofErr w:type="gramEnd"/>
      <w:r w:rsidRPr="00526D0E">
        <w:rPr>
          <w:rFonts w:ascii="Courier New" w:hAnsi="Courier New" w:cs="Courier New"/>
          <w:bCs/>
        </w:rPr>
        <w:t>&gt;&gt;a[i][j];</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&lt;&lt;endl;</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&lt;&lt;"OUTPUT OF ARRAY"&lt;&lt;endl;</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for(</w:t>
      </w:r>
      <w:proofErr w:type="gramEnd"/>
      <w:r w:rsidRPr="00526D0E">
        <w:rPr>
          <w:rFonts w:ascii="Courier New" w:hAnsi="Courier New" w:cs="Courier New"/>
          <w:bCs/>
        </w:rPr>
        <w:t>i=0;i&lt;n;i++)</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for(</w:t>
      </w:r>
      <w:proofErr w:type="gramEnd"/>
      <w:r w:rsidRPr="00526D0E">
        <w:rPr>
          <w:rFonts w:ascii="Courier New" w:hAnsi="Courier New" w:cs="Courier New"/>
          <w:bCs/>
        </w:rPr>
        <w:t>j=0;j&lt;m;j++)</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&lt;&lt;"a["&lt;&lt;i&lt;&lt;"]["&lt;&lt;j&lt;&lt;"]=";</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roofErr w:type="gramStart"/>
      <w:r w:rsidRPr="00526D0E">
        <w:rPr>
          <w:rFonts w:ascii="Courier New" w:hAnsi="Courier New" w:cs="Courier New"/>
          <w:bCs/>
        </w:rPr>
        <w:t>cout</w:t>
      </w:r>
      <w:proofErr w:type="gramEnd"/>
      <w:r w:rsidRPr="00526D0E">
        <w:rPr>
          <w:rFonts w:ascii="Courier New" w:hAnsi="Courier New" w:cs="Courier New"/>
          <w:bCs/>
        </w:rPr>
        <w:t>&lt;&lt;a[i][j]&lt;&lt;endl;</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 xml:space="preserve"> }</w:t>
      </w:r>
    </w:p>
    <w:p w:rsidR="00CE409B" w:rsidRPr="00526D0E" w:rsidRDefault="00CE409B" w:rsidP="00CE409B">
      <w:pPr>
        <w:rPr>
          <w:rFonts w:ascii="Courier New" w:hAnsi="Courier New" w:cs="Courier New"/>
          <w:bCs/>
        </w:rPr>
      </w:pPr>
      <w:r w:rsidRPr="00526D0E">
        <w:rPr>
          <w:rFonts w:ascii="Courier New" w:hAnsi="Courier New" w:cs="Courier New"/>
          <w:bCs/>
        </w:rPr>
        <w:t>}</w:t>
      </w:r>
    </w:p>
    <w:p w:rsidR="00087C3C" w:rsidRDefault="00087C3C" w:rsidP="00CE409B">
      <w:pPr>
        <w:rPr>
          <w:b/>
          <w:bCs/>
          <w:sz w:val="32"/>
          <w:szCs w:val="144"/>
          <w:u w:val="single"/>
        </w:rPr>
      </w:pPr>
    </w:p>
    <w:p w:rsidR="00087C3C" w:rsidRDefault="00087C3C" w:rsidP="00CE409B">
      <w:pPr>
        <w:rPr>
          <w:b/>
          <w:bCs/>
          <w:sz w:val="32"/>
          <w:szCs w:val="144"/>
          <w:u w:val="single"/>
        </w:rPr>
      </w:pPr>
    </w:p>
    <w:p w:rsidR="00087C3C" w:rsidRDefault="00087C3C" w:rsidP="00CE409B">
      <w:pPr>
        <w:rPr>
          <w:b/>
          <w:bCs/>
          <w:sz w:val="32"/>
          <w:szCs w:val="144"/>
          <w:u w:val="single"/>
        </w:rPr>
      </w:pPr>
    </w:p>
    <w:p w:rsidR="00087C3C" w:rsidRDefault="00087C3C" w:rsidP="00CE409B">
      <w:pPr>
        <w:rPr>
          <w:b/>
          <w:bCs/>
          <w:sz w:val="32"/>
          <w:szCs w:val="144"/>
          <w:u w:val="single"/>
        </w:rPr>
      </w:pPr>
    </w:p>
    <w:p w:rsidR="00CE409B" w:rsidRDefault="00CE409B" w:rsidP="00CE409B">
      <w:pPr>
        <w:rPr>
          <w:b/>
          <w:bCs/>
          <w:sz w:val="32"/>
          <w:szCs w:val="144"/>
          <w:u w:val="single"/>
        </w:rPr>
      </w:pPr>
      <w:r>
        <w:rPr>
          <w:b/>
          <w:bCs/>
          <w:sz w:val="32"/>
          <w:szCs w:val="144"/>
          <w:u w:val="single"/>
        </w:rPr>
        <w:lastRenderedPageBreak/>
        <w:t>OUTPUT</w:t>
      </w:r>
    </w:p>
    <w:p w:rsidR="00087C3C" w:rsidRDefault="00087C3C" w:rsidP="00CE409B">
      <w:pPr>
        <w:rPr>
          <w:b/>
          <w:bCs/>
          <w:sz w:val="32"/>
          <w:szCs w:val="144"/>
          <w:u w:val="single"/>
        </w:rPr>
      </w:pPr>
    </w:p>
    <w:p w:rsidR="00CE409B" w:rsidRDefault="00CE409B" w:rsidP="00CE409B">
      <w:pPr>
        <w:rPr>
          <w:b/>
          <w:bCs/>
          <w:sz w:val="32"/>
          <w:szCs w:val="144"/>
          <w:u w:val="single"/>
        </w:rPr>
      </w:pPr>
    </w:p>
    <w:p w:rsidR="00CE409B" w:rsidRPr="00B3607C" w:rsidRDefault="00CE409B" w:rsidP="00CE409B">
      <w:pPr>
        <w:rPr>
          <w:b/>
          <w:bCs/>
          <w:sz w:val="32"/>
          <w:szCs w:val="144"/>
        </w:rPr>
      </w:pPr>
      <w:r>
        <w:rPr>
          <w:b/>
          <w:bCs/>
          <w:noProof/>
          <w:sz w:val="32"/>
          <w:szCs w:val="144"/>
        </w:rPr>
        <w:drawing>
          <wp:inline distT="0" distB="0" distL="0" distR="0">
            <wp:extent cx="4704636" cy="2179674"/>
            <wp:effectExtent l="19050" t="0" r="71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4705705" cy="2180169"/>
                    </a:xfrm>
                    <a:prstGeom prst="rect">
                      <a:avLst/>
                    </a:prstGeom>
                    <a:noFill/>
                    <a:ln w="9525">
                      <a:noFill/>
                      <a:miter lim="800000"/>
                      <a:headEnd/>
                      <a:tailEnd/>
                    </a:ln>
                  </pic:spPr>
                </pic:pic>
              </a:graphicData>
            </a:graphic>
          </wp:inline>
        </w:drawing>
      </w:r>
    </w:p>
    <w:p w:rsidR="00CE409B" w:rsidRDefault="00CE409B"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CE409B" w:rsidRDefault="00CE409B"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087C3C" w:rsidRDefault="00087C3C" w:rsidP="00CE409B">
      <w:pPr>
        <w:jc w:val="center"/>
        <w:rPr>
          <w:b/>
          <w:bCs/>
          <w:sz w:val="32"/>
          <w:szCs w:val="144"/>
        </w:rPr>
      </w:pPr>
    </w:p>
    <w:p w:rsidR="00CE409B" w:rsidRPr="00B3607C" w:rsidRDefault="00CE409B" w:rsidP="00087C3C">
      <w:pPr>
        <w:jc w:val="center"/>
        <w:rPr>
          <w:b/>
          <w:bCs/>
          <w:sz w:val="32"/>
          <w:szCs w:val="144"/>
        </w:rPr>
      </w:pPr>
      <w:r w:rsidRPr="00B3607C">
        <w:rPr>
          <w:b/>
          <w:bCs/>
          <w:sz w:val="32"/>
          <w:szCs w:val="144"/>
        </w:rPr>
        <w:t>Program no. 27</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Pr="00087C3C" w:rsidRDefault="00CE409B" w:rsidP="00CE409B">
      <w:pPr>
        <w:rPr>
          <w:b/>
        </w:rPr>
      </w:pPr>
      <w:r w:rsidRPr="00087C3C">
        <w:rPr>
          <w:b/>
          <w:bCs/>
          <w:szCs w:val="144"/>
        </w:rPr>
        <w:t xml:space="preserve">//Write the </w:t>
      </w:r>
      <w:r w:rsidRPr="00087C3C">
        <w:rPr>
          <w:b/>
        </w:rPr>
        <w:t>Program to Add Two Matrixes.</w:t>
      </w:r>
    </w:p>
    <w:p w:rsidR="00CE409B" w:rsidRDefault="00CE409B" w:rsidP="00CE409B"/>
    <w:p w:rsidR="00CE409B" w:rsidRDefault="00CE409B" w:rsidP="00CE409B"/>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#include&lt;iostream.h&gt;</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#include&lt;conio.h&gt;</w:t>
      </w:r>
    </w:p>
    <w:p w:rsidR="00CE409B" w:rsidRPr="00B3607C" w:rsidRDefault="00CE409B" w:rsidP="00CE409B">
      <w:pPr>
        <w:rPr>
          <w:rFonts w:ascii="Courier New" w:hAnsi="Courier New" w:cs="Courier New"/>
          <w:bCs/>
          <w:szCs w:val="144"/>
        </w:rPr>
      </w:pPr>
      <w:proofErr w:type="gramStart"/>
      <w:r w:rsidRPr="00B3607C">
        <w:rPr>
          <w:rFonts w:ascii="Courier New" w:hAnsi="Courier New" w:cs="Courier New"/>
          <w:bCs/>
          <w:szCs w:val="144"/>
        </w:rPr>
        <w:t>void</w:t>
      </w:r>
      <w:proofErr w:type="gramEnd"/>
      <w:r w:rsidRPr="00B3607C">
        <w:rPr>
          <w:rFonts w:ascii="Courier New" w:hAnsi="Courier New" w:cs="Courier New"/>
          <w:bCs/>
          <w:szCs w:val="144"/>
        </w:rPr>
        <w:t xml:space="preserve"> main()</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clrscr(</w:t>
      </w:r>
      <w:proofErr w:type="gramEnd"/>
      <w:r w:rsidRPr="00B3607C">
        <w:rPr>
          <w:rFonts w:ascii="Courier New" w:hAnsi="Courier New" w:cs="Courier New"/>
          <w:bCs/>
          <w:szCs w:val="144"/>
        </w:rPr>
        <w:t>);</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int i,j,a[20][20],b[20][20],c[20][20],n,m;</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&lt;&lt;"ARRAY"&lt;&lt;"\n";</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&lt;&lt;"enter the size of the array(less then 20): ROWS=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cin</w:t>
      </w:r>
      <w:proofErr w:type="gramEnd"/>
      <w:r w:rsidRPr="00B3607C">
        <w:rPr>
          <w:rFonts w:ascii="Courier New" w:hAnsi="Courier New" w:cs="Courier New"/>
          <w:bCs/>
          <w:szCs w:val="144"/>
        </w:rPr>
        <w:t>&gt;&gt;n;</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&lt;&lt;"COLUMNS: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cin</w:t>
      </w:r>
      <w:proofErr w:type="gramEnd"/>
      <w:r w:rsidRPr="00B3607C">
        <w:rPr>
          <w:rFonts w:ascii="Courier New" w:hAnsi="Courier New" w:cs="Courier New"/>
          <w:bCs/>
          <w:szCs w:val="144"/>
        </w:rPr>
        <w:t>&gt;&gt;m;</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if(</w:t>
      </w:r>
      <w:proofErr w:type="gramEnd"/>
      <w:r w:rsidRPr="00B3607C">
        <w:rPr>
          <w:rFonts w:ascii="Courier New" w:hAnsi="Courier New" w:cs="Courier New"/>
          <w:bCs/>
          <w:szCs w:val="144"/>
        </w:rPr>
        <w:t>m==n)</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&lt;&lt;"INPUT THE VALUES OF MATRIX A "&lt;&lt;endl;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i=0;i&lt;n;i++)</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j=0;j&lt;m;j++)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&lt;&lt;"a["&lt;&lt;i&lt;&lt;"]["&lt;&lt;j&lt;&lt;"]=";</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cin</w:t>
      </w:r>
      <w:proofErr w:type="gramEnd"/>
      <w:r w:rsidRPr="00B3607C">
        <w:rPr>
          <w:rFonts w:ascii="Courier New" w:hAnsi="Courier New" w:cs="Courier New"/>
          <w:bCs/>
          <w:szCs w:val="144"/>
        </w:rPr>
        <w:t>&gt;&gt;a[i][j];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&lt;&lt;"INPUT THE VALUES OF MATRIX B "&lt;&lt;endl;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i=0;i&lt;n;i++)</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j=0;j&lt;m;j++)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&lt;&lt;"b["&lt;&lt;i&lt;&lt;"]["&lt;&lt;j&lt;&lt;"]=";</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cin</w:t>
      </w:r>
      <w:proofErr w:type="gramEnd"/>
      <w:r w:rsidRPr="00B3607C">
        <w:rPr>
          <w:rFonts w:ascii="Courier New" w:hAnsi="Courier New" w:cs="Courier New"/>
          <w:bCs/>
          <w:szCs w:val="144"/>
        </w:rPr>
        <w:t>&gt;&gt;b[i][j];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i=0;i&lt;n;i++)</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j=0;j&lt;m;j++)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lastRenderedPageBreak/>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w:t>
      </w:r>
      <w:proofErr w:type="gramEnd"/>
      <w:r w:rsidRPr="00B3607C">
        <w:rPr>
          <w:rFonts w:ascii="Courier New" w:hAnsi="Courier New" w:cs="Courier New"/>
          <w:bCs/>
          <w:szCs w:val="144"/>
        </w:rPr>
        <w:t>i][j]=a[i][j]+b[i][j];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&lt;&lt;"SUM OF TWO MATRIXES IS "&lt;&lt;endl;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i=0;i&lt;n;i++)</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for(</w:t>
      </w:r>
      <w:proofErr w:type="gramEnd"/>
      <w:r w:rsidRPr="00B3607C">
        <w:rPr>
          <w:rFonts w:ascii="Courier New" w:hAnsi="Courier New" w:cs="Courier New"/>
          <w:bCs/>
          <w:szCs w:val="144"/>
        </w:rPr>
        <w:t>j=0;j&lt;m;j++)</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&lt;&lt;c[i][j]&lt;&lt;"\t";</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&lt;&lt;endl;</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else</w:t>
      </w:r>
      <w:proofErr w:type="gramEnd"/>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roofErr w:type="gramStart"/>
      <w:r w:rsidRPr="00B3607C">
        <w:rPr>
          <w:rFonts w:ascii="Courier New" w:hAnsi="Courier New" w:cs="Courier New"/>
          <w:bCs/>
          <w:szCs w:val="144"/>
        </w:rPr>
        <w:t>cout</w:t>
      </w:r>
      <w:proofErr w:type="gramEnd"/>
      <w:r w:rsidRPr="00B3607C">
        <w:rPr>
          <w:rFonts w:ascii="Courier New" w:hAnsi="Courier New" w:cs="Courier New"/>
          <w:bCs/>
          <w:szCs w:val="144"/>
        </w:rPr>
        <w:t>&lt;&lt;"SUM NOT POSSIBLE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 xml:space="preserve"> }</w:t>
      </w:r>
    </w:p>
    <w:p w:rsidR="00CE409B" w:rsidRPr="00B3607C" w:rsidRDefault="00CE409B" w:rsidP="00CE409B">
      <w:pPr>
        <w:rPr>
          <w:rFonts w:ascii="Courier New" w:hAnsi="Courier New" w:cs="Courier New"/>
          <w:bCs/>
          <w:szCs w:val="144"/>
        </w:rPr>
      </w:pPr>
      <w:r w:rsidRPr="00B3607C">
        <w:rPr>
          <w:rFonts w:ascii="Courier New" w:hAnsi="Courier New" w:cs="Courier New"/>
          <w:bCs/>
          <w:szCs w:val="144"/>
        </w:rPr>
        <w:t>}</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Default="00CE409B" w:rsidP="00CE409B">
      <w:pPr>
        <w:rPr>
          <w:b/>
          <w:bCs/>
          <w:sz w:val="32"/>
          <w:szCs w:val="144"/>
          <w:u w:val="single"/>
        </w:rPr>
      </w:pPr>
      <w:r>
        <w:rPr>
          <w:b/>
          <w:bCs/>
          <w:sz w:val="32"/>
          <w:szCs w:val="144"/>
          <w:u w:val="single"/>
        </w:rPr>
        <w:t xml:space="preserve">OUTPUT </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Default="00CE409B" w:rsidP="00CE409B">
      <w:pPr>
        <w:rPr>
          <w:b/>
          <w:bCs/>
          <w:sz w:val="32"/>
          <w:szCs w:val="144"/>
          <w:u w:val="single"/>
        </w:rPr>
      </w:pPr>
      <w:r>
        <w:rPr>
          <w:b/>
          <w:bCs/>
          <w:noProof/>
          <w:sz w:val="32"/>
          <w:szCs w:val="144"/>
        </w:rPr>
        <w:drawing>
          <wp:inline distT="0" distB="0" distL="0" distR="0">
            <wp:extent cx="4625340" cy="337058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4625340" cy="3370580"/>
                    </a:xfrm>
                    <a:prstGeom prst="rect">
                      <a:avLst/>
                    </a:prstGeom>
                    <a:noFill/>
                    <a:ln w="9525">
                      <a:noFill/>
                      <a:miter lim="800000"/>
                      <a:headEnd/>
                      <a:tailEnd/>
                    </a:ln>
                  </pic:spPr>
                </pic:pic>
              </a:graphicData>
            </a:graphic>
          </wp:inline>
        </w:drawing>
      </w:r>
    </w:p>
    <w:p w:rsidR="00CE409B" w:rsidRDefault="00CE409B" w:rsidP="00B33424">
      <w:pPr>
        <w:rPr>
          <w:b/>
          <w:bCs/>
          <w:sz w:val="32"/>
          <w:szCs w:val="144"/>
        </w:rPr>
      </w:pPr>
    </w:p>
    <w:p w:rsidR="00CE409B" w:rsidRDefault="00CE409B" w:rsidP="00CE409B">
      <w:pPr>
        <w:jc w:val="center"/>
        <w:rPr>
          <w:b/>
          <w:bCs/>
          <w:sz w:val="32"/>
          <w:szCs w:val="144"/>
        </w:rPr>
      </w:pPr>
    </w:p>
    <w:p w:rsidR="00B33424" w:rsidRDefault="00B33424" w:rsidP="00CE409B">
      <w:pPr>
        <w:jc w:val="center"/>
        <w:rPr>
          <w:b/>
          <w:bCs/>
          <w:sz w:val="32"/>
          <w:szCs w:val="144"/>
        </w:rPr>
      </w:pPr>
    </w:p>
    <w:p w:rsidR="00CE409B" w:rsidRDefault="00CE409B" w:rsidP="00CE409B">
      <w:pPr>
        <w:jc w:val="center"/>
        <w:rPr>
          <w:b/>
          <w:bCs/>
          <w:sz w:val="32"/>
          <w:szCs w:val="144"/>
        </w:rPr>
      </w:pPr>
      <w:r>
        <w:rPr>
          <w:b/>
          <w:bCs/>
          <w:sz w:val="32"/>
          <w:szCs w:val="144"/>
        </w:rPr>
        <w:t>Program no. 28</w:t>
      </w:r>
    </w:p>
    <w:p w:rsidR="00CE409B" w:rsidRDefault="00CE409B" w:rsidP="00CE409B">
      <w:pPr>
        <w:jc w:val="center"/>
        <w:rPr>
          <w:b/>
          <w:bCs/>
          <w:sz w:val="32"/>
          <w:szCs w:val="144"/>
        </w:rPr>
      </w:pPr>
    </w:p>
    <w:p w:rsidR="00CE409B" w:rsidRPr="00B33424" w:rsidRDefault="00CE409B" w:rsidP="00CE409B">
      <w:pPr>
        <w:rPr>
          <w:b/>
        </w:rPr>
      </w:pPr>
      <w:r w:rsidRPr="00B33424">
        <w:rPr>
          <w:b/>
          <w:bCs/>
          <w:szCs w:val="144"/>
        </w:rPr>
        <w:t xml:space="preserve">//Write the </w:t>
      </w:r>
      <w:r w:rsidRPr="00B33424">
        <w:rPr>
          <w:b/>
        </w:rPr>
        <w:t xml:space="preserve">program to </w:t>
      </w:r>
      <w:proofErr w:type="gramStart"/>
      <w:r w:rsidRPr="00B33424">
        <w:rPr>
          <w:b/>
        </w:rPr>
        <w:t>Transpose</w:t>
      </w:r>
      <w:proofErr w:type="gramEnd"/>
      <w:r w:rsidRPr="00B33424">
        <w:rPr>
          <w:b/>
        </w:rPr>
        <w:t xml:space="preserve"> Matrix.</w:t>
      </w:r>
    </w:p>
    <w:p w:rsidR="00CE409B" w:rsidRDefault="00CE409B" w:rsidP="00CE409B"/>
    <w:p w:rsidR="00CE409B" w:rsidRDefault="00CE409B" w:rsidP="00CE409B"/>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#include&lt;iostream.h&gt;</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#include&lt;conio.h&gt;</w:t>
      </w:r>
    </w:p>
    <w:p w:rsidR="00CE409B" w:rsidRPr="00421E5A" w:rsidRDefault="00CE409B" w:rsidP="00CE409B">
      <w:pPr>
        <w:rPr>
          <w:rFonts w:ascii="Courier New" w:hAnsi="Courier New" w:cs="Courier New"/>
          <w:bCs/>
          <w:szCs w:val="144"/>
        </w:rPr>
      </w:pPr>
      <w:proofErr w:type="gramStart"/>
      <w:r w:rsidRPr="00421E5A">
        <w:rPr>
          <w:rFonts w:ascii="Courier New" w:hAnsi="Courier New" w:cs="Courier New"/>
          <w:bCs/>
          <w:szCs w:val="144"/>
        </w:rPr>
        <w:t>void</w:t>
      </w:r>
      <w:proofErr w:type="gramEnd"/>
      <w:r w:rsidRPr="00421E5A">
        <w:rPr>
          <w:rFonts w:ascii="Courier New" w:hAnsi="Courier New" w:cs="Courier New"/>
          <w:bCs/>
          <w:szCs w:val="144"/>
        </w:rPr>
        <w:t xml:space="preserve"> main()</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clrscr(</w:t>
      </w:r>
      <w:proofErr w:type="gramEnd"/>
      <w:r w:rsidRPr="00421E5A">
        <w:rPr>
          <w:rFonts w:ascii="Courier New" w:hAnsi="Courier New" w:cs="Courier New"/>
          <w:bCs/>
          <w:szCs w:val="144"/>
        </w:rPr>
        <w:t>);</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int i,j,a[20][20],b[20][20],n,m;</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&lt;&lt;"ARRAY"&lt;&lt;"\n";</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&lt;&lt;"enter the size of the array(less then 20): ROWS=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cin</w:t>
      </w:r>
      <w:proofErr w:type="gramEnd"/>
      <w:r w:rsidRPr="00421E5A">
        <w:rPr>
          <w:rFonts w:ascii="Courier New" w:hAnsi="Courier New" w:cs="Courier New"/>
          <w:bCs/>
          <w:szCs w:val="144"/>
        </w:rPr>
        <w:t>&gt;&gt;n;</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&lt;&lt;"COLUMNS: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cin</w:t>
      </w:r>
      <w:proofErr w:type="gramEnd"/>
      <w:r w:rsidRPr="00421E5A">
        <w:rPr>
          <w:rFonts w:ascii="Courier New" w:hAnsi="Courier New" w:cs="Courier New"/>
          <w:bCs/>
          <w:szCs w:val="144"/>
        </w:rPr>
        <w:t>&gt;&gt;m;</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if(</w:t>
      </w:r>
      <w:proofErr w:type="gramEnd"/>
      <w:r w:rsidRPr="00421E5A">
        <w:rPr>
          <w:rFonts w:ascii="Courier New" w:hAnsi="Courier New" w:cs="Courier New"/>
          <w:bCs/>
          <w:szCs w:val="144"/>
        </w:rPr>
        <w:t>m==n)</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&lt;&lt;"INPUT THE VALUES "&lt;&lt;endl;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i=0;i&lt;n;i++)</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j=0;j&lt;m;j++)</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&lt;&lt;"a["&lt;&lt;i&lt;&lt;"]["&lt;&lt;j&lt;&lt;"]=";</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cin</w:t>
      </w:r>
      <w:proofErr w:type="gramEnd"/>
      <w:r w:rsidRPr="00421E5A">
        <w:rPr>
          <w:rFonts w:ascii="Courier New" w:hAnsi="Courier New" w:cs="Courier New"/>
          <w:bCs/>
          <w:szCs w:val="144"/>
        </w:rPr>
        <w:t>&gt;&gt;a[i][j];</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&lt;&lt;"OUTPUT OF MATRIX  "&lt;&lt;endl;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i=0;i&lt;n;i++)</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j=0;j&lt;m;j++)</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&lt;&lt;a[i][j]&lt;&lt;"\t";</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i=0;i&lt;n;i++)</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j=0;j&lt;m;j++)</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lastRenderedPageBreak/>
        <w:t xml:space="preserve">    </w:t>
      </w:r>
      <w:proofErr w:type="gramStart"/>
      <w:r w:rsidRPr="00421E5A">
        <w:rPr>
          <w:rFonts w:ascii="Courier New" w:hAnsi="Courier New" w:cs="Courier New"/>
          <w:bCs/>
          <w:szCs w:val="144"/>
        </w:rPr>
        <w:t>b[</w:t>
      </w:r>
      <w:proofErr w:type="gramEnd"/>
      <w:r w:rsidRPr="00421E5A">
        <w:rPr>
          <w:rFonts w:ascii="Courier New" w:hAnsi="Courier New" w:cs="Courier New"/>
          <w:bCs/>
          <w:szCs w:val="144"/>
        </w:rPr>
        <w:t>i][j]=a[j][i];</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&lt;&lt;"TRANSPOSE MATRIX IS "&lt;&lt;endl;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i=0;i&lt;n;i++)</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for(</w:t>
      </w:r>
      <w:proofErr w:type="gramEnd"/>
      <w:r w:rsidRPr="00421E5A">
        <w:rPr>
          <w:rFonts w:ascii="Courier New" w:hAnsi="Courier New" w:cs="Courier New"/>
          <w:bCs/>
          <w:szCs w:val="144"/>
        </w:rPr>
        <w:t>j=0;j&lt;m;j++)</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&lt;&lt;b[i][j]&lt;&lt;"\t";</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&lt;&lt;endl;</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else</w:t>
      </w:r>
      <w:proofErr w:type="gramEnd"/>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roofErr w:type="gramStart"/>
      <w:r w:rsidRPr="00421E5A">
        <w:rPr>
          <w:rFonts w:ascii="Courier New" w:hAnsi="Courier New" w:cs="Courier New"/>
          <w:bCs/>
          <w:szCs w:val="144"/>
        </w:rPr>
        <w:t>cout</w:t>
      </w:r>
      <w:proofErr w:type="gramEnd"/>
      <w:r w:rsidRPr="00421E5A">
        <w:rPr>
          <w:rFonts w:ascii="Courier New" w:hAnsi="Courier New" w:cs="Courier New"/>
          <w:bCs/>
          <w:szCs w:val="144"/>
        </w:rPr>
        <w:t>&lt;&lt;"SUM NOT POSSIBLE ";</w:t>
      </w:r>
    </w:p>
    <w:p w:rsidR="00CE409B" w:rsidRPr="00421E5A" w:rsidRDefault="00CE409B" w:rsidP="00CE409B">
      <w:pPr>
        <w:rPr>
          <w:rFonts w:ascii="Courier New" w:hAnsi="Courier New" w:cs="Courier New"/>
          <w:bCs/>
          <w:szCs w:val="144"/>
        </w:rPr>
      </w:pPr>
      <w:r w:rsidRPr="00421E5A">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421E5A">
        <w:rPr>
          <w:rFonts w:ascii="Courier New" w:hAnsi="Courier New" w:cs="Courier New"/>
          <w:bCs/>
          <w:szCs w:val="144"/>
        </w:rPr>
        <w:t>}</w:t>
      </w:r>
    </w:p>
    <w:p w:rsidR="00CE409B" w:rsidRDefault="00CE409B" w:rsidP="00CE409B">
      <w:pPr>
        <w:rPr>
          <w:rFonts w:ascii="Courier New" w:hAnsi="Courier New" w:cs="Courier New"/>
          <w:bCs/>
          <w:szCs w:val="144"/>
        </w:rPr>
      </w:pPr>
      <w:r>
        <w:rPr>
          <w:rFonts w:ascii="Courier New" w:hAnsi="Courier New" w:cs="Courier New"/>
          <w:bCs/>
          <w:szCs w:val="144"/>
        </w:rPr>
        <w:t xml:space="preserve"> </w:t>
      </w:r>
    </w:p>
    <w:p w:rsidR="00CE409B" w:rsidRDefault="00CE409B" w:rsidP="00CE409B">
      <w:pPr>
        <w:rPr>
          <w:b/>
          <w:bCs/>
          <w:sz w:val="32"/>
          <w:szCs w:val="144"/>
          <w:u w:val="single"/>
        </w:rPr>
      </w:pPr>
      <w:r w:rsidRPr="00421E5A">
        <w:rPr>
          <w:b/>
          <w:bCs/>
          <w:sz w:val="32"/>
          <w:szCs w:val="144"/>
          <w:u w:val="single"/>
        </w:rPr>
        <w:t>OUTPUT</w:t>
      </w:r>
    </w:p>
    <w:p w:rsidR="00CE409B" w:rsidRDefault="00CE409B" w:rsidP="00CE409B">
      <w:pPr>
        <w:rPr>
          <w:b/>
          <w:bCs/>
          <w:sz w:val="32"/>
          <w:szCs w:val="144"/>
          <w:u w:val="single"/>
        </w:rPr>
      </w:pPr>
    </w:p>
    <w:p w:rsidR="00CE409B" w:rsidRDefault="00CE409B" w:rsidP="00CE409B">
      <w:pPr>
        <w:rPr>
          <w:b/>
          <w:bCs/>
          <w:sz w:val="32"/>
          <w:szCs w:val="144"/>
          <w:u w:val="single"/>
        </w:rPr>
      </w:pPr>
    </w:p>
    <w:p w:rsidR="00CE409B" w:rsidRPr="00421E5A" w:rsidRDefault="00CE409B" w:rsidP="00CE409B">
      <w:pPr>
        <w:rPr>
          <w:b/>
          <w:bCs/>
          <w:sz w:val="32"/>
          <w:szCs w:val="144"/>
          <w:u w:val="single"/>
        </w:rPr>
      </w:pPr>
      <w:r>
        <w:rPr>
          <w:b/>
          <w:bCs/>
          <w:noProof/>
          <w:sz w:val="32"/>
          <w:szCs w:val="144"/>
        </w:rPr>
        <w:drawing>
          <wp:inline distT="0" distB="0" distL="0" distR="0">
            <wp:extent cx="4380865" cy="2668905"/>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380865" cy="2668905"/>
                    </a:xfrm>
                    <a:prstGeom prst="rect">
                      <a:avLst/>
                    </a:prstGeom>
                    <a:noFill/>
                    <a:ln w="9525">
                      <a:noFill/>
                      <a:miter lim="800000"/>
                      <a:headEnd/>
                      <a:tailEnd/>
                    </a:ln>
                  </pic:spPr>
                </pic:pic>
              </a:graphicData>
            </a:graphic>
          </wp:inline>
        </w:drawing>
      </w:r>
    </w:p>
    <w:p w:rsidR="00CE409B" w:rsidRDefault="00CE409B" w:rsidP="00CE409B">
      <w:pPr>
        <w:jc w:val="center"/>
        <w:rPr>
          <w:b/>
          <w:bCs/>
          <w:sz w:val="144"/>
          <w:szCs w:val="144"/>
        </w:rPr>
      </w:pPr>
    </w:p>
    <w:p w:rsidR="00E74EFF" w:rsidRPr="00E74EFF" w:rsidRDefault="00E74EFF" w:rsidP="00E74EFF">
      <w:pPr>
        <w:rPr>
          <w:b/>
          <w:bCs/>
          <w:sz w:val="32"/>
          <w:szCs w:val="144"/>
        </w:rPr>
      </w:pPr>
    </w:p>
    <w:p w:rsidR="00AB5FB4" w:rsidRDefault="00AB5FB4" w:rsidP="00E74EFF">
      <w:pPr>
        <w:rPr>
          <w:b/>
          <w:bCs/>
          <w:sz w:val="32"/>
          <w:szCs w:val="144"/>
        </w:rPr>
      </w:pPr>
    </w:p>
    <w:p w:rsidR="00AB5FB4" w:rsidRDefault="00AB5FB4" w:rsidP="00E74EFF">
      <w:pPr>
        <w:rPr>
          <w:b/>
          <w:bCs/>
          <w:sz w:val="32"/>
          <w:szCs w:val="144"/>
        </w:rPr>
      </w:pPr>
    </w:p>
    <w:p w:rsidR="00CE409B" w:rsidRDefault="00CE409B" w:rsidP="00AB5FB4">
      <w:pPr>
        <w:jc w:val="center"/>
        <w:rPr>
          <w:b/>
          <w:bCs/>
          <w:sz w:val="32"/>
          <w:szCs w:val="144"/>
        </w:rPr>
      </w:pPr>
      <w:r>
        <w:rPr>
          <w:b/>
          <w:bCs/>
          <w:sz w:val="32"/>
          <w:szCs w:val="144"/>
        </w:rPr>
        <w:t>Program no. 29</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proofErr w:type="gramStart"/>
      <w:r w:rsidRPr="003335E7">
        <w:rPr>
          <w:b/>
          <w:bCs/>
          <w:szCs w:val="144"/>
        </w:rPr>
        <w:t xml:space="preserve">//Write the </w:t>
      </w:r>
      <w:hyperlink r:id="rId36" w:tgtFrame="_blank" w:history="1">
        <w:r w:rsidRPr="003335E7">
          <w:rPr>
            <w:b/>
            <w:color w:val="000000"/>
          </w:rPr>
          <w:t>Program to Check Whether a Number is Palindrome or Not</w:t>
        </w:r>
      </w:hyperlink>
      <w:r w:rsidRPr="003335E7">
        <w:rPr>
          <w:b/>
        </w:rPr>
        <w:t>.</w:t>
      </w:r>
      <w:proofErr w:type="gramEnd"/>
    </w:p>
    <w:p w:rsidR="00CE409B" w:rsidRDefault="00CE409B" w:rsidP="00CE409B">
      <w:pPr>
        <w:rPr>
          <w:b/>
        </w:rPr>
      </w:pPr>
    </w:p>
    <w:p w:rsidR="00CE409B" w:rsidRDefault="00CE409B" w:rsidP="00CE409B">
      <w:pPr>
        <w:rPr>
          <w:rFonts w:ascii="Courier New" w:hAnsi="Courier New" w:cs="Courier New"/>
          <w:bCs/>
          <w:szCs w:val="144"/>
        </w:rPr>
      </w:pP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#include&lt;iostream.h&gt;</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#include&lt;conio.h&gt;</w:t>
      </w:r>
    </w:p>
    <w:p w:rsidR="00CE409B" w:rsidRPr="003335E7" w:rsidRDefault="00CE409B" w:rsidP="00CE409B">
      <w:pPr>
        <w:rPr>
          <w:rFonts w:ascii="Courier New" w:hAnsi="Courier New" w:cs="Courier New"/>
          <w:bCs/>
          <w:szCs w:val="144"/>
        </w:rPr>
      </w:pPr>
      <w:proofErr w:type="gramStart"/>
      <w:r w:rsidRPr="003335E7">
        <w:rPr>
          <w:rFonts w:ascii="Courier New" w:hAnsi="Courier New" w:cs="Courier New"/>
          <w:bCs/>
          <w:szCs w:val="144"/>
        </w:rPr>
        <w:t>void</w:t>
      </w:r>
      <w:proofErr w:type="gramEnd"/>
      <w:r w:rsidRPr="003335E7">
        <w:rPr>
          <w:rFonts w:ascii="Courier New" w:hAnsi="Courier New" w:cs="Courier New"/>
          <w:bCs/>
          <w:szCs w:val="144"/>
        </w:rPr>
        <w:t xml:space="preserve"> main()</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clrscr(</w:t>
      </w:r>
      <w:proofErr w:type="gramEnd"/>
      <w:r w:rsidRPr="003335E7">
        <w:rPr>
          <w:rFonts w:ascii="Courier New" w:hAnsi="Courier New" w:cs="Courier New"/>
          <w:bCs/>
          <w:szCs w:val="144"/>
        </w:rPr>
        <w:t>);</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int</w:t>
      </w:r>
      <w:proofErr w:type="gramEnd"/>
      <w:r w:rsidRPr="003335E7">
        <w:rPr>
          <w:rFonts w:ascii="Courier New" w:hAnsi="Courier New" w:cs="Courier New"/>
          <w:bCs/>
          <w:szCs w:val="144"/>
        </w:rPr>
        <w:t xml:space="preserve"> num,no,rev=0,r;</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cout</w:t>
      </w:r>
      <w:proofErr w:type="gramEnd"/>
      <w:r w:rsidRPr="003335E7">
        <w:rPr>
          <w:rFonts w:ascii="Courier New" w:hAnsi="Courier New" w:cs="Courier New"/>
          <w:bCs/>
          <w:szCs w:val="144"/>
        </w:rPr>
        <w:t>&lt;&lt;"enter the number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cin</w:t>
      </w:r>
      <w:proofErr w:type="gramEnd"/>
      <w:r w:rsidRPr="003335E7">
        <w:rPr>
          <w:rFonts w:ascii="Courier New" w:hAnsi="Courier New" w:cs="Courier New"/>
          <w:bCs/>
          <w:szCs w:val="144"/>
        </w:rPr>
        <w:t>&gt;&gt;no;</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num=</w:t>
      </w:r>
      <w:proofErr w:type="gramEnd"/>
      <w:r w:rsidRPr="003335E7">
        <w:rPr>
          <w:rFonts w:ascii="Courier New" w:hAnsi="Courier New" w:cs="Courier New"/>
          <w:bCs/>
          <w:szCs w:val="144"/>
        </w:rPr>
        <w:t>no;</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while(</w:t>
      </w:r>
      <w:proofErr w:type="gramEnd"/>
      <w:r w:rsidRPr="003335E7">
        <w:rPr>
          <w:rFonts w:ascii="Courier New" w:hAnsi="Courier New" w:cs="Courier New"/>
          <w:bCs/>
          <w:szCs w:val="144"/>
        </w:rPr>
        <w:t>no&gt;0)</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r=no%10;</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rev=</w:t>
      </w:r>
      <w:proofErr w:type="gramEnd"/>
      <w:r w:rsidRPr="003335E7">
        <w:rPr>
          <w:rFonts w:ascii="Courier New" w:hAnsi="Courier New" w:cs="Courier New"/>
          <w:bCs/>
          <w:szCs w:val="144"/>
        </w:rPr>
        <w:t>rev*10+r;</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no=</w:t>
      </w:r>
      <w:proofErr w:type="gramEnd"/>
      <w:r w:rsidRPr="003335E7">
        <w:rPr>
          <w:rFonts w:ascii="Courier New" w:hAnsi="Courier New" w:cs="Courier New"/>
          <w:bCs/>
          <w:szCs w:val="144"/>
        </w:rPr>
        <w:t>no/10;</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if(</w:t>
      </w:r>
      <w:proofErr w:type="gramEnd"/>
      <w:r w:rsidRPr="003335E7">
        <w:rPr>
          <w:rFonts w:ascii="Courier New" w:hAnsi="Courier New" w:cs="Courier New"/>
          <w:bCs/>
          <w:szCs w:val="144"/>
        </w:rPr>
        <w:t>rev==num)</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cout</w:t>
      </w:r>
      <w:proofErr w:type="gramEnd"/>
      <w:r w:rsidRPr="003335E7">
        <w:rPr>
          <w:rFonts w:ascii="Courier New" w:hAnsi="Courier New" w:cs="Courier New"/>
          <w:bCs/>
          <w:szCs w:val="144"/>
        </w:rPr>
        <w:t>&lt;&lt;"number is PALINDROME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else</w:t>
      </w:r>
      <w:proofErr w:type="gramEnd"/>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roofErr w:type="gramStart"/>
      <w:r w:rsidRPr="003335E7">
        <w:rPr>
          <w:rFonts w:ascii="Courier New" w:hAnsi="Courier New" w:cs="Courier New"/>
          <w:bCs/>
          <w:szCs w:val="144"/>
        </w:rPr>
        <w:t>cout</w:t>
      </w:r>
      <w:proofErr w:type="gramEnd"/>
      <w:r w:rsidRPr="003335E7">
        <w:rPr>
          <w:rFonts w:ascii="Courier New" w:hAnsi="Courier New" w:cs="Courier New"/>
          <w:bCs/>
          <w:szCs w:val="144"/>
        </w:rPr>
        <w:t>&lt;&lt;"number is NOT palindrome ";</w:t>
      </w:r>
    </w:p>
    <w:p w:rsidR="00CE409B" w:rsidRPr="003335E7" w:rsidRDefault="00CE409B" w:rsidP="00CE409B">
      <w:pPr>
        <w:rPr>
          <w:rFonts w:ascii="Courier New" w:hAnsi="Courier New" w:cs="Courier New"/>
          <w:bCs/>
          <w:szCs w:val="144"/>
        </w:rPr>
      </w:pPr>
      <w:r w:rsidRPr="003335E7">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3335E7">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sidRPr="003335E7">
        <w:rPr>
          <w:b/>
          <w:bCs/>
          <w:sz w:val="32"/>
          <w:szCs w:val="144"/>
          <w:u w:val="single"/>
        </w:rPr>
        <w:t>OUTPUT</w:t>
      </w:r>
    </w:p>
    <w:p w:rsidR="00CE409B" w:rsidRDefault="00CE409B" w:rsidP="00CE409B">
      <w:pPr>
        <w:rPr>
          <w:b/>
          <w:bCs/>
          <w:sz w:val="32"/>
          <w:szCs w:val="144"/>
          <w:u w:val="single"/>
        </w:rPr>
      </w:pPr>
    </w:p>
    <w:p w:rsidR="00CE409B" w:rsidRPr="003335E7" w:rsidRDefault="00CE409B" w:rsidP="00CE409B">
      <w:pPr>
        <w:rPr>
          <w:b/>
          <w:bCs/>
          <w:sz w:val="32"/>
          <w:szCs w:val="144"/>
          <w:u w:val="single"/>
        </w:rPr>
      </w:pPr>
    </w:p>
    <w:p w:rsidR="00CE409B" w:rsidRPr="003335E7" w:rsidRDefault="00CE409B" w:rsidP="00CE409B">
      <w:pPr>
        <w:rPr>
          <w:rFonts w:ascii="Courier New" w:hAnsi="Courier New" w:cs="Courier New"/>
          <w:bCs/>
          <w:szCs w:val="144"/>
        </w:rPr>
      </w:pPr>
      <w:r>
        <w:rPr>
          <w:rFonts w:ascii="Courier New" w:hAnsi="Courier New" w:cs="Courier New"/>
          <w:bCs/>
          <w:noProof/>
          <w:szCs w:val="144"/>
        </w:rPr>
        <w:drawing>
          <wp:inline distT="0" distB="0" distL="0" distR="0">
            <wp:extent cx="3540760" cy="77597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3540760" cy="775970"/>
                    </a:xfrm>
                    <a:prstGeom prst="rect">
                      <a:avLst/>
                    </a:prstGeom>
                    <a:noFill/>
                    <a:ln w="9525">
                      <a:noFill/>
                      <a:miter lim="800000"/>
                      <a:headEnd/>
                      <a:tailEnd/>
                    </a:ln>
                  </pic:spPr>
                </pic:pic>
              </a:graphicData>
            </a:graphic>
          </wp:inline>
        </w:drawing>
      </w:r>
    </w:p>
    <w:p w:rsidR="00450B7C" w:rsidRDefault="00450B7C" w:rsidP="00450B7C">
      <w:pPr>
        <w:rPr>
          <w:b/>
          <w:bCs/>
          <w:sz w:val="32"/>
          <w:szCs w:val="144"/>
        </w:rPr>
      </w:pPr>
    </w:p>
    <w:p w:rsidR="00450B7C" w:rsidRDefault="00450B7C" w:rsidP="00450B7C">
      <w:pPr>
        <w:rPr>
          <w:b/>
          <w:bCs/>
          <w:sz w:val="32"/>
          <w:szCs w:val="144"/>
        </w:rPr>
      </w:pPr>
    </w:p>
    <w:p w:rsidR="00450B7C" w:rsidRDefault="00450B7C" w:rsidP="00450B7C">
      <w:pPr>
        <w:rPr>
          <w:b/>
          <w:bCs/>
          <w:sz w:val="32"/>
          <w:szCs w:val="144"/>
        </w:rPr>
      </w:pPr>
    </w:p>
    <w:p w:rsidR="00B3567E" w:rsidRPr="00450B7C" w:rsidRDefault="00B3567E" w:rsidP="00450B7C">
      <w:pPr>
        <w:rPr>
          <w:b/>
          <w:bCs/>
          <w:sz w:val="32"/>
          <w:szCs w:val="144"/>
        </w:rPr>
      </w:pPr>
    </w:p>
    <w:p w:rsidR="00CE409B" w:rsidRDefault="00CE409B" w:rsidP="00B3567E">
      <w:pPr>
        <w:jc w:val="center"/>
        <w:rPr>
          <w:b/>
          <w:bCs/>
          <w:sz w:val="32"/>
          <w:szCs w:val="144"/>
        </w:rPr>
      </w:pPr>
      <w:r>
        <w:rPr>
          <w:b/>
          <w:bCs/>
          <w:sz w:val="32"/>
          <w:szCs w:val="144"/>
        </w:rPr>
        <w:t>Program no.30</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r w:rsidRPr="005F0AB6">
        <w:rPr>
          <w:b/>
          <w:bCs/>
          <w:szCs w:val="144"/>
        </w:rPr>
        <w:t xml:space="preserve">//Write the </w:t>
      </w:r>
      <w:proofErr w:type="gramStart"/>
      <w:r w:rsidRPr="005F0AB6">
        <w:rPr>
          <w:b/>
        </w:rPr>
        <w:t>Program  using</w:t>
      </w:r>
      <w:proofErr w:type="gramEnd"/>
      <w:r w:rsidRPr="005F0AB6">
        <w:rPr>
          <w:b/>
        </w:rPr>
        <w:t xml:space="preserve"> struct (Name/rollno/branch/semester)</w:t>
      </w:r>
      <w:r>
        <w:rPr>
          <w:b/>
        </w:rPr>
        <w:t>.</w:t>
      </w:r>
    </w:p>
    <w:p w:rsidR="00CE409B" w:rsidRDefault="00CE409B" w:rsidP="00CE409B">
      <w:pPr>
        <w:rPr>
          <w:b/>
        </w:rPr>
      </w:pP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#include&lt;iostream.h&gt;</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#include&lt;conio.h&gt;</w:t>
      </w:r>
    </w:p>
    <w:p w:rsidR="00CE409B" w:rsidRPr="005F0AB6" w:rsidRDefault="00CE409B" w:rsidP="00CE409B">
      <w:pPr>
        <w:rPr>
          <w:rFonts w:ascii="Courier New" w:hAnsi="Courier New" w:cs="Courier New"/>
          <w:bCs/>
          <w:szCs w:val="144"/>
        </w:rPr>
      </w:pPr>
      <w:proofErr w:type="gramStart"/>
      <w:r w:rsidRPr="005F0AB6">
        <w:rPr>
          <w:rFonts w:ascii="Courier New" w:hAnsi="Courier New" w:cs="Courier New"/>
          <w:bCs/>
          <w:szCs w:val="144"/>
        </w:rPr>
        <w:t>struct</w:t>
      </w:r>
      <w:proofErr w:type="gramEnd"/>
      <w:r w:rsidRPr="005F0AB6">
        <w:rPr>
          <w:rFonts w:ascii="Courier New" w:hAnsi="Courier New" w:cs="Courier New"/>
          <w:bCs/>
          <w:szCs w:val="144"/>
        </w:rPr>
        <w:t xml:space="preserve"> student</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char</w:t>
      </w:r>
      <w:proofErr w:type="gramEnd"/>
      <w:r w:rsidRPr="005F0AB6">
        <w:rPr>
          <w:rFonts w:ascii="Courier New" w:hAnsi="Courier New" w:cs="Courier New"/>
          <w:bCs/>
          <w:szCs w:val="144"/>
        </w:rPr>
        <w:t xml:space="preserve"> name[20],branch[10];</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int</w:t>
      </w:r>
      <w:proofErr w:type="gramEnd"/>
      <w:r w:rsidRPr="005F0AB6">
        <w:rPr>
          <w:rFonts w:ascii="Courier New" w:hAnsi="Courier New" w:cs="Courier New"/>
          <w:bCs/>
          <w:szCs w:val="144"/>
        </w:rPr>
        <w:t xml:space="preserve"> rollno,sem;</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w:t>
      </w:r>
    </w:p>
    <w:p w:rsidR="00CE409B" w:rsidRPr="005F0AB6" w:rsidRDefault="00CE409B" w:rsidP="00CE409B">
      <w:pPr>
        <w:rPr>
          <w:rFonts w:ascii="Courier New" w:hAnsi="Courier New" w:cs="Courier New"/>
          <w:bCs/>
          <w:szCs w:val="144"/>
        </w:rPr>
      </w:pPr>
      <w:proofErr w:type="gramStart"/>
      <w:r w:rsidRPr="005F0AB6">
        <w:rPr>
          <w:rFonts w:ascii="Courier New" w:hAnsi="Courier New" w:cs="Courier New"/>
          <w:bCs/>
          <w:szCs w:val="144"/>
        </w:rPr>
        <w:t>void</w:t>
      </w:r>
      <w:proofErr w:type="gramEnd"/>
      <w:r w:rsidRPr="005F0AB6">
        <w:rPr>
          <w:rFonts w:ascii="Courier New" w:hAnsi="Courier New" w:cs="Courier New"/>
          <w:bCs/>
          <w:szCs w:val="144"/>
        </w:rPr>
        <w:t xml:space="preserve"> main()</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clrscr(</w:t>
      </w:r>
      <w:proofErr w:type="gramEnd"/>
      <w:r w:rsidRPr="005F0AB6">
        <w:rPr>
          <w:rFonts w:ascii="Courier New" w:hAnsi="Courier New" w:cs="Courier New"/>
          <w:bCs/>
          <w:szCs w:val="144"/>
        </w:rPr>
        <w:t>);</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student</w:t>
      </w:r>
      <w:proofErr w:type="gramEnd"/>
      <w:r w:rsidRPr="005F0AB6">
        <w:rPr>
          <w:rFonts w:ascii="Courier New" w:hAnsi="Courier New" w:cs="Courier New"/>
          <w:bCs/>
          <w:szCs w:val="144"/>
        </w:rPr>
        <w:t xml:space="preserve"> s;</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&lt;&lt;"ENTER THE INFORMATION RESPECTIVELY "&lt;&lt;endl;</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&lt;&lt;"NAME ";</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cin</w:t>
      </w:r>
      <w:proofErr w:type="gramEnd"/>
      <w:r w:rsidRPr="005F0AB6">
        <w:rPr>
          <w:rFonts w:ascii="Courier New" w:hAnsi="Courier New" w:cs="Courier New"/>
          <w:bCs/>
          <w:szCs w:val="144"/>
        </w:rPr>
        <w:t>&gt;&gt;s.name;</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&lt;&lt;"ROLL NO. ";</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cin</w:t>
      </w:r>
      <w:proofErr w:type="gramEnd"/>
      <w:r w:rsidRPr="005F0AB6">
        <w:rPr>
          <w:rFonts w:ascii="Courier New" w:hAnsi="Courier New" w:cs="Courier New"/>
          <w:bCs/>
          <w:szCs w:val="144"/>
        </w:rPr>
        <w:t>&gt;&gt;s.rollno;</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&lt;&lt;"BRANCH ";</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cin</w:t>
      </w:r>
      <w:proofErr w:type="gramEnd"/>
      <w:r w:rsidRPr="005F0AB6">
        <w:rPr>
          <w:rFonts w:ascii="Courier New" w:hAnsi="Courier New" w:cs="Courier New"/>
          <w:bCs/>
          <w:szCs w:val="144"/>
        </w:rPr>
        <w:t>&gt;&gt;s.branch;</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&lt;&lt;"SEMESTER ";</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cin</w:t>
      </w:r>
      <w:proofErr w:type="gramEnd"/>
      <w:r w:rsidRPr="005F0AB6">
        <w:rPr>
          <w:rFonts w:ascii="Courier New" w:hAnsi="Courier New" w:cs="Courier New"/>
          <w:bCs/>
          <w:szCs w:val="144"/>
        </w:rPr>
        <w:t>&gt;&gt;s.sem;</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&lt;&lt;endl&lt;&lt;"DISPLAY THE INFORMATION "&lt;&lt;endl;</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&lt;&lt;"STUDENT NAME= "&lt;&lt;s.name&lt;&lt;endl ;</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&lt;&lt;"ROLL NO. = "&lt;&lt;s.rollno&lt;&lt;endl;</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&lt;&lt;"BRANCH= "&lt;&lt;s.branch&lt;&lt;endl;</w:t>
      </w:r>
    </w:p>
    <w:p w:rsidR="00CE409B" w:rsidRPr="005F0AB6" w:rsidRDefault="00CE409B" w:rsidP="00CE409B">
      <w:pPr>
        <w:rPr>
          <w:rFonts w:ascii="Courier New" w:hAnsi="Courier New" w:cs="Courier New"/>
          <w:bCs/>
          <w:szCs w:val="144"/>
        </w:rPr>
      </w:pPr>
      <w:r w:rsidRPr="005F0AB6">
        <w:rPr>
          <w:rFonts w:ascii="Courier New" w:hAnsi="Courier New" w:cs="Courier New"/>
          <w:bCs/>
          <w:szCs w:val="144"/>
        </w:rPr>
        <w:t xml:space="preserve"> </w:t>
      </w:r>
      <w:proofErr w:type="gramStart"/>
      <w:r w:rsidRPr="005F0AB6">
        <w:rPr>
          <w:rFonts w:ascii="Courier New" w:hAnsi="Courier New" w:cs="Courier New"/>
          <w:bCs/>
          <w:szCs w:val="144"/>
        </w:rPr>
        <w:t>cout</w:t>
      </w:r>
      <w:proofErr w:type="gramEnd"/>
      <w:r w:rsidRPr="005F0AB6">
        <w:rPr>
          <w:rFonts w:ascii="Courier New" w:hAnsi="Courier New" w:cs="Courier New"/>
          <w:bCs/>
          <w:szCs w:val="144"/>
        </w:rPr>
        <w:t>&lt;&lt;"SEMSETER= "&lt;&lt;s.sem&lt;&lt;endl ;</w:t>
      </w:r>
    </w:p>
    <w:p w:rsidR="00CE409B" w:rsidRDefault="00CE409B" w:rsidP="00CE409B">
      <w:pPr>
        <w:rPr>
          <w:rFonts w:ascii="Courier New" w:hAnsi="Courier New" w:cs="Courier New"/>
          <w:bCs/>
          <w:szCs w:val="144"/>
        </w:rPr>
      </w:pPr>
      <w:r w:rsidRPr="005F0AB6">
        <w:rPr>
          <w:rFonts w:ascii="Courier New" w:hAnsi="Courier New" w:cs="Courier New"/>
          <w:bCs/>
          <w:szCs w:val="144"/>
        </w:rPr>
        <w:t>}</w:t>
      </w:r>
    </w:p>
    <w:p w:rsidR="00CE409B" w:rsidRDefault="00CE409B" w:rsidP="00CE409B">
      <w:pPr>
        <w:rPr>
          <w:b/>
          <w:bCs/>
          <w:sz w:val="32"/>
          <w:szCs w:val="144"/>
          <w:u w:val="single"/>
        </w:rPr>
      </w:pPr>
      <w:r>
        <w:rPr>
          <w:b/>
          <w:bCs/>
          <w:sz w:val="32"/>
          <w:szCs w:val="144"/>
          <w:u w:val="single"/>
        </w:rPr>
        <w:t>OUTPUT</w:t>
      </w:r>
    </w:p>
    <w:p w:rsidR="00CE409B" w:rsidRPr="005F0AB6" w:rsidRDefault="00CE409B" w:rsidP="00CE409B">
      <w:pPr>
        <w:rPr>
          <w:b/>
          <w:bCs/>
          <w:sz w:val="32"/>
          <w:szCs w:val="144"/>
          <w:u w:val="single"/>
        </w:rPr>
      </w:pPr>
      <w:r>
        <w:rPr>
          <w:b/>
          <w:bCs/>
          <w:noProof/>
          <w:sz w:val="32"/>
          <w:szCs w:val="144"/>
        </w:rPr>
        <w:drawing>
          <wp:inline distT="0" distB="0" distL="0" distR="0">
            <wp:extent cx="3011229" cy="167194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3018390" cy="1675918"/>
                    </a:xfrm>
                    <a:prstGeom prst="rect">
                      <a:avLst/>
                    </a:prstGeom>
                    <a:noFill/>
                    <a:ln w="9525">
                      <a:noFill/>
                      <a:miter lim="800000"/>
                      <a:headEnd/>
                      <a:tailEnd/>
                    </a:ln>
                  </pic:spPr>
                </pic:pic>
              </a:graphicData>
            </a:graphic>
          </wp:inline>
        </w:drawing>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jc w:val="center"/>
        <w:rPr>
          <w:b/>
          <w:bCs/>
          <w:sz w:val="32"/>
          <w:szCs w:val="144"/>
        </w:rPr>
      </w:pPr>
      <w:r>
        <w:rPr>
          <w:b/>
          <w:bCs/>
          <w:sz w:val="32"/>
          <w:szCs w:val="144"/>
        </w:rPr>
        <w:t>Program no. 31</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r w:rsidRPr="00177F40">
        <w:rPr>
          <w:b/>
          <w:bCs/>
          <w:szCs w:val="144"/>
        </w:rPr>
        <w:t xml:space="preserve">//Write the </w:t>
      </w:r>
      <w:r w:rsidRPr="00177F40">
        <w:rPr>
          <w:b/>
        </w:rPr>
        <w:t>Program to find Armstrong number</w:t>
      </w:r>
      <w:r>
        <w:rPr>
          <w:b/>
        </w:rPr>
        <w:t>.</w:t>
      </w:r>
    </w:p>
    <w:p w:rsidR="00CE409B" w:rsidRDefault="00CE409B" w:rsidP="00CE409B">
      <w:pPr>
        <w:rPr>
          <w:b/>
        </w:rPr>
      </w:pP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#include&lt;iostream.h&gt;</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#include&lt;conio.h&gt;</w:t>
      </w:r>
    </w:p>
    <w:p w:rsidR="00CE409B" w:rsidRPr="00177F40" w:rsidRDefault="00CE409B" w:rsidP="00CE409B">
      <w:pPr>
        <w:rPr>
          <w:rFonts w:ascii="Courier New" w:hAnsi="Courier New" w:cs="Courier New"/>
          <w:bCs/>
          <w:szCs w:val="144"/>
        </w:rPr>
      </w:pPr>
      <w:proofErr w:type="gramStart"/>
      <w:r w:rsidRPr="00177F40">
        <w:rPr>
          <w:rFonts w:ascii="Courier New" w:hAnsi="Courier New" w:cs="Courier New"/>
          <w:bCs/>
          <w:szCs w:val="144"/>
        </w:rPr>
        <w:t>void</w:t>
      </w:r>
      <w:proofErr w:type="gramEnd"/>
      <w:r w:rsidRPr="00177F40">
        <w:rPr>
          <w:rFonts w:ascii="Courier New" w:hAnsi="Courier New" w:cs="Courier New"/>
          <w:bCs/>
          <w:szCs w:val="144"/>
        </w:rPr>
        <w:t xml:space="preserve"> main()</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clrscr(</w:t>
      </w:r>
      <w:proofErr w:type="gramEnd"/>
      <w:r w:rsidRPr="00177F40">
        <w:rPr>
          <w:rFonts w:ascii="Courier New" w:hAnsi="Courier New" w:cs="Courier New"/>
          <w:bCs/>
          <w:szCs w:val="144"/>
        </w:rPr>
        <w:t>);</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int</w:t>
      </w:r>
      <w:proofErr w:type="gramEnd"/>
      <w:r w:rsidRPr="00177F40">
        <w:rPr>
          <w:rFonts w:ascii="Courier New" w:hAnsi="Courier New" w:cs="Courier New"/>
          <w:bCs/>
          <w:szCs w:val="144"/>
        </w:rPr>
        <w:t xml:space="preserve"> n,no,num=0,r;</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cout</w:t>
      </w:r>
      <w:proofErr w:type="gramEnd"/>
      <w:r w:rsidRPr="00177F40">
        <w:rPr>
          <w:rFonts w:ascii="Courier New" w:hAnsi="Courier New" w:cs="Courier New"/>
          <w:bCs/>
          <w:szCs w:val="144"/>
        </w:rPr>
        <w:t>&lt;&lt;"enter the number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cin</w:t>
      </w:r>
      <w:proofErr w:type="gramEnd"/>
      <w:r w:rsidRPr="00177F40">
        <w:rPr>
          <w:rFonts w:ascii="Courier New" w:hAnsi="Courier New" w:cs="Courier New"/>
          <w:bCs/>
          <w:szCs w:val="144"/>
        </w:rPr>
        <w:t>&gt;&gt;n;</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no=</w:t>
      </w:r>
      <w:proofErr w:type="gramEnd"/>
      <w:r w:rsidRPr="00177F40">
        <w:rPr>
          <w:rFonts w:ascii="Courier New" w:hAnsi="Courier New" w:cs="Courier New"/>
          <w:bCs/>
          <w:szCs w:val="144"/>
        </w:rPr>
        <w:t>n;</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while(</w:t>
      </w:r>
      <w:proofErr w:type="gramEnd"/>
      <w:r w:rsidRPr="00177F40">
        <w:rPr>
          <w:rFonts w:ascii="Courier New" w:hAnsi="Courier New" w:cs="Courier New"/>
          <w:bCs/>
          <w:szCs w:val="144"/>
        </w:rPr>
        <w:t>no!=0)</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r=no%10;</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num=</w:t>
      </w:r>
      <w:proofErr w:type="gramEnd"/>
      <w:r w:rsidRPr="00177F40">
        <w:rPr>
          <w:rFonts w:ascii="Courier New" w:hAnsi="Courier New" w:cs="Courier New"/>
          <w:bCs/>
          <w:szCs w:val="144"/>
        </w:rPr>
        <w:t>num+r*r*r;</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no=</w:t>
      </w:r>
      <w:proofErr w:type="gramEnd"/>
      <w:r w:rsidRPr="00177F40">
        <w:rPr>
          <w:rFonts w:ascii="Courier New" w:hAnsi="Courier New" w:cs="Courier New"/>
          <w:bCs/>
          <w:szCs w:val="144"/>
        </w:rPr>
        <w:t>no/10;</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if(</w:t>
      </w:r>
      <w:proofErr w:type="gramEnd"/>
      <w:r w:rsidRPr="00177F40">
        <w:rPr>
          <w:rFonts w:ascii="Courier New" w:hAnsi="Courier New" w:cs="Courier New"/>
          <w:bCs/>
          <w:szCs w:val="144"/>
        </w:rPr>
        <w:t>num==n)</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cout</w:t>
      </w:r>
      <w:proofErr w:type="gramEnd"/>
      <w:r w:rsidRPr="00177F40">
        <w:rPr>
          <w:rFonts w:ascii="Courier New" w:hAnsi="Courier New" w:cs="Courier New"/>
          <w:bCs/>
          <w:szCs w:val="144"/>
        </w:rPr>
        <w:t>&lt;&lt;"no. is ARMSTONG NO.";</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else</w:t>
      </w:r>
      <w:proofErr w:type="gramEnd"/>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roofErr w:type="gramStart"/>
      <w:r w:rsidRPr="00177F40">
        <w:rPr>
          <w:rFonts w:ascii="Courier New" w:hAnsi="Courier New" w:cs="Courier New"/>
          <w:bCs/>
          <w:szCs w:val="144"/>
        </w:rPr>
        <w:t>cout</w:t>
      </w:r>
      <w:proofErr w:type="gramEnd"/>
      <w:r w:rsidRPr="00177F40">
        <w:rPr>
          <w:rFonts w:ascii="Courier New" w:hAnsi="Courier New" w:cs="Courier New"/>
          <w:bCs/>
          <w:szCs w:val="144"/>
        </w:rPr>
        <w:t>&lt;&lt;"no. is NOT armstrong no. ";</w:t>
      </w:r>
    </w:p>
    <w:p w:rsidR="00CE409B" w:rsidRPr="00177F40" w:rsidRDefault="00CE409B" w:rsidP="00CE409B">
      <w:pPr>
        <w:rPr>
          <w:rFonts w:ascii="Courier New" w:hAnsi="Courier New" w:cs="Courier New"/>
          <w:bCs/>
          <w:szCs w:val="144"/>
        </w:rPr>
      </w:pPr>
      <w:r w:rsidRPr="00177F40">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177F40">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b/>
          <w:bCs/>
          <w:sz w:val="32"/>
          <w:szCs w:val="144"/>
          <w:u w:val="single"/>
        </w:rPr>
      </w:pPr>
      <w:r w:rsidRPr="00177F40">
        <w:rPr>
          <w:b/>
          <w:bCs/>
          <w:sz w:val="32"/>
          <w:szCs w:val="144"/>
          <w:u w:val="single"/>
        </w:rPr>
        <w:t>OUTPUT</w:t>
      </w:r>
    </w:p>
    <w:p w:rsidR="00CE409B" w:rsidRDefault="00CE409B" w:rsidP="00CE409B">
      <w:pPr>
        <w:rPr>
          <w:b/>
          <w:bCs/>
          <w:sz w:val="32"/>
          <w:szCs w:val="144"/>
          <w:u w:val="single"/>
        </w:rPr>
      </w:pPr>
      <w:r>
        <w:rPr>
          <w:b/>
          <w:bCs/>
          <w:sz w:val="32"/>
          <w:szCs w:val="144"/>
          <w:u w:val="single"/>
        </w:rPr>
        <w:t xml:space="preserve"> </w:t>
      </w:r>
    </w:p>
    <w:p w:rsidR="00CE409B" w:rsidRDefault="00CE409B" w:rsidP="00CE409B">
      <w:pPr>
        <w:rPr>
          <w:b/>
          <w:bCs/>
          <w:sz w:val="32"/>
          <w:szCs w:val="144"/>
          <w:u w:val="single"/>
        </w:rPr>
      </w:pPr>
    </w:p>
    <w:p w:rsidR="00CE409B" w:rsidRPr="00177F40" w:rsidRDefault="00CE409B" w:rsidP="00CE409B">
      <w:pPr>
        <w:rPr>
          <w:b/>
          <w:bCs/>
          <w:sz w:val="32"/>
          <w:szCs w:val="144"/>
          <w:u w:val="single"/>
        </w:rPr>
      </w:pPr>
      <w:r>
        <w:rPr>
          <w:b/>
          <w:bCs/>
          <w:noProof/>
          <w:sz w:val="32"/>
          <w:szCs w:val="144"/>
        </w:rPr>
        <w:drawing>
          <wp:inline distT="0" distB="0" distL="0" distR="0">
            <wp:extent cx="3232150" cy="616585"/>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3232150" cy="616585"/>
                    </a:xfrm>
                    <a:prstGeom prst="rect">
                      <a:avLst/>
                    </a:prstGeom>
                    <a:noFill/>
                    <a:ln w="9525">
                      <a:noFill/>
                      <a:miter lim="800000"/>
                      <a:headEnd/>
                      <a:tailEnd/>
                    </a:ln>
                  </pic:spPr>
                </pic:pic>
              </a:graphicData>
            </a:graphic>
          </wp:inline>
        </w:drawing>
      </w:r>
    </w:p>
    <w:p w:rsidR="00EE5CBE" w:rsidRDefault="00EE5CBE" w:rsidP="00EE5CBE">
      <w:pPr>
        <w:pStyle w:val="NoSpacing"/>
        <w:rPr>
          <w:rFonts w:ascii="Times New Roman" w:eastAsia="Times New Roman" w:hAnsi="Times New Roman"/>
          <w:b/>
          <w:bCs/>
          <w:sz w:val="32"/>
          <w:szCs w:val="144"/>
        </w:rPr>
      </w:pPr>
    </w:p>
    <w:p w:rsidR="00EE5CBE" w:rsidRDefault="00EE5CBE" w:rsidP="00EE5CBE">
      <w:pPr>
        <w:pStyle w:val="NoSpacing"/>
        <w:rPr>
          <w:rFonts w:ascii="Times New Roman" w:eastAsia="Times New Roman" w:hAnsi="Times New Roman"/>
          <w:b/>
          <w:bCs/>
          <w:sz w:val="32"/>
          <w:szCs w:val="144"/>
        </w:rPr>
      </w:pPr>
    </w:p>
    <w:p w:rsidR="00EE5CBE" w:rsidRDefault="00EE5CBE" w:rsidP="00EE5CBE">
      <w:pPr>
        <w:pStyle w:val="NoSpacing"/>
        <w:rPr>
          <w:rFonts w:ascii="Times New Roman" w:eastAsia="Times New Roman" w:hAnsi="Times New Roman"/>
          <w:b/>
          <w:bCs/>
          <w:sz w:val="32"/>
          <w:szCs w:val="144"/>
        </w:rPr>
      </w:pPr>
    </w:p>
    <w:p w:rsidR="00EE5CBE" w:rsidRDefault="00EE5CBE" w:rsidP="00EE5CBE">
      <w:pPr>
        <w:pStyle w:val="NoSpacing"/>
        <w:rPr>
          <w:rFonts w:ascii="Times New Roman" w:eastAsia="Times New Roman" w:hAnsi="Times New Roman"/>
          <w:b/>
          <w:bCs/>
          <w:sz w:val="32"/>
          <w:szCs w:val="144"/>
        </w:rPr>
      </w:pPr>
    </w:p>
    <w:p w:rsidR="00EE5CBE" w:rsidRPr="00EE5CBE" w:rsidRDefault="00EE5CBE" w:rsidP="00EE5CBE">
      <w:pPr>
        <w:pStyle w:val="NoSpacing"/>
        <w:rPr>
          <w:rFonts w:ascii="Times New Roman" w:eastAsia="Times New Roman" w:hAnsi="Times New Roman"/>
          <w:b/>
          <w:bCs/>
          <w:sz w:val="32"/>
          <w:szCs w:val="144"/>
        </w:rPr>
      </w:pPr>
    </w:p>
    <w:p w:rsidR="00CE409B" w:rsidRDefault="00CE409B" w:rsidP="00EE5CBE">
      <w:pPr>
        <w:pStyle w:val="NoSpacing"/>
        <w:jc w:val="center"/>
        <w:rPr>
          <w:rFonts w:ascii="Times New Roman" w:hAnsi="Times New Roman"/>
          <w:b/>
          <w:noProof/>
          <w:sz w:val="32"/>
          <w:szCs w:val="24"/>
        </w:rPr>
      </w:pPr>
      <w:r w:rsidRPr="00535543">
        <w:rPr>
          <w:rFonts w:ascii="Times New Roman" w:hAnsi="Times New Roman"/>
          <w:b/>
          <w:noProof/>
          <w:sz w:val="32"/>
          <w:szCs w:val="24"/>
        </w:rPr>
        <w:t>Program no.</w:t>
      </w:r>
      <w:r>
        <w:rPr>
          <w:rFonts w:ascii="Times New Roman" w:hAnsi="Times New Roman"/>
          <w:b/>
          <w:noProof/>
          <w:sz w:val="32"/>
          <w:szCs w:val="24"/>
        </w:rPr>
        <w:t xml:space="preserve"> </w:t>
      </w:r>
      <w:r w:rsidRPr="00535543">
        <w:rPr>
          <w:rFonts w:ascii="Times New Roman" w:hAnsi="Times New Roman"/>
          <w:b/>
          <w:noProof/>
          <w:sz w:val="32"/>
          <w:szCs w:val="24"/>
        </w:rPr>
        <w:t>32(i)</w:t>
      </w:r>
    </w:p>
    <w:p w:rsidR="00CE409B" w:rsidRDefault="00CE409B" w:rsidP="00CE409B">
      <w:pPr>
        <w:pStyle w:val="NoSpacing"/>
        <w:jc w:val="center"/>
        <w:rPr>
          <w:rFonts w:ascii="Times New Roman" w:hAnsi="Times New Roman"/>
          <w:b/>
          <w:noProof/>
          <w:sz w:val="32"/>
          <w:szCs w:val="24"/>
        </w:rPr>
      </w:pPr>
    </w:p>
    <w:p w:rsidR="00CE409B" w:rsidRPr="00535543" w:rsidRDefault="00CE409B" w:rsidP="00CE409B">
      <w:pPr>
        <w:pStyle w:val="NoSpacing"/>
        <w:jc w:val="center"/>
        <w:rPr>
          <w:rFonts w:ascii="Times New Roman" w:hAnsi="Times New Roman"/>
          <w:b/>
          <w:noProof/>
          <w:sz w:val="32"/>
          <w:szCs w:val="24"/>
        </w:rPr>
      </w:pPr>
    </w:p>
    <w:p w:rsidR="00CE409B" w:rsidRDefault="00CE409B" w:rsidP="00CE409B">
      <w:pPr>
        <w:rPr>
          <w:b/>
          <w:noProof/>
        </w:rPr>
      </w:pPr>
      <w:r w:rsidRPr="00535543">
        <w:rPr>
          <w:b/>
          <w:noProof/>
        </w:rPr>
        <w:t>//Example for no argument and no return type.</w:t>
      </w:r>
    </w:p>
    <w:p w:rsidR="00CE409B" w:rsidRDefault="00CE409B" w:rsidP="00CE409B">
      <w:pPr>
        <w:rPr>
          <w:b/>
          <w:noProof/>
        </w:rPr>
      </w:pPr>
    </w:p>
    <w:p w:rsidR="00CE409B" w:rsidRPr="00535543" w:rsidRDefault="00CE409B" w:rsidP="00CE409B">
      <w:pPr>
        <w:rPr>
          <w:b/>
          <w:noProof/>
        </w:rPr>
      </w:pP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#include&lt;iostream.h&gt;</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#include&lt;conio.h&gt;</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void sum();</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void main()</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sum();</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void sum()</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clrscr();</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int a,b,c;</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cout&lt;&lt;"Enter two numbers :\n";</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cout&lt;&lt;"a= ";</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cin&gt;&gt;a;</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cout&lt;&lt;"b= ";</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cin&gt;&gt;b;</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c=a+b;</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cout&lt;&lt;"Sum is "&lt;&lt;c;</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 xml:space="preserve"> getch();</w:t>
      </w:r>
    </w:p>
    <w:p w:rsidR="00CE409B" w:rsidRPr="00535543" w:rsidRDefault="00CE409B" w:rsidP="00CE409B">
      <w:pPr>
        <w:pStyle w:val="NoSpacing"/>
        <w:rPr>
          <w:rFonts w:ascii="Courier New" w:hAnsi="Courier New" w:cs="Courier New"/>
          <w:noProof/>
          <w:sz w:val="24"/>
          <w:szCs w:val="24"/>
        </w:rPr>
      </w:pPr>
      <w:r w:rsidRPr="00535543">
        <w:rPr>
          <w:rFonts w:ascii="Courier New" w:hAnsi="Courier New" w:cs="Courier New"/>
          <w:noProof/>
          <w:sz w:val="24"/>
          <w:szCs w:val="24"/>
        </w:rPr>
        <w:t>}</w:t>
      </w:r>
    </w:p>
    <w:p w:rsidR="00CE409B" w:rsidRDefault="00CE409B" w:rsidP="00CE409B">
      <w:pPr>
        <w:rPr>
          <w:noProof/>
        </w:rPr>
      </w:pPr>
    </w:p>
    <w:p w:rsidR="00CE409B" w:rsidRPr="00535543" w:rsidRDefault="00CE409B" w:rsidP="00CE409B">
      <w:pPr>
        <w:rPr>
          <w:b/>
          <w:noProof/>
          <w:sz w:val="32"/>
          <w:u w:val="single"/>
        </w:rPr>
      </w:pPr>
      <w:r>
        <w:rPr>
          <w:b/>
          <w:noProof/>
          <w:sz w:val="32"/>
          <w:u w:val="single"/>
        </w:rPr>
        <w:t xml:space="preserve">OUTPUT </w:t>
      </w:r>
    </w:p>
    <w:p w:rsidR="00CE409B" w:rsidRDefault="00CE409B" w:rsidP="00CE409B">
      <w:pPr>
        <w:rPr>
          <w:noProof/>
        </w:rPr>
      </w:pPr>
    </w:p>
    <w:p w:rsidR="00CE409B" w:rsidRDefault="00CE409B" w:rsidP="00CE409B">
      <w:pPr>
        <w:rPr>
          <w:noProof/>
        </w:rPr>
      </w:pPr>
      <w:r>
        <w:rPr>
          <w:noProof/>
        </w:rPr>
        <w:drawing>
          <wp:inline distT="0" distB="0" distL="0" distR="0">
            <wp:extent cx="3444875" cy="1403350"/>
            <wp:effectExtent l="19050" t="0" r="317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3444875" cy="1403350"/>
                    </a:xfrm>
                    <a:prstGeom prst="rect">
                      <a:avLst/>
                    </a:prstGeom>
                    <a:noFill/>
                    <a:ln w="9525">
                      <a:noFill/>
                      <a:miter lim="800000"/>
                      <a:headEnd/>
                      <a:tailEnd/>
                    </a:ln>
                  </pic:spPr>
                </pic:pic>
              </a:graphicData>
            </a:graphic>
          </wp:inline>
        </w:drawing>
      </w:r>
    </w:p>
    <w:p w:rsidR="00CE409B" w:rsidRDefault="00CE409B" w:rsidP="00CE409B">
      <w:pPr>
        <w:rPr>
          <w:noProof/>
        </w:rPr>
      </w:pPr>
      <w:r>
        <w:rPr>
          <w:noProof/>
        </w:rPr>
        <w:br w:type="page"/>
      </w:r>
    </w:p>
    <w:p w:rsidR="00CE409B" w:rsidRDefault="00CE409B" w:rsidP="00CE409B">
      <w:pPr>
        <w:pStyle w:val="NoSpacing"/>
        <w:jc w:val="center"/>
        <w:rPr>
          <w:rFonts w:ascii="Times New Roman" w:hAnsi="Times New Roman"/>
          <w:b/>
          <w:noProof/>
          <w:sz w:val="32"/>
        </w:rPr>
      </w:pPr>
    </w:p>
    <w:p w:rsidR="00CE409B" w:rsidRDefault="00CE409B" w:rsidP="00CE409B">
      <w:pPr>
        <w:pStyle w:val="NoSpacing"/>
        <w:rPr>
          <w:rFonts w:ascii="Times New Roman" w:hAnsi="Times New Roman"/>
          <w:b/>
          <w:noProof/>
          <w:sz w:val="32"/>
        </w:rPr>
      </w:pPr>
    </w:p>
    <w:p w:rsidR="00CE409B" w:rsidRPr="00535543" w:rsidRDefault="00CE409B" w:rsidP="00CE409B">
      <w:pPr>
        <w:jc w:val="center"/>
        <w:rPr>
          <w:b/>
          <w:noProof/>
          <w:sz w:val="32"/>
        </w:rPr>
      </w:pPr>
      <w:r w:rsidRPr="00535543">
        <w:rPr>
          <w:b/>
          <w:noProof/>
          <w:sz w:val="32"/>
        </w:rPr>
        <w:t>Program no. 32(ii)</w:t>
      </w:r>
    </w:p>
    <w:p w:rsidR="00CE409B" w:rsidRDefault="00CE409B" w:rsidP="00CE409B">
      <w:pPr>
        <w:pStyle w:val="NoSpacing"/>
        <w:jc w:val="center"/>
        <w:rPr>
          <w:rFonts w:ascii="Times New Roman" w:hAnsi="Times New Roman"/>
          <w:b/>
          <w:noProof/>
          <w:sz w:val="32"/>
        </w:rPr>
      </w:pPr>
    </w:p>
    <w:p w:rsidR="00CE409B" w:rsidRPr="00535543" w:rsidRDefault="00CE409B" w:rsidP="00CE409B">
      <w:pPr>
        <w:pStyle w:val="NoSpacing"/>
        <w:jc w:val="center"/>
        <w:rPr>
          <w:rFonts w:ascii="Times New Roman" w:hAnsi="Times New Roman"/>
          <w:b/>
          <w:noProof/>
          <w:sz w:val="32"/>
        </w:rPr>
      </w:pPr>
    </w:p>
    <w:p w:rsidR="00CE409B" w:rsidRPr="00535543" w:rsidRDefault="00CE409B" w:rsidP="00CE409B">
      <w:pPr>
        <w:rPr>
          <w:b/>
          <w:noProof/>
        </w:rPr>
      </w:pPr>
      <w:r w:rsidRPr="00535543">
        <w:rPr>
          <w:b/>
          <w:noProof/>
        </w:rPr>
        <w:t>//Example for no argument but with return type.</w:t>
      </w:r>
    </w:p>
    <w:p w:rsidR="00CE409B" w:rsidRDefault="00CE409B" w:rsidP="00CE409B">
      <w:pPr>
        <w:pStyle w:val="NoSpacing"/>
        <w:rPr>
          <w:rFonts w:ascii="Times New Roman" w:hAnsi="Times New Roman"/>
          <w:b/>
          <w:noProof/>
          <w:sz w:val="24"/>
        </w:rPr>
      </w:pPr>
    </w:p>
    <w:p w:rsidR="00CE409B" w:rsidRDefault="00CE409B" w:rsidP="00CE409B">
      <w:pPr>
        <w:pStyle w:val="NoSpacing"/>
        <w:rPr>
          <w:rFonts w:ascii="Times New Roman" w:hAnsi="Times New Roman"/>
          <w:b/>
          <w:noProof/>
          <w:sz w:val="24"/>
        </w:rPr>
      </w:pPr>
    </w:p>
    <w:p w:rsidR="00CE409B" w:rsidRPr="00535543" w:rsidRDefault="00CE409B" w:rsidP="00CE409B">
      <w:pPr>
        <w:rPr>
          <w:rFonts w:ascii="Courier New" w:hAnsi="Courier New" w:cs="Courier New"/>
          <w:noProof/>
        </w:rPr>
      </w:pPr>
      <w:r w:rsidRPr="00535543">
        <w:rPr>
          <w:rFonts w:ascii="Courier New" w:hAnsi="Courier New" w:cs="Courier New"/>
          <w:noProof/>
        </w:rPr>
        <w:t>#include&lt;iostream.h&gt;</w:t>
      </w:r>
    </w:p>
    <w:p w:rsidR="00CE409B" w:rsidRPr="00535543" w:rsidRDefault="00CE409B" w:rsidP="00CE409B">
      <w:pPr>
        <w:rPr>
          <w:rFonts w:ascii="Courier New" w:hAnsi="Courier New" w:cs="Courier New"/>
          <w:noProof/>
        </w:rPr>
      </w:pPr>
      <w:r w:rsidRPr="00535543">
        <w:rPr>
          <w:rFonts w:ascii="Courier New" w:hAnsi="Courier New" w:cs="Courier New"/>
          <w:noProof/>
        </w:rPr>
        <w:t>#include&lt;conio.h&gt;</w:t>
      </w:r>
    </w:p>
    <w:p w:rsidR="00CE409B" w:rsidRPr="00535543" w:rsidRDefault="00CE409B" w:rsidP="00CE409B">
      <w:pPr>
        <w:rPr>
          <w:rFonts w:ascii="Courier New" w:hAnsi="Courier New" w:cs="Courier New"/>
          <w:noProof/>
        </w:rPr>
      </w:pPr>
      <w:r w:rsidRPr="00535543">
        <w:rPr>
          <w:rFonts w:ascii="Courier New" w:hAnsi="Courier New" w:cs="Courier New"/>
          <w:noProof/>
        </w:rPr>
        <w:t>int sum();</w:t>
      </w:r>
    </w:p>
    <w:p w:rsidR="00CE409B" w:rsidRPr="00535543" w:rsidRDefault="00CE409B" w:rsidP="00CE409B">
      <w:pPr>
        <w:rPr>
          <w:rFonts w:ascii="Courier New" w:hAnsi="Courier New" w:cs="Courier New"/>
          <w:noProof/>
        </w:rPr>
      </w:pPr>
      <w:r w:rsidRPr="00535543">
        <w:rPr>
          <w:rFonts w:ascii="Courier New" w:hAnsi="Courier New" w:cs="Courier New"/>
          <w:noProof/>
        </w:rPr>
        <w:t>void main()</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int s;</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s=sum();</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cout&lt;&lt;"Sum is "&lt;&lt;s;</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int sum()</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clrscr();</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int a,b,c;</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cout&lt;&lt;"Enter two numbers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cout&lt;&lt;"\nEnter the value of a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cin&gt;&gt;a;</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cout&lt;&lt;"Enter the value of b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cin&gt;&gt;b;</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c=a+b;</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return c;</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getch();</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Default="00CE409B" w:rsidP="00CE409B">
      <w:pPr>
        <w:pStyle w:val="NoSpacing"/>
        <w:rPr>
          <w:noProof/>
        </w:rPr>
      </w:pPr>
    </w:p>
    <w:p w:rsidR="00CE409B" w:rsidRPr="00535543" w:rsidRDefault="00CE409B" w:rsidP="00CE409B">
      <w:pPr>
        <w:rPr>
          <w:b/>
          <w:noProof/>
          <w:u w:val="single"/>
        </w:rPr>
      </w:pPr>
      <w:r w:rsidRPr="00535543">
        <w:rPr>
          <w:b/>
          <w:noProof/>
          <w:sz w:val="32"/>
          <w:u w:val="single"/>
        </w:rPr>
        <w:t xml:space="preserve">OUTPUT </w:t>
      </w:r>
    </w:p>
    <w:p w:rsidR="00CE409B" w:rsidRDefault="00CE409B" w:rsidP="00CE409B">
      <w:pPr>
        <w:pStyle w:val="NoSpacing"/>
        <w:rPr>
          <w:noProof/>
        </w:rPr>
      </w:pPr>
    </w:p>
    <w:p w:rsidR="00CE409B" w:rsidRDefault="00CE409B" w:rsidP="00CE409B">
      <w:pPr>
        <w:pStyle w:val="NoSpacing"/>
        <w:rPr>
          <w:noProof/>
        </w:rPr>
      </w:pPr>
      <w:r>
        <w:rPr>
          <w:noProof/>
        </w:rPr>
        <w:drawing>
          <wp:inline distT="0" distB="0" distL="0" distR="0">
            <wp:extent cx="3700145" cy="144589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700145" cy="1445895"/>
                    </a:xfrm>
                    <a:prstGeom prst="rect">
                      <a:avLst/>
                    </a:prstGeom>
                    <a:noFill/>
                    <a:ln w="9525">
                      <a:noFill/>
                      <a:miter lim="800000"/>
                      <a:headEnd/>
                      <a:tailEnd/>
                    </a:ln>
                  </pic:spPr>
                </pic:pic>
              </a:graphicData>
            </a:graphic>
          </wp:inline>
        </w:drawing>
      </w:r>
    </w:p>
    <w:p w:rsidR="00CE409B" w:rsidRDefault="00CE409B" w:rsidP="00CE409B">
      <w:pPr>
        <w:rPr>
          <w:noProof/>
        </w:rPr>
      </w:pPr>
      <w:r>
        <w:rPr>
          <w:noProof/>
        </w:rPr>
        <w:br w:type="page"/>
      </w:r>
    </w:p>
    <w:p w:rsidR="00CE409B" w:rsidRDefault="00CE409B" w:rsidP="00CE409B">
      <w:pPr>
        <w:rPr>
          <w:noProof/>
        </w:rPr>
      </w:pPr>
    </w:p>
    <w:p w:rsidR="00CE409B" w:rsidRDefault="00CE409B" w:rsidP="00CE409B">
      <w:pPr>
        <w:rPr>
          <w:noProof/>
        </w:rPr>
      </w:pPr>
    </w:p>
    <w:p w:rsidR="00CE409B" w:rsidRDefault="00CE409B" w:rsidP="00CE409B">
      <w:pPr>
        <w:jc w:val="center"/>
        <w:rPr>
          <w:b/>
          <w:noProof/>
          <w:sz w:val="32"/>
        </w:rPr>
      </w:pPr>
      <w:r w:rsidRPr="00535543">
        <w:rPr>
          <w:b/>
          <w:noProof/>
          <w:sz w:val="32"/>
        </w:rPr>
        <w:t>Program no. 32(iii)</w:t>
      </w:r>
    </w:p>
    <w:p w:rsidR="00CE409B" w:rsidRDefault="00CE409B" w:rsidP="00CE409B">
      <w:pPr>
        <w:jc w:val="center"/>
        <w:rPr>
          <w:b/>
          <w:noProof/>
          <w:sz w:val="32"/>
        </w:rPr>
      </w:pPr>
    </w:p>
    <w:p w:rsidR="00CE409B" w:rsidRPr="00535543" w:rsidRDefault="00CE409B" w:rsidP="00CE409B">
      <w:pPr>
        <w:jc w:val="center"/>
        <w:rPr>
          <w:b/>
          <w:noProof/>
          <w:sz w:val="32"/>
        </w:rPr>
      </w:pPr>
    </w:p>
    <w:p w:rsidR="00CE409B" w:rsidRDefault="00CE409B" w:rsidP="00CE409B">
      <w:pPr>
        <w:rPr>
          <w:b/>
          <w:noProof/>
        </w:rPr>
      </w:pPr>
      <w:r w:rsidRPr="00535543">
        <w:rPr>
          <w:b/>
          <w:noProof/>
        </w:rPr>
        <w:t>//Example for program with argument and no return type.</w:t>
      </w:r>
    </w:p>
    <w:p w:rsidR="00CE409B" w:rsidRDefault="00CE409B" w:rsidP="00CE409B">
      <w:pPr>
        <w:rPr>
          <w:b/>
          <w:noProof/>
        </w:rPr>
      </w:pPr>
    </w:p>
    <w:p w:rsidR="00CE409B" w:rsidRPr="00535543" w:rsidRDefault="00CE409B" w:rsidP="00CE409B">
      <w:pPr>
        <w:rPr>
          <w:b/>
          <w:noProof/>
        </w:rPr>
      </w:pPr>
    </w:p>
    <w:p w:rsidR="00CE409B" w:rsidRPr="00535543" w:rsidRDefault="00CE409B" w:rsidP="00CE409B">
      <w:pPr>
        <w:rPr>
          <w:rFonts w:ascii="Courier New" w:hAnsi="Courier New" w:cs="Courier New"/>
          <w:noProof/>
        </w:rPr>
      </w:pPr>
      <w:r w:rsidRPr="00535543">
        <w:rPr>
          <w:rFonts w:ascii="Courier New" w:hAnsi="Courier New" w:cs="Courier New"/>
          <w:noProof/>
        </w:rPr>
        <w:t>#include&lt;iostream.h&gt;</w:t>
      </w:r>
    </w:p>
    <w:p w:rsidR="00CE409B" w:rsidRPr="00535543" w:rsidRDefault="00CE409B" w:rsidP="00CE409B">
      <w:pPr>
        <w:rPr>
          <w:rFonts w:ascii="Courier New" w:hAnsi="Courier New" w:cs="Courier New"/>
          <w:noProof/>
        </w:rPr>
      </w:pPr>
      <w:r w:rsidRPr="00535543">
        <w:rPr>
          <w:rFonts w:ascii="Courier New" w:hAnsi="Courier New" w:cs="Courier New"/>
          <w:noProof/>
        </w:rPr>
        <w:t>#include&lt;conio.h&gt;</w:t>
      </w:r>
    </w:p>
    <w:p w:rsidR="00CE409B" w:rsidRPr="00535543" w:rsidRDefault="00CE409B" w:rsidP="00CE409B">
      <w:pPr>
        <w:rPr>
          <w:rFonts w:ascii="Courier New" w:hAnsi="Courier New" w:cs="Courier New"/>
          <w:noProof/>
        </w:rPr>
      </w:pPr>
      <w:r w:rsidRPr="00535543">
        <w:rPr>
          <w:rFonts w:ascii="Courier New" w:hAnsi="Courier New" w:cs="Courier New"/>
          <w:noProof/>
        </w:rPr>
        <w:t>void sum(int,int);</w:t>
      </w:r>
    </w:p>
    <w:p w:rsidR="00CE409B" w:rsidRPr="00535543" w:rsidRDefault="00CE409B" w:rsidP="00CE409B">
      <w:pPr>
        <w:rPr>
          <w:rFonts w:ascii="Courier New" w:hAnsi="Courier New" w:cs="Courier New"/>
          <w:noProof/>
        </w:rPr>
      </w:pPr>
      <w:r w:rsidRPr="00535543">
        <w:rPr>
          <w:rFonts w:ascii="Courier New" w:hAnsi="Courier New" w:cs="Courier New"/>
          <w:noProof/>
        </w:rPr>
        <w:t>void main()</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clrscr();</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int a,b;</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cout&lt;&lt;"Enter two numbers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cout&lt;&lt;"\nValue of a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cin&gt;&gt;a;</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cout&lt;&lt;"Value of b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cin&gt;&gt;b;</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sum(a,b);</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void sum(int x,int y)</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int c;</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c=x+y;</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cout&lt;&lt;"Sum is = "&lt;&lt;c;</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getch();</w:t>
      </w:r>
    </w:p>
    <w:p w:rsidR="00CE409B" w:rsidRDefault="00CE409B" w:rsidP="00CE409B">
      <w:pPr>
        <w:rPr>
          <w:rFonts w:ascii="Courier New" w:hAnsi="Courier New" w:cs="Courier New"/>
          <w:noProof/>
        </w:rPr>
      </w:pPr>
      <w:r w:rsidRPr="00535543">
        <w:rPr>
          <w:rFonts w:ascii="Courier New" w:hAnsi="Courier New" w:cs="Courier New"/>
          <w:noProof/>
        </w:rPr>
        <w:t>}</w:t>
      </w:r>
    </w:p>
    <w:p w:rsidR="00CE409B" w:rsidRDefault="00CE409B" w:rsidP="00CE409B">
      <w:pPr>
        <w:rPr>
          <w:rFonts w:ascii="Courier New" w:hAnsi="Courier New" w:cs="Courier New"/>
          <w:noProof/>
        </w:rPr>
      </w:pPr>
    </w:p>
    <w:p w:rsidR="00CE409B" w:rsidRPr="00535543" w:rsidRDefault="00CE409B" w:rsidP="00CE409B">
      <w:pPr>
        <w:rPr>
          <w:rFonts w:ascii="Courier New" w:hAnsi="Courier New" w:cs="Courier New"/>
          <w:noProof/>
        </w:rPr>
      </w:pPr>
    </w:p>
    <w:p w:rsidR="00CE409B" w:rsidRDefault="00CE409B" w:rsidP="00CE409B">
      <w:pPr>
        <w:rPr>
          <w:noProof/>
        </w:rPr>
      </w:pPr>
    </w:p>
    <w:p w:rsidR="00CE409B" w:rsidRPr="00535543" w:rsidRDefault="00CE409B" w:rsidP="00CE409B">
      <w:pPr>
        <w:rPr>
          <w:b/>
          <w:noProof/>
          <w:sz w:val="32"/>
          <w:u w:val="single"/>
        </w:rPr>
      </w:pPr>
      <w:r>
        <w:rPr>
          <w:b/>
          <w:noProof/>
          <w:sz w:val="32"/>
          <w:u w:val="single"/>
        </w:rPr>
        <w:t xml:space="preserve">OUTPUT </w:t>
      </w:r>
    </w:p>
    <w:p w:rsidR="00CE409B" w:rsidRDefault="00CE409B" w:rsidP="00CE409B">
      <w:pPr>
        <w:rPr>
          <w:noProof/>
        </w:rPr>
      </w:pPr>
    </w:p>
    <w:p w:rsidR="00CE409B" w:rsidRDefault="00CE409B" w:rsidP="00CE409B">
      <w:pPr>
        <w:rPr>
          <w:noProof/>
        </w:rPr>
      </w:pPr>
      <w:r>
        <w:rPr>
          <w:noProof/>
        </w:rPr>
        <w:drawing>
          <wp:inline distT="0" distB="0" distL="0" distR="0">
            <wp:extent cx="3529965" cy="1510030"/>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3529965" cy="1510030"/>
                    </a:xfrm>
                    <a:prstGeom prst="rect">
                      <a:avLst/>
                    </a:prstGeom>
                    <a:noFill/>
                    <a:ln w="9525">
                      <a:noFill/>
                      <a:miter lim="800000"/>
                      <a:headEnd/>
                      <a:tailEnd/>
                    </a:ln>
                  </pic:spPr>
                </pic:pic>
              </a:graphicData>
            </a:graphic>
          </wp:inline>
        </w:drawing>
      </w:r>
    </w:p>
    <w:p w:rsidR="00CE409B" w:rsidRDefault="00CE409B" w:rsidP="00CE409B">
      <w:pPr>
        <w:rPr>
          <w:noProof/>
        </w:rPr>
      </w:pPr>
      <w:r>
        <w:rPr>
          <w:noProof/>
        </w:rPr>
        <w:br w:type="page"/>
      </w:r>
    </w:p>
    <w:p w:rsidR="00CE409B" w:rsidRDefault="00CE409B" w:rsidP="00CE409B">
      <w:pPr>
        <w:rPr>
          <w:noProof/>
        </w:rPr>
      </w:pPr>
    </w:p>
    <w:p w:rsidR="00CE409B" w:rsidRDefault="00CE409B" w:rsidP="00CE409B">
      <w:pPr>
        <w:rPr>
          <w:noProof/>
        </w:rPr>
      </w:pPr>
    </w:p>
    <w:p w:rsidR="00CE409B" w:rsidRDefault="00CE409B" w:rsidP="00CE409B">
      <w:pPr>
        <w:jc w:val="center"/>
        <w:rPr>
          <w:b/>
          <w:noProof/>
          <w:sz w:val="32"/>
        </w:rPr>
      </w:pPr>
      <w:r w:rsidRPr="00535543">
        <w:rPr>
          <w:b/>
          <w:noProof/>
          <w:sz w:val="32"/>
        </w:rPr>
        <w:t>Program no. 32(iv)</w:t>
      </w:r>
    </w:p>
    <w:p w:rsidR="00CE409B" w:rsidRDefault="00CE409B" w:rsidP="00CE409B">
      <w:pPr>
        <w:jc w:val="center"/>
        <w:rPr>
          <w:b/>
          <w:noProof/>
          <w:sz w:val="32"/>
        </w:rPr>
      </w:pPr>
    </w:p>
    <w:p w:rsidR="00CE409B" w:rsidRPr="00535543" w:rsidRDefault="00CE409B" w:rsidP="00CE409B">
      <w:pPr>
        <w:jc w:val="center"/>
        <w:rPr>
          <w:b/>
          <w:noProof/>
          <w:sz w:val="32"/>
        </w:rPr>
      </w:pPr>
    </w:p>
    <w:p w:rsidR="00CE409B" w:rsidRDefault="00CE409B" w:rsidP="00CE409B">
      <w:pPr>
        <w:rPr>
          <w:b/>
          <w:noProof/>
        </w:rPr>
      </w:pPr>
      <w:r w:rsidRPr="00535543">
        <w:rPr>
          <w:b/>
          <w:noProof/>
        </w:rPr>
        <w:t>//Example for program with an arument and a return type.</w:t>
      </w:r>
    </w:p>
    <w:p w:rsidR="00CE409B" w:rsidRDefault="00CE409B" w:rsidP="00CE409B">
      <w:pPr>
        <w:rPr>
          <w:b/>
          <w:noProof/>
        </w:rPr>
      </w:pPr>
    </w:p>
    <w:p w:rsidR="00CE409B" w:rsidRPr="00535543" w:rsidRDefault="00CE409B" w:rsidP="00CE409B">
      <w:pPr>
        <w:rPr>
          <w:b/>
          <w:noProof/>
        </w:rPr>
      </w:pPr>
    </w:p>
    <w:p w:rsidR="00CE409B" w:rsidRPr="00535543" w:rsidRDefault="00CE409B" w:rsidP="00CE409B">
      <w:pPr>
        <w:rPr>
          <w:rFonts w:ascii="Courier New" w:hAnsi="Courier New" w:cs="Courier New"/>
          <w:noProof/>
        </w:rPr>
      </w:pPr>
      <w:r w:rsidRPr="00535543">
        <w:rPr>
          <w:rFonts w:ascii="Courier New" w:hAnsi="Courier New" w:cs="Courier New"/>
          <w:noProof/>
        </w:rPr>
        <w:t>#include&lt;iostream.h&gt;</w:t>
      </w:r>
    </w:p>
    <w:p w:rsidR="00CE409B" w:rsidRPr="00535543" w:rsidRDefault="00CE409B" w:rsidP="00CE409B">
      <w:pPr>
        <w:rPr>
          <w:rFonts w:ascii="Courier New" w:hAnsi="Courier New" w:cs="Courier New"/>
          <w:noProof/>
        </w:rPr>
      </w:pPr>
      <w:r w:rsidRPr="00535543">
        <w:rPr>
          <w:rFonts w:ascii="Courier New" w:hAnsi="Courier New" w:cs="Courier New"/>
          <w:noProof/>
        </w:rPr>
        <w:t>#include&lt;conio.h&gt;</w:t>
      </w:r>
    </w:p>
    <w:p w:rsidR="00CE409B" w:rsidRPr="00535543" w:rsidRDefault="00CE409B" w:rsidP="00CE409B">
      <w:pPr>
        <w:rPr>
          <w:rFonts w:ascii="Courier New" w:hAnsi="Courier New" w:cs="Courier New"/>
          <w:noProof/>
        </w:rPr>
      </w:pPr>
      <w:r w:rsidRPr="00535543">
        <w:rPr>
          <w:rFonts w:ascii="Courier New" w:hAnsi="Courier New" w:cs="Courier New"/>
          <w:noProof/>
        </w:rPr>
        <w:t>int sum(int,int);</w:t>
      </w:r>
    </w:p>
    <w:p w:rsidR="00CE409B" w:rsidRPr="00535543" w:rsidRDefault="00CE409B" w:rsidP="00CE409B">
      <w:pPr>
        <w:rPr>
          <w:rFonts w:ascii="Courier New" w:hAnsi="Courier New" w:cs="Courier New"/>
          <w:noProof/>
        </w:rPr>
      </w:pPr>
      <w:r w:rsidRPr="00535543">
        <w:rPr>
          <w:rFonts w:ascii="Courier New" w:hAnsi="Courier New" w:cs="Courier New"/>
          <w:noProof/>
        </w:rPr>
        <w:t>void main()</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clrscr();</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int a,b;</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cout&lt;&lt;"Enter two numbers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cout&lt;&lt;"\nValue of a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cin&gt;&gt;a;</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cout&lt;&lt;"Value of b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cin&gt;&gt;b;</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cout&lt;&lt;sum(a,b);</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int sum(int x,int y)</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int c;</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c=x+y;</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cout&lt;&lt;"Sum is : ";</w:t>
      </w:r>
    </w:p>
    <w:p w:rsidR="00CE409B" w:rsidRPr="00535543" w:rsidRDefault="00CE409B" w:rsidP="00CE409B">
      <w:pPr>
        <w:rPr>
          <w:rFonts w:ascii="Courier New" w:hAnsi="Courier New" w:cs="Courier New"/>
          <w:noProof/>
        </w:rPr>
      </w:pPr>
      <w:r w:rsidRPr="00535543">
        <w:rPr>
          <w:rFonts w:ascii="Courier New" w:hAnsi="Courier New" w:cs="Courier New"/>
          <w:noProof/>
        </w:rPr>
        <w:t xml:space="preserve"> return c;</w:t>
      </w:r>
    </w:p>
    <w:p w:rsidR="00CE409B" w:rsidRPr="00535543" w:rsidRDefault="00CE409B" w:rsidP="00CE409B">
      <w:pPr>
        <w:rPr>
          <w:rFonts w:ascii="Courier New" w:hAnsi="Courier New" w:cs="Courier New"/>
          <w:noProof/>
        </w:rPr>
      </w:pPr>
      <w:r w:rsidRPr="00535543">
        <w:rPr>
          <w:rFonts w:ascii="Courier New" w:hAnsi="Courier New" w:cs="Courier New"/>
          <w:noProof/>
        </w:rPr>
        <w:t>}</w:t>
      </w:r>
    </w:p>
    <w:p w:rsidR="00CE409B" w:rsidRDefault="00CE409B" w:rsidP="00CE409B">
      <w:pPr>
        <w:pStyle w:val="NoSpacing"/>
        <w:rPr>
          <w:noProof/>
        </w:rPr>
      </w:pPr>
    </w:p>
    <w:p w:rsidR="00CE409B" w:rsidRPr="00535543" w:rsidRDefault="00CE409B" w:rsidP="00CE409B">
      <w:pPr>
        <w:pStyle w:val="NoSpacing"/>
        <w:rPr>
          <w:rFonts w:ascii="Times New Roman" w:hAnsi="Times New Roman"/>
          <w:b/>
          <w:noProof/>
          <w:sz w:val="32"/>
          <w:u w:val="single"/>
        </w:rPr>
      </w:pPr>
      <w:r>
        <w:rPr>
          <w:rFonts w:ascii="Times New Roman" w:hAnsi="Times New Roman"/>
          <w:b/>
          <w:noProof/>
          <w:sz w:val="32"/>
          <w:u w:val="single"/>
        </w:rPr>
        <w:t>OUTPUT</w:t>
      </w:r>
    </w:p>
    <w:p w:rsidR="00CE409B" w:rsidRDefault="00CE409B" w:rsidP="00CE409B">
      <w:pPr>
        <w:pStyle w:val="NoSpacing"/>
        <w:rPr>
          <w:noProof/>
        </w:rPr>
      </w:pPr>
    </w:p>
    <w:p w:rsidR="00CE409B" w:rsidRPr="001D7A9E" w:rsidRDefault="00CE409B" w:rsidP="00CE409B">
      <w:pPr>
        <w:pStyle w:val="NoSpacing"/>
        <w:rPr>
          <w:noProof/>
        </w:rPr>
      </w:pPr>
      <w:r>
        <w:rPr>
          <w:noProof/>
        </w:rPr>
        <w:drawing>
          <wp:inline distT="0" distB="0" distL="0" distR="0">
            <wp:extent cx="3444875" cy="1424940"/>
            <wp:effectExtent l="19050" t="0" r="317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3444875" cy="1424940"/>
                    </a:xfrm>
                    <a:prstGeom prst="rect">
                      <a:avLst/>
                    </a:prstGeom>
                    <a:noFill/>
                    <a:ln w="9525">
                      <a:noFill/>
                      <a:miter lim="800000"/>
                      <a:headEnd/>
                      <a:tailEnd/>
                    </a:ln>
                  </pic:spPr>
                </pic:pic>
              </a:graphicData>
            </a:graphic>
          </wp:inline>
        </w:drawing>
      </w:r>
    </w:p>
    <w:p w:rsidR="00CE409B" w:rsidRDefault="00CE409B" w:rsidP="00CE409B">
      <w:pPr>
        <w:pStyle w:val="NoSpacing"/>
        <w:rPr>
          <w:noProof/>
        </w:rPr>
      </w:pPr>
    </w:p>
    <w:p w:rsidR="00CE409B" w:rsidRDefault="00CE409B" w:rsidP="00CE409B">
      <w:pPr>
        <w:pStyle w:val="NoSpacing"/>
        <w:rPr>
          <w:noProof/>
        </w:rPr>
      </w:pPr>
    </w:p>
    <w:p w:rsidR="00CE409B" w:rsidRDefault="00CE409B" w:rsidP="00CE409B">
      <w:pPr>
        <w:pStyle w:val="NoSpacing"/>
        <w:rPr>
          <w:noProof/>
        </w:rPr>
      </w:pPr>
    </w:p>
    <w:p w:rsidR="00CE409B" w:rsidRDefault="00CE409B" w:rsidP="00CE409B">
      <w:pPr>
        <w:pStyle w:val="NoSpacing"/>
        <w:rPr>
          <w:noProof/>
        </w:rPr>
      </w:pPr>
    </w:p>
    <w:p w:rsidR="00EE5CBE" w:rsidRDefault="00EE5CBE" w:rsidP="00EE5CBE">
      <w:pPr>
        <w:rPr>
          <w:rFonts w:ascii="Calibri" w:eastAsia="Calibri" w:hAnsi="Calibri"/>
          <w:noProof/>
          <w:sz w:val="22"/>
          <w:szCs w:val="22"/>
        </w:rPr>
      </w:pPr>
    </w:p>
    <w:p w:rsidR="00EE5CBE" w:rsidRPr="00EE5CBE" w:rsidRDefault="00EE5CBE" w:rsidP="00EE5CBE">
      <w:pPr>
        <w:rPr>
          <w:rFonts w:ascii="Calibri" w:eastAsia="Calibri" w:hAnsi="Calibri"/>
          <w:noProof/>
          <w:sz w:val="32"/>
          <w:szCs w:val="22"/>
        </w:rPr>
      </w:pPr>
    </w:p>
    <w:p w:rsidR="00EE5CBE" w:rsidRDefault="00EE5CBE" w:rsidP="00EE5CBE">
      <w:pPr>
        <w:rPr>
          <w:b/>
          <w:bCs/>
          <w:sz w:val="32"/>
          <w:szCs w:val="144"/>
        </w:rPr>
      </w:pPr>
    </w:p>
    <w:p w:rsidR="00CE409B" w:rsidRDefault="00CE409B" w:rsidP="00EE5CBE">
      <w:pPr>
        <w:jc w:val="center"/>
        <w:rPr>
          <w:b/>
          <w:bCs/>
          <w:sz w:val="32"/>
          <w:szCs w:val="144"/>
        </w:rPr>
      </w:pPr>
      <w:r>
        <w:rPr>
          <w:b/>
          <w:bCs/>
          <w:sz w:val="32"/>
          <w:szCs w:val="144"/>
        </w:rPr>
        <w:t>Program no. 33</w:t>
      </w:r>
    </w:p>
    <w:p w:rsidR="00CE409B" w:rsidRDefault="00CE409B" w:rsidP="00CE409B">
      <w:pPr>
        <w:rPr>
          <w:b/>
          <w:bCs/>
          <w:sz w:val="32"/>
          <w:szCs w:val="144"/>
        </w:rPr>
      </w:pPr>
    </w:p>
    <w:p w:rsidR="00CE409B" w:rsidRDefault="00CE409B" w:rsidP="00CE409B">
      <w:pPr>
        <w:rPr>
          <w:b/>
          <w:bCs/>
          <w:sz w:val="32"/>
          <w:szCs w:val="144"/>
        </w:rPr>
      </w:pPr>
    </w:p>
    <w:p w:rsidR="00CE409B" w:rsidRDefault="00CE409B" w:rsidP="00CE409B">
      <w:pPr>
        <w:rPr>
          <w:b/>
        </w:rPr>
      </w:pPr>
      <w:r w:rsidRPr="00A602C1">
        <w:rPr>
          <w:b/>
          <w:bCs/>
          <w:szCs w:val="144"/>
        </w:rPr>
        <w:t xml:space="preserve">//Write the </w:t>
      </w:r>
      <w:r w:rsidRPr="00A602C1">
        <w:rPr>
          <w:b/>
        </w:rPr>
        <w:t>Program to find an element in one dimensional array</w:t>
      </w:r>
      <w:r>
        <w:rPr>
          <w:b/>
        </w:rPr>
        <w:t>.</w:t>
      </w:r>
    </w:p>
    <w:p w:rsidR="00E755B3" w:rsidRDefault="00E755B3" w:rsidP="00CE409B">
      <w:pPr>
        <w:rPr>
          <w:rFonts w:ascii="Courier New" w:hAnsi="Courier New" w:cs="Courier New"/>
          <w:bCs/>
          <w:szCs w:val="144"/>
        </w:rPr>
      </w:pP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#include&lt;iostream.h&gt;</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#include&lt;conio.h&gt;</w:t>
      </w:r>
    </w:p>
    <w:p w:rsidR="00CE409B" w:rsidRPr="00A602C1" w:rsidRDefault="00CE409B" w:rsidP="00CE409B">
      <w:pPr>
        <w:rPr>
          <w:rFonts w:ascii="Courier New" w:hAnsi="Courier New" w:cs="Courier New"/>
          <w:bCs/>
          <w:szCs w:val="144"/>
        </w:rPr>
      </w:pPr>
      <w:proofErr w:type="gramStart"/>
      <w:r w:rsidRPr="00A602C1">
        <w:rPr>
          <w:rFonts w:ascii="Courier New" w:hAnsi="Courier New" w:cs="Courier New"/>
          <w:bCs/>
          <w:szCs w:val="144"/>
        </w:rPr>
        <w:t>void</w:t>
      </w:r>
      <w:proofErr w:type="gramEnd"/>
      <w:r w:rsidRPr="00A602C1">
        <w:rPr>
          <w:rFonts w:ascii="Courier New" w:hAnsi="Courier New" w:cs="Courier New"/>
          <w:bCs/>
          <w:szCs w:val="144"/>
        </w:rPr>
        <w:t xml:space="preserve"> main()</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clrscr(</w:t>
      </w:r>
      <w:proofErr w:type="gramEnd"/>
      <w:r w:rsidRPr="00A602C1">
        <w:rPr>
          <w:rFonts w:ascii="Courier New" w:hAnsi="Courier New" w:cs="Courier New"/>
          <w:bCs/>
          <w:szCs w:val="144"/>
        </w:rPr>
        <w:t>);</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int</w:t>
      </w:r>
      <w:proofErr w:type="gramEnd"/>
      <w:r w:rsidRPr="00A602C1">
        <w:rPr>
          <w:rFonts w:ascii="Courier New" w:hAnsi="Courier New" w:cs="Courier New"/>
          <w:bCs/>
          <w:szCs w:val="144"/>
        </w:rPr>
        <w:t xml:space="preserve"> i,a[20],n,m;;</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cout</w:t>
      </w:r>
      <w:proofErr w:type="gramEnd"/>
      <w:r w:rsidRPr="00A602C1">
        <w:rPr>
          <w:rFonts w:ascii="Courier New" w:hAnsi="Courier New" w:cs="Courier New"/>
          <w:bCs/>
          <w:szCs w:val="144"/>
        </w:rPr>
        <w:t>&lt;&lt;"enter the size of array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cin</w:t>
      </w:r>
      <w:proofErr w:type="gramEnd"/>
      <w:r w:rsidRPr="00A602C1">
        <w:rPr>
          <w:rFonts w:ascii="Courier New" w:hAnsi="Courier New" w:cs="Courier New"/>
          <w:bCs/>
          <w:szCs w:val="144"/>
        </w:rPr>
        <w:t>&gt;&gt;n;</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cout</w:t>
      </w:r>
      <w:proofErr w:type="gramEnd"/>
      <w:r w:rsidRPr="00A602C1">
        <w:rPr>
          <w:rFonts w:ascii="Courier New" w:hAnsi="Courier New" w:cs="Courier New"/>
          <w:bCs/>
          <w:szCs w:val="144"/>
        </w:rPr>
        <w:t>&lt;&lt;"INPUT THE VALUES"&lt;&lt;endl;</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for(</w:t>
      </w:r>
      <w:proofErr w:type="gramEnd"/>
      <w:r w:rsidRPr="00A602C1">
        <w:rPr>
          <w:rFonts w:ascii="Courier New" w:hAnsi="Courier New" w:cs="Courier New"/>
          <w:bCs/>
          <w:szCs w:val="144"/>
        </w:rPr>
        <w:t>i=0;i&lt;n;i++)</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cout</w:t>
      </w:r>
      <w:proofErr w:type="gramEnd"/>
      <w:r w:rsidRPr="00A602C1">
        <w:rPr>
          <w:rFonts w:ascii="Courier New" w:hAnsi="Courier New" w:cs="Courier New"/>
          <w:bCs/>
          <w:szCs w:val="144"/>
        </w:rPr>
        <w:t>&lt;&lt;"a["&lt;&lt;i&lt;&lt;"]=";</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cin</w:t>
      </w:r>
      <w:proofErr w:type="gramEnd"/>
      <w:r w:rsidRPr="00A602C1">
        <w:rPr>
          <w:rFonts w:ascii="Courier New" w:hAnsi="Courier New" w:cs="Courier New"/>
          <w:bCs/>
          <w:szCs w:val="144"/>
        </w:rPr>
        <w:t>&gt;&gt;a[i];</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cout</w:t>
      </w:r>
      <w:proofErr w:type="gramEnd"/>
      <w:r w:rsidRPr="00A602C1">
        <w:rPr>
          <w:rFonts w:ascii="Courier New" w:hAnsi="Courier New" w:cs="Courier New"/>
          <w:bCs/>
          <w:szCs w:val="144"/>
        </w:rPr>
        <w:t>&lt;&lt;"enter the element which you want to find in the array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cin</w:t>
      </w:r>
      <w:proofErr w:type="gramEnd"/>
      <w:r w:rsidRPr="00A602C1">
        <w:rPr>
          <w:rFonts w:ascii="Courier New" w:hAnsi="Courier New" w:cs="Courier New"/>
          <w:bCs/>
          <w:szCs w:val="144"/>
        </w:rPr>
        <w:t>&gt;&gt;m;</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for(</w:t>
      </w:r>
      <w:proofErr w:type="gramEnd"/>
      <w:r w:rsidRPr="00A602C1">
        <w:rPr>
          <w:rFonts w:ascii="Courier New" w:hAnsi="Courier New" w:cs="Courier New"/>
          <w:bCs/>
          <w:szCs w:val="144"/>
        </w:rPr>
        <w:t>i=0;i&lt;n;i++)</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if(</w:t>
      </w:r>
      <w:proofErr w:type="gramEnd"/>
      <w:r w:rsidRPr="00A602C1">
        <w:rPr>
          <w:rFonts w:ascii="Courier New" w:hAnsi="Courier New" w:cs="Courier New"/>
          <w:bCs/>
          <w:szCs w:val="144"/>
        </w:rPr>
        <w:t>a[i]==m)</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roofErr w:type="gramStart"/>
      <w:r w:rsidRPr="00A602C1">
        <w:rPr>
          <w:rFonts w:ascii="Courier New" w:hAnsi="Courier New" w:cs="Courier New"/>
          <w:bCs/>
          <w:szCs w:val="144"/>
        </w:rPr>
        <w:t>cout</w:t>
      </w:r>
      <w:proofErr w:type="gramEnd"/>
      <w:r w:rsidRPr="00A602C1">
        <w:rPr>
          <w:rFonts w:ascii="Courier New" w:hAnsi="Courier New" w:cs="Courier New"/>
          <w:bCs/>
          <w:szCs w:val="144"/>
        </w:rPr>
        <w:t>&lt;&lt;"ELEMENT IS FOUND AT: a["&lt;&lt;i&lt;&lt;"]";</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
    <w:p w:rsidR="00CE409B" w:rsidRPr="00A602C1" w:rsidRDefault="00CE409B" w:rsidP="00CE409B">
      <w:pPr>
        <w:rPr>
          <w:rFonts w:ascii="Courier New" w:hAnsi="Courier New" w:cs="Courier New"/>
          <w:bCs/>
          <w:szCs w:val="144"/>
        </w:rPr>
      </w:pPr>
      <w:r w:rsidRPr="00A602C1">
        <w:rPr>
          <w:rFonts w:ascii="Courier New" w:hAnsi="Courier New" w:cs="Courier New"/>
          <w:bCs/>
          <w:szCs w:val="144"/>
        </w:rPr>
        <w:t xml:space="preserve">  }</w:t>
      </w:r>
    </w:p>
    <w:p w:rsidR="00CE409B" w:rsidRDefault="00CE409B" w:rsidP="00CE409B">
      <w:pPr>
        <w:rPr>
          <w:rFonts w:ascii="Courier New" w:hAnsi="Courier New" w:cs="Courier New"/>
          <w:bCs/>
          <w:szCs w:val="144"/>
        </w:rPr>
      </w:pPr>
      <w:r w:rsidRPr="00A602C1">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b/>
          <w:bCs/>
          <w:sz w:val="32"/>
          <w:szCs w:val="144"/>
        </w:rPr>
      </w:pPr>
      <w:r w:rsidRPr="00A602C1">
        <w:rPr>
          <w:b/>
          <w:bCs/>
          <w:sz w:val="32"/>
          <w:szCs w:val="144"/>
        </w:rPr>
        <w:t>OUTPUT</w:t>
      </w:r>
    </w:p>
    <w:p w:rsidR="00CE409B" w:rsidRPr="00A602C1" w:rsidRDefault="00CE409B" w:rsidP="00CE409B">
      <w:pPr>
        <w:rPr>
          <w:b/>
          <w:bCs/>
          <w:sz w:val="32"/>
          <w:szCs w:val="144"/>
        </w:rPr>
      </w:pPr>
      <w:r>
        <w:rPr>
          <w:b/>
          <w:bCs/>
          <w:noProof/>
          <w:sz w:val="32"/>
          <w:szCs w:val="144"/>
        </w:rPr>
        <w:drawing>
          <wp:inline distT="0" distB="0" distL="0" distR="0">
            <wp:extent cx="5435288" cy="187133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srcRect/>
                    <a:stretch>
                      <a:fillRect/>
                    </a:stretch>
                  </pic:blipFill>
                  <pic:spPr bwMode="auto">
                    <a:xfrm>
                      <a:off x="0" y="0"/>
                      <a:ext cx="5447341" cy="1875480"/>
                    </a:xfrm>
                    <a:prstGeom prst="rect">
                      <a:avLst/>
                    </a:prstGeom>
                    <a:noFill/>
                    <a:ln w="9525">
                      <a:noFill/>
                      <a:miter lim="800000"/>
                      <a:headEnd/>
                      <a:tailEnd/>
                    </a:ln>
                  </pic:spPr>
                </pic:pic>
              </a:graphicData>
            </a:graphic>
          </wp:inline>
        </w:drawing>
      </w:r>
    </w:p>
    <w:p w:rsidR="00CE409B" w:rsidRDefault="00CE409B" w:rsidP="00656ACC">
      <w:pPr>
        <w:rPr>
          <w:b/>
          <w:bCs/>
          <w:sz w:val="32"/>
          <w:szCs w:val="144"/>
        </w:rPr>
      </w:pPr>
    </w:p>
    <w:p w:rsidR="00656ACC" w:rsidRDefault="00656ACC" w:rsidP="00656ACC">
      <w:pPr>
        <w:rPr>
          <w:b/>
          <w:bCs/>
          <w:sz w:val="32"/>
          <w:szCs w:val="144"/>
        </w:rPr>
      </w:pPr>
    </w:p>
    <w:p w:rsidR="00CE409B" w:rsidRDefault="00CE409B" w:rsidP="00CE409B">
      <w:pPr>
        <w:jc w:val="center"/>
        <w:rPr>
          <w:b/>
          <w:bCs/>
          <w:sz w:val="32"/>
          <w:szCs w:val="144"/>
        </w:rPr>
      </w:pPr>
      <w:r>
        <w:rPr>
          <w:b/>
          <w:bCs/>
          <w:sz w:val="32"/>
          <w:szCs w:val="144"/>
        </w:rPr>
        <w:t>Program no. 34</w:t>
      </w:r>
    </w:p>
    <w:p w:rsidR="00CE409B" w:rsidRDefault="00CE409B" w:rsidP="00CE409B">
      <w:pPr>
        <w:jc w:val="center"/>
        <w:rPr>
          <w:b/>
          <w:bCs/>
          <w:sz w:val="32"/>
          <w:szCs w:val="144"/>
        </w:rPr>
      </w:pPr>
    </w:p>
    <w:p w:rsidR="00CE409B" w:rsidRDefault="00CE409B" w:rsidP="00CE409B">
      <w:pPr>
        <w:jc w:val="center"/>
        <w:rPr>
          <w:b/>
          <w:bCs/>
          <w:sz w:val="32"/>
          <w:szCs w:val="144"/>
        </w:rPr>
      </w:pPr>
    </w:p>
    <w:p w:rsidR="00CE409B" w:rsidRDefault="00CE409B" w:rsidP="00CE409B">
      <w:pPr>
        <w:rPr>
          <w:b/>
        </w:rPr>
      </w:pPr>
      <w:r w:rsidRPr="006674FA">
        <w:rPr>
          <w:b/>
          <w:bCs/>
          <w:szCs w:val="144"/>
        </w:rPr>
        <w:t xml:space="preserve">//Write the </w:t>
      </w:r>
      <w:r w:rsidRPr="006674FA">
        <w:rPr>
          <w:b/>
        </w:rPr>
        <w:t>Program to find square root of a number.</w:t>
      </w:r>
    </w:p>
    <w:p w:rsidR="00CE409B" w:rsidRDefault="00CE409B" w:rsidP="00CE409B">
      <w:pPr>
        <w:rPr>
          <w:b/>
        </w:rPr>
      </w:pPr>
    </w:p>
    <w:p w:rsidR="00CE409B" w:rsidRDefault="00CE409B" w:rsidP="00CE409B">
      <w:pPr>
        <w:rPr>
          <w:b/>
        </w:rPr>
      </w:pP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#include&lt;iostream.h&gt;</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#include&lt;conio.h&gt;</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#include&lt;math.h&gt;</w:t>
      </w:r>
    </w:p>
    <w:p w:rsidR="00CE409B" w:rsidRPr="006674FA" w:rsidRDefault="00CE409B" w:rsidP="00CE409B">
      <w:pPr>
        <w:rPr>
          <w:rFonts w:ascii="Courier New" w:hAnsi="Courier New" w:cs="Courier New"/>
          <w:bCs/>
          <w:szCs w:val="144"/>
        </w:rPr>
      </w:pPr>
      <w:proofErr w:type="gramStart"/>
      <w:r w:rsidRPr="006674FA">
        <w:rPr>
          <w:rFonts w:ascii="Courier New" w:hAnsi="Courier New" w:cs="Courier New"/>
          <w:bCs/>
          <w:szCs w:val="144"/>
        </w:rPr>
        <w:t>void</w:t>
      </w:r>
      <w:proofErr w:type="gramEnd"/>
      <w:r w:rsidRPr="006674FA">
        <w:rPr>
          <w:rFonts w:ascii="Courier New" w:hAnsi="Courier New" w:cs="Courier New"/>
          <w:bCs/>
          <w:szCs w:val="144"/>
        </w:rPr>
        <w:t xml:space="preserve"> main()</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 xml:space="preserve"> </w:t>
      </w:r>
      <w:proofErr w:type="gramStart"/>
      <w:r w:rsidRPr="006674FA">
        <w:rPr>
          <w:rFonts w:ascii="Courier New" w:hAnsi="Courier New" w:cs="Courier New"/>
          <w:bCs/>
          <w:szCs w:val="144"/>
        </w:rPr>
        <w:t>clrscr(</w:t>
      </w:r>
      <w:proofErr w:type="gramEnd"/>
      <w:r w:rsidRPr="006674FA">
        <w:rPr>
          <w:rFonts w:ascii="Courier New" w:hAnsi="Courier New" w:cs="Courier New"/>
          <w:bCs/>
          <w:szCs w:val="144"/>
        </w:rPr>
        <w:t>);</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 xml:space="preserve"> </w:t>
      </w:r>
      <w:proofErr w:type="gramStart"/>
      <w:r w:rsidRPr="006674FA">
        <w:rPr>
          <w:rFonts w:ascii="Courier New" w:hAnsi="Courier New" w:cs="Courier New"/>
          <w:bCs/>
          <w:szCs w:val="144"/>
        </w:rPr>
        <w:t>float</w:t>
      </w:r>
      <w:proofErr w:type="gramEnd"/>
      <w:r w:rsidRPr="006674FA">
        <w:rPr>
          <w:rFonts w:ascii="Courier New" w:hAnsi="Courier New" w:cs="Courier New"/>
          <w:bCs/>
          <w:szCs w:val="144"/>
        </w:rPr>
        <w:t xml:space="preserve"> a,n;</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 xml:space="preserve"> </w:t>
      </w:r>
      <w:proofErr w:type="gramStart"/>
      <w:r w:rsidRPr="006674FA">
        <w:rPr>
          <w:rFonts w:ascii="Courier New" w:hAnsi="Courier New" w:cs="Courier New"/>
          <w:bCs/>
          <w:szCs w:val="144"/>
        </w:rPr>
        <w:t>cout</w:t>
      </w:r>
      <w:proofErr w:type="gramEnd"/>
      <w:r w:rsidRPr="006674FA">
        <w:rPr>
          <w:rFonts w:ascii="Courier New" w:hAnsi="Courier New" w:cs="Courier New"/>
          <w:bCs/>
          <w:szCs w:val="144"/>
        </w:rPr>
        <w:t>&lt;&lt;"entre the number ";</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 xml:space="preserve"> </w:t>
      </w:r>
      <w:proofErr w:type="gramStart"/>
      <w:r w:rsidRPr="006674FA">
        <w:rPr>
          <w:rFonts w:ascii="Courier New" w:hAnsi="Courier New" w:cs="Courier New"/>
          <w:bCs/>
          <w:szCs w:val="144"/>
        </w:rPr>
        <w:t>cin</w:t>
      </w:r>
      <w:proofErr w:type="gramEnd"/>
      <w:r w:rsidRPr="006674FA">
        <w:rPr>
          <w:rFonts w:ascii="Courier New" w:hAnsi="Courier New" w:cs="Courier New"/>
          <w:bCs/>
          <w:szCs w:val="144"/>
        </w:rPr>
        <w:t>&gt;&gt;n;</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 xml:space="preserve"> a=</w:t>
      </w:r>
      <w:proofErr w:type="gramStart"/>
      <w:r w:rsidRPr="006674FA">
        <w:rPr>
          <w:rFonts w:ascii="Courier New" w:hAnsi="Courier New" w:cs="Courier New"/>
          <w:bCs/>
          <w:szCs w:val="144"/>
        </w:rPr>
        <w:t>pow(</w:t>
      </w:r>
      <w:proofErr w:type="gramEnd"/>
      <w:r w:rsidRPr="006674FA">
        <w:rPr>
          <w:rFonts w:ascii="Courier New" w:hAnsi="Courier New" w:cs="Courier New"/>
          <w:bCs/>
          <w:szCs w:val="144"/>
        </w:rPr>
        <w:t>n,0.5);</w:t>
      </w:r>
    </w:p>
    <w:p w:rsidR="00CE409B" w:rsidRPr="006674FA" w:rsidRDefault="00CE409B" w:rsidP="00CE409B">
      <w:pPr>
        <w:rPr>
          <w:rFonts w:ascii="Courier New" w:hAnsi="Courier New" w:cs="Courier New"/>
          <w:bCs/>
          <w:szCs w:val="144"/>
        </w:rPr>
      </w:pPr>
      <w:r w:rsidRPr="006674FA">
        <w:rPr>
          <w:rFonts w:ascii="Courier New" w:hAnsi="Courier New" w:cs="Courier New"/>
          <w:bCs/>
          <w:szCs w:val="144"/>
        </w:rPr>
        <w:t xml:space="preserve"> </w:t>
      </w:r>
      <w:proofErr w:type="gramStart"/>
      <w:r w:rsidRPr="006674FA">
        <w:rPr>
          <w:rFonts w:ascii="Courier New" w:hAnsi="Courier New" w:cs="Courier New"/>
          <w:bCs/>
          <w:szCs w:val="144"/>
        </w:rPr>
        <w:t>cout</w:t>
      </w:r>
      <w:proofErr w:type="gramEnd"/>
      <w:r w:rsidRPr="006674FA">
        <w:rPr>
          <w:rFonts w:ascii="Courier New" w:hAnsi="Courier New" w:cs="Courier New"/>
          <w:bCs/>
          <w:szCs w:val="144"/>
        </w:rPr>
        <w:t>&lt;&lt;"squre root of "&lt;&lt;n&lt;&lt;" is: "&lt;&lt;a;</w:t>
      </w:r>
    </w:p>
    <w:p w:rsidR="00CE409B" w:rsidRDefault="00CE409B" w:rsidP="00CE409B">
      <w:pPr>
        <w:rPr>
          <w:rFonts w:ascii="Courier New" w:hAnsi="Courier New" w:cs="Courier New"/>
          <w:bCs/>
          <w:szCs w:val="144"/>
        </w:rPr>
      </w:pPr>
      <w:r w:rsidRPr="006674FA">
        <w:rPr>
          <w:rFonts w:ascii="Courier New" w:hAnsi="Courier New" w:cs="Courier New"/>
          <w:bCs/>
          <w:szCs w:val="144"/>
        </w:rPr>
        <w:t>}</w:t>
      </w: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rFonts w:ascii="Courier New" w:hAnsi="Courier New" w:cs="Courier New"/>
          <w:bCs/>
          <w:szCs w:val="144"/>
        </w:rPr>
      </w:pPr>
    </w:p>
    <w:p w:rsidR="00CE409B" w:rsidRDefault="00CE409B" w:rsidP="00CE409B">
      <w:pPr>
        <w:rPr>
          <w:b/>
          <w:bCs/>
          <w:sz w:val="32"/>
          <w:szCs w:val="144"/>
        </w:rPr>
      </w:pPr>
      <w:r w:rsidRPr="006674FA">
        <w:rPr>
          <w:b/>
          <w:bCs/>
          <w:sz w:val="32"/>
          <w:szCs w:val="144"/>
        </w:rPr>
        <w:t>OUTPUT</w:t>
      </w:r>
    </w:p>
    <w:p w:rsidR="00CE409B" w:rsidRDefault="00CE409B" w:rsidP="00CE409B">
      <w:pPr>
        <w:rPr>
          <w:b/>
          <w:bCs/>
          <w:sz w:val="32"/>
          <w:szCs w:val="144"/>
        </w:rPr>
      </w:pPr>
    </w:p>
    <w:p w:rsidR="00CE409B" w:rsidRPr="006674FA" w:rsidRDefault="00CE409B" w:rsidP="00CE409B">
      <w:pPr>
        <w:rPr>
          <w:b/>
          <w:bCs/>
          <w:sz w:val="32"/>
          <w:szCs w:val="144"/>
        </w:rPr>
      </w:pPr>
      <w:r>
        <w:rPr>
          <w:b/>
          <w:bCs/>
          <w:noProof/>
          <w:sz w:val="32"/>
          <w:szCs w:val="144"/>
        </w:rPr>
        <w:drawing>
          <wp:inline distT="0" distB="0" distL="0" distR="0">
            <wp:extent cx="3827780" cy="7759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3827780" cy="775970"/>
                    </a:xfrm>
                    <a:prstGeom prst="rect">
                      <a:avLst/>
                    </a:prstGeom>
                    <a:noFill/>
                    <a:ln w="9525">
                      <a:noFill/>
                      <a:miter lim="800000"/>
                      <a:headEnd/>
                      <a:tailEnd/>
                    </a:ln>
                  </pic:spPr>
                </pic:pic>
              </a:graphicData>
            </a:graphic>
          </wp:inline>
        </w:drawing>
      </w:r>
    </w:p>
    <w:p w:rsidR="00CE409B" w:rsidRDefault="00CE409B" w:rsidP="00CE409B">
      <w:pPr>
        <w:jc w:val="center"/>
        <w:rPr>
          <w:b/>
          <w:bCs/>
          <w:sz w:val="144"/>
          <w:szCs w:val="144"/>
        </w:rPr>
      </w:pPr>
    </w:p>
    <w:p w:rsidR="00CE409B" w:rsidRDefault="00CE409B" w:rsidP="00CE409B">
      <w:pPr>
        <w:jc w:val="center"/>
        <w:rPr>
          <w:b/>
          <w:bCs/>
          <w:sz w:val="144"/>
          <w:szCs w:val="144"/>
        </w:rPr>
      </w:pPr>
    </w:p>
    <w:p w:rsidR="00A8773C" w:rsidRDefault="00A8773C" w:rsidP="00A8773C">
      <w:pPr>
        <w:rPr>
          <w:b/>
          <w:bCs/>
          <w:sz w:val="32"/>
          <w:szCs w:val="144"/>
        </w:rPr>
      </w:pPr>
    </w:p>
    <w:p w:rsidR="00A8773C" w:rsidRDefault="00A8773C" w:rsidP="00A8773C">
      <w:pPr>
        <w:rPr>
          <w:b/>
          <w:bCs/>
          <w:sz w:val="32"/>
          <w:szCs w:val="144"/>
        </w:rPr>
      </w:pPr>
    </w:p>
    <w:p w:rsidR="00A8773C" w:rsidRDefault="00A8773C" w:rsidP="00A8773C">
      <w:pPr>
        <w:rPr>
          <w:b/>
          <w:bCs/>
          <w:sz w:val="32"/>
          <w:szCs w:val="144"/>
        </w:rPr>
      </w:pPr>
    </w:p>
    <w:p w:rsidR="00A8773C" w:rsidRPr="00A8773C" w:rsidRDefault="00A8773C" w:rsidP="00A8773C">
      <w:pPr>
        <w:rPr>
          <w:b/>
          <w:bCs/>
          <w:sz w:val="32"/>
          <w:szCs w:val="144"/>
        </w:rPr>
      </w:pPr>
    </w:p>
    <w:p w:rsidR="00CE409B" w:rsidRPr="009B380D" w:rsidRDefault="00CE409B" w:rsidP="00A8773C">
      <w:pPr>
        <w:jc w:val="center"/>
        <w:rPr>
          <w:b/>
          <w:bCs/>
          <w:sz w:val="32"/>
          <w:szCs w:val="144"/>
        </w:rPr>
      </w:pPr>
      <w:r>
        <w:rPr>
          <w:b/>
          <w:bCs/>
          <w:sz w:val="32"/>
          <w:szCs w:val="144"/>
        </w:rPr>
        <w:t>Program no. 35</w:t>
      </w:r>
    </w:p>
    <w:p w:rsidR="00CE409B" w:rsidRDefault="00CE409B" w:rsidP="00CE409B">
      <w:pPr>
        <w:pStyle w:val="NoSpacing"/>
        <w:rPr>
          <w:rFonts w:ascii="Times New Roman" w:hAnsi="Times New Roman"/>
          <w:noProof/>
          <w:sz w:val="24"/>
          <w:szCs w:val="24"/>
        </w:rPr>
      </w:pPr>
    </w:p>
    <w:p w:rsidR="00CE409B" w:rsidRDefault="00CE409B" w:rsidP="00CE409B">
      <w:pPr>
        <w:pStyle w:val="NoSpacing"/>
        <w:rPr>
          <w:rFonts w:ascii="Times New Roman" w:hAnsi="Times New Roman"/>
          <w:noProof/>
          <w:sz w:val="24"/>
          <w:szCs w:val="24"/>
        </w:rPr>
      </w:pPr>
    </w:p>
    <w:p w:rsidR="00CE409B" w:rsidRPr="008505A1" w:rsidRDefault="00CE409B" w:rsidP="00CE409B">
      <w:pPr>
        <w:pStyle w:val="NoSpacing"/>
        <w:rPr>
          <w:rFonts w:ascii="Times New Roman" w:hAnsi="Times New Roman"/>
          <w:b/>
          <w:noProof/>
          <w:sz w:val="24"/>
          <w:szCs w:val="24"/>
        </w:rPr>
      </w:pPr>
      <w:r w:rsidRPr="008505A1">
        <w:rPr>
          <w:rFonts w:ascii="Times New Roman" w:hAnsi="Times New Roman"/>
          <w:b/>
          <w:noProof/>
          <w:sz w:val="24"/>
          <w:szCs w:val="24"/>
        </w:rPr>
        <w:t>//Program to find whether an entered Character is a Number, Alphapet Or a Special Character.</w:t>
      </w:r>
    </w:p>
    <w:p w:rsidR="00CE409B" w:rsidRDefault="00CE409B" w:rsidP="00CE409B">
      <w:pPr>
        <w:pStyle w:val="NoSpacing"/>
        <w:rPr>
          <w:rFonts w:ascii="Times New Roman" w:hAnsi="Times New Roman"/>
          <w:noProof/>
          <w:sz w:val="24"/>
          <w:szCs w:val="24"/>
        </w:rPr>
      </w:pP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#include&lt;iostream.h&gt;</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#include&lt;conio.h&gt;</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void main()</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clrscr();</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char ch;</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cout&lt;&lt;"Enter any Character :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cin&gt;&gt;ch;</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if(ch&gt;='0' &amp;&amp; ch&lt;='9')</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cout&lt;&lt;"The character is a NUMBER i.e., "&lt;&lt;ch&lt;&lt;"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else if((ch&gt;='a' &amp;&amp; ch&lt;='z') || (ch&gt;='A' &amp;&amp; ch&lt;='Z'))</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cout&lt;&lt;"The Characer is an ALPHABET i.e., "&lt;&lt;ch&lt;&lt;"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else</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cout&lt;&lt;"The character is a SPECIAL CHARACTER i.e., "&lt;&lt;ch&lt;&lt;"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 xml:space="preserve"> getch();</w:t>
      </w:r>
    </w:p>
    <w:p w:rsidR="00CE409B" w:rsidRPr="008505A1" w:rsidRDefault="00CE409B" w:rsidP="00CE409B">
      <w:pPr>
        <w:pStyle w:val="NoSpacing"/>
        <w:rPr>
          <w:rFonts w:ascii="Courier New" w:hAnsi="Courier New" w:cs="Courier New"/>
          <w:noProof/>
          <w:sz w:val="24"/>
          <w:szCs w:val="24"/>
        </w:rPr>
      </w:pPr>
      <w:r w:rsidRPr="008505A1">
        <w:rPr>
          <w:rFonts w:ascii="Courier New" w:hAnsi="Courier New" w:cs="Courier New"/>
          <w:noProof/>
          <w:sz w:val="24"/>
          <w:szCs w:val="24"/>
        </w:rPr>
        <w:t>}</w:t>
      </w:r>
    </w:p>
    <w:p w:rsidR="00CE409B" w:rsidRDefault="00CE409B" w:rsidP="00CE409B">
      <w:pPr>
        <w:pStyle w:val="NoSpacing"/>
        <w:rPr>
          <w:rFonts w:ascii="Times New Roman" w:hAnsi="Times New Roman"/>
          <w:noProof/>
          <w:sz w:val="24"/>
          <w:szCs w:val="24"/>
        </w:rPr>
      </w:pPr>
    </w:p>
    <w:p w:rsidR="00CE409B" w:rsidRPr="008505A1" w:rsidRDefault="00CE409B" w:rsidP="00CE409B">
      <w:pPr>
        <w:pStyle w:val="NoSpacing"/>
        <w:rPr>
          <w:rFonts w:ascii="Times New Roman" w:hAnsi="Times New Roman"/>
          <w:b/>
          <w:noProof/>
          <w:sz w:val="32"/>
          <w:szCs w:val="24"/>
          <w:u w:val="single"/>
        </w:rPr>
      </w:pPr>
      <w:r w:rsidRPr="008505A1">
        <w:rPr>
          <w:rFonts w:ascii="Times New Roman" w:hAnsi="Times New Roman"/>
          <w:b/>
          <w:noProof/>
          <w:sz w:val="32"/>
          <w:szCs w:val="24"/>
          <w:u w:val="single"/>
        </w:rPr>
        <w:t>OUTPUT :</w:t>
      </w:r>
    </w:p>
    <w:p w:rsidR="00CE409B" w:rsidRDefault="00CE409B" w:rsidP="00CE409B">
      <w:pPr>
        <w:pStyle w:val="NoSpacing"/>
        <w:rPr>
          <w:rFonts w:ascii="Times New Roman" w:hAnsi="Times New Roman"/>
          <w:noProof/>
          <w:sz w:val="24"/>
          <w:szCs w:val="24"/>
        </w:rPr>
      </w:pPr>
    </w:p>
    <w:p w:rsidR="00CE409B" w:rsidRDefault="00CE409B" w:rsidP="00CE409B">
      <w:pPr>
        <w:pStyle w:val="NoSpacing"/>
        <w:rPr>
          <w:rFonts w:ascii="Times New Roman" w:hAnsi="Times New Roman"/>
          <w:noProof/>
          <w:sz w:val="24"/>
          <w:szCs w:val="24"/>
        </w:rPr>
      </w:pPr>
      <w:r>
        <w:rPr>
          <w:rFonts w:ascii="Times New Roman" w:hAnsi="Times New Roman"/>
          <w:noProof/>
          <w:sz w:val="24"/>
          <w:szCs w:val="24"/>
        </w:rPr>
        <w:drawing>
          <wp:inline distT="0" distB="0" distL="0" distR="0">
            <wp:extent cx="3094355" cy="60579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3094355" cy="605790"/>
                    </a:xfrm>
                    <a:prstGeom prst="rect">
                      <a:avLst/>
                    </a:prstGeom>
                    <a:noFill/>
                    <a:ln w="9525">
                      <a:noFill/>
                      <a:miter lim="800000"/>
                      <a:headEnd/>
                      <a:tailEnd/>
                    </a:ln>
                  </pic:spPr>
                </pic:pic>
              </a:graphicData>
            </a:graphic>
          </wp:inline>
        </w:drawing>
      </w:r>
    </w:p>
    <w:p w:rsidR="00CE409B" w:rsidRDefault="00CE409B" w:rsidP="00CE409B">
      <w:pPr>
        <w:pStyle w:val="NoSpacing"/>
        <w:rPr>
          <w:rFonts w:ascii="Times New Roman" w:hAnsi="Times New Roman"/>
          <w:noProof/>
          <w:sz w:val="24"/>
          <w:szCs w:val="24"/>
        </w:rPr>
      </w:pPr>
    </w:p>
    <w:p w:rsidR="00CE409B" w:rsidRDefault="00CE409B" w:rsidP="00CE409B">
      <w:pPr>
        <w:pStyle w:val="NoSpacing"/>
        <w:rPr>
          <w:rFonts w:ascii="Times New Roman" w:hAnsi="Times New Roman"/>
          <w:noProof/>
          <w:sz w:val="24"/>
          <w:szCs w:val="24"/>
        </w:rPr>
      </w:pPr>
      <w:r>
        <w:rPr>
          <w:rFonts w:ascii="Times New Roman" w:hAnsi="Times New Roman"/>
          <w:noProof/>
          <w:sz w:val="24"/>
          <w:szCs w:val="24"/>
        </w:rPr>
        <w:drawing>
          <wp:inline distT="0" distB="0" distL="0" distR="0">
            <wp:extent cx="2955925" cy="563245"/>
            <wp:effectExtent l="1905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2955925" cy="563245"/>
                    </a:xfrm>
                    <a:prstGeom prst="rect">
                      <a:avLst/>
                    </a:prstGeom>
                    <a:noFill/>
                    <a:ln w="9525">
                      <a:noFill/>
                      <a:miter lim="800000"/>
                      <a:headEnd/>
                      <a:tailEnd/>
                    </a:ln>
                  </pic:spPr>
                </pic:pic>
              </a:graphicData>
            </a:graphic>
          </wp:inline>
        </w:drawing>
      </w:r>
    </w:p>
    <w:p w:rsidR="00CE409B" w:rsidRDefault="00CE409B" w:rsidP="00CE409B">
      <w:pPr>
        <w:pStyle w:val="NoSpacing"/>
        <w:rPr>
          <w:rFonts w:ascii="Times New Roman" w:hAnsi="Times New Roman"/>
          <w:noProof/>
          <w:sz w:val="24"/>
          <w:szCs w:val="24"/>
        </w:rPr>
      </w:pPr>
    </w:p>
    <w:p w:rsidR="00CE409B" w:rsidRDefault="00CE409B" w:rsidP="00CE409B">
      <w:pPr>
        <w:pStyle w:val="NoSpacing"/>
        <w:rPr>
          <w:rFonts w:ascii="Times New Roman" w:hAnsi="Times New Roman"/>
          <w:noProof/>
          <w:sz w:val="24"/>
          <w:szCs w:val="24"/>
        </w:rPr>
      </w:pPr>
      <w:r>
        <w:rPr>
          <w:rFonts w:ascii="Times New Roman" w:hAnsi="Times New Roman"/>
          <w:noProof/>
          <w:sz w:val="24"/>
          <w:szCs w:val="24"/>
        </w:rPr>
        <w:drawing>
          <wp:inline distT="0" distB="0" distL="0" distR="0">
            <wp:extent cx="3838575" cy="638175"/>
            <wp:effectExtent l="1905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3838575" cy="638175"/>
                    </a:xfrm>
                    <a:prstGeom prst="rect">
                      <a:avLst/>
                    </a:prstGeom>
                    <a:noFill/>
                    <a:ln w="9525">
                      <a:noFill/>
                      <a:miter lim="800000"/>
                      <a:headEnd/>
                      <a:tailEnd/>
                    </a:ln>
                  </pic:spPr>
                </pic:pic>
              </a:graphicData>
            </a:graphic>
          </wp:inline>
        </w:drawing>
      </w:r>
    </w:p>
    <w:p w:rsidR="00DC4667" w:rsidRPr="00711136" w:rsidRDefault="00DC4667" w:rsidP="00DC4667">
      <w:pPr>
        <w:pStyle w:val="NoSpacing"/>
        <w:jc w:val="center"/>
        <w:rPr>
          <w:rFonts w:ascii="Lucida Sans Unicode" w:hAnsi="Lucida Sans Unicode" w:cs="Lucida Sans Unicode"/>
          <w:b/>
          <w:noProof/>
          <w:sz w:val="48"/>
          <w:szCs w:val="32"/>
        </w:rPr>
      </w:pPr>
      <w:r w:rsidRPr="0004246B">
        <w:rPr>
          <w:rFonts w:ascii="Lucida Sans Unicode" w:hAnsi="Lucida Sans Unicode" w:cs="Lucida Sans Unicode"/>
          <w:b/>
          <w:noProof/>
          <w:sz w:val="40"/>
          <w:szCs w:val="32"/>
        </w:rPr>
        <w:lastRenderedPageBreak/>
        <w:t>Practical No. 1</w:t>
      </w:r>
    </w:p>
    <w:p w:rsidR="00DC4667" w:rsidRPr="005C7633" w:rsidRDefault="00DC4667" w:rsidP="00DC4667">
      <w:pPr>
        <w:pStyle w:val="NoSpacing"/>
        <w:jc w:val="center"/>
        <w:rPr>
          <w:rFonts w:ascii="Lucida Sans Unicode" w:hAnsi="Lucida Sans Unicode" w:cs="Lucida Sans Unicode"/>
          <w:b/>
          <w:noProof/>
          <w:sz w:val="36"/>
          <w:szCs w:val="32"/>
        </w:rPr>
      </w:pPr>
      <w:r w:rsidRPr="005C7633">
        <w:rPr>
          <w:rFonts w:ascii="Lucida Sans Unicode" w:hAnsi="Lucida Sans Unicode" w:cs="Lucida Sans Unicode"/>
          <w:b/>
          <w:noProof/>
          <w:sz w:val="36"/>
          <w:szCs w:val="32"/>
        </w:rPr>
        <w:t>INTRODUCTION  TO  HTML</w:t>
      </w:r>
    </w:p>
    <w:p w:rsidR="00DC4667" w:rsidRDefault="00DC4667" w:rsidP="00DC4667">
      <w:pPr>
        <w:pStyle w:val="NoSpacing"/>
        <w:rPr>
          <w:rFonts w:ascii="Times New Roman" w:hAnsi="Times New Roman"/>
          <w:sz w:val="24"/>
          <w:szCs w:val="24"/>
        </w:rPr>
      </w:pPr>
    </w:p>
    <w:p w:rsidR="00DC4667" w:rsidRDefault="00DC4667" w:rsidP="00DC4667">
      <w:pPr>
        <w:pStyle w:val="NoSpacing"/>
        <w:rPr>
          <w:rFonts w:ascii="Lucida Sans Unicode" w:hAnsi="Lucida Sans Unicode" w:cs="Lucida Sans Unicode"/>
          <w:b/>
          <w:sz w:val="24"/>
          <w:szCs w:val="24"/>
        </w:rPr>
      </w:pPr>
    </w:p>
    <w:p w:rsidR="00DC4667" w:rsidRPr="005C7633" w:rsidRDefault="00DC4667" w:rsidP="00DC4667">
      <w:pPr>
        <w:pStyle w:val="NoSpacing"/>
        <w:rPr>
          <w:rFonts w:ascii="Lucida Sans Unicode" w:hAnsi="Lucida Sans Unicode" w:cs="Lucida Sans Unicode"/>
          <w:b/>
          <w:sz w:val="24"/>
          <w:szCs w:val="24"/>
        </w:rPr>
      </w:pPr>
      <w:r w:rsidRPr="005C7633">
        <w:rPr>
          <w:rFonts w:ascii="Lucida Sans Unicode" w:hAnsi="Lucida Sans Unicode" w:cs="Lucida Sans Unicode"/>
          <w:b/>
          <w:sz w:val="24"/>
          <w:szCs w:val="24"/>
        </w:rPr>
        <w:t xml:space="preserve">What is </w:t>
      </w:r>
      <w:proofErr w:type="gramStart"/>
      <w:r w:rsidRPr="005C7633">
        <w:rPr>
          <w:rFonts w:ascii="Lucida Sans Unicode" w:hAnsi="Lucida Sans Unicode" w:cs="Lucida Sans Unicode"/>
          <w:b/>
          <w:sz w:val="24"/>
          <w:szCs w:val="24"/>
        </w:rPr>
        <w:t>HTML ?</w:t>
      </w:r>
      <w:proofErr w:type="gramEnd"/>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HTML (in long, Hypertext Markup Language) is a markup language used to create Web pages. With HTML, you can make your own Website.</w:t>
      </w:r>
    </w:p>
    <w:p w:rsidR="00DC4667" w:rsidRPr="005C7633" w:rsidRDefault="00DC4667" w:rsidP="00DC4667">
      <w:pPr>
        <w:pStyle w:val="NoSpacing"/>
        <w:rPr>
          <w:rFonts w:ascii="Lucida Sans Unicode" w:hAnsi="Lucida Sans Unicode" w:cs="Lucida Sans Unicode"/>
          <w:sz w:val="24"/>
          <w:szCs w:val="24"/>
        </w:rPr>
      </w:pPr>
    </w:p>
    <w:p w:rsidR="00DC4667" w:rsidRPr="005C7633" w:rsidRDefault="00DC4667" w:rsidP="00DC4667">
      <w:pPr>
        <w:pStyle w:val="NoSpacing"/>
        <w:rPr>
          <w:rFonts w:ascii="Lucida Sans Unicode" w:hAnsi="Lucida Sans Unicode" w:cs="Lucida Sans Unicode"/>
          <w:b/>
          <w:sz w:val="24"/>
          <w:szCs w:val="24"/>
        </w:rPr>
      </w:pPr>
      <w:r w:rsidRPr="005C7633">
        <w:rPr>
          <w:rFonts w:ascii="Lucida Sans Unicode" w:hAnsi="Lucida Sans Unicode" w:cs="Lucida Sans Unicode"/>
          <w:b/>
          <w:sz w:val="24"/>
          <w:szCs w:val="24"/>
        </w:rPr>
        <w:t>A Brief History of HTML</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HTML is developed and maintained by World Wide Web (W3C) consortium.</w:t>
      </w:r>
    </w:p>
    <w:p w:rsidR="00DC4667" w:rsidRPr="005C7633" w:rsidRDefault="00DC4667" w:rsidP="00DC4667">
      <w:pPr>
        <w:pStyle w:val="NoSpacing"/>
        <w:rPr>
          <w:rFonts w:ascii="Lucida Sans Unicode" w:hAnsi="Lucida Sans Unicode" w:cs="Lucida Sans Unicode"/>
          <w:b/>
          <w:sz w:val="24"/>
          <w:szCs w:val="24"/>
        </w:rPr>
      </w:pPr>
    </w:p>
    <w:p w:rsidR="00DC4667" w:rsidRPr="005C7633" w:rsidRDefault="00DC4667" w:rsidP="00DC4667">
      <w:pPr>
        <w:pStyle w:val="NoSpacing"/>
        <w:rPr>
          <w:rFonts w:ascii="Lucida Sans Unicode" w:hAnsi="Lucida Sans Unicode" w:cs="Lucida Sans Unicode"/>
          <w:b/>
          <w:sz w:val="24"/>
          <w:szCs w:val="24"/>
        </w:rPr>
      </w:pPr>
      <w:r w:rsidRPr="005C7633">
        <w:rPr>
          <w:rFonts w:ascii="Lucida Sans Unicode" w:hAnsi="Lucida Sans Unicode" w:cs="Lucida Sans Unicode"/>
          <w:b/>
          <w:sz w:val="24"/>
          <w:szCs w:val="24"/>
        </w:rPr>
        <w:t xml:space="preserve">What is hyper in </w:t>
      </w:r>
      <w:proofErr w:type="gramStart"/>
      <w:r w:rsidRPr="005C7633">
        <w:rPr>
          <w:rFonts w:ascii="Lucida Sans Unicode" w:hAnsi="Lucida Sans Unicode" w:cs="Lucida Sans Unicode"/>
          <w:b/>
          <w:sz w:val="24"/>
          <w:szCs w:val="24"/>
        </w:rPr>
        <w:t>HTML ?</w:t>
      </w:r>
      <w:proofErr w:type="gramEnd"/>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In Hypertext Markup Language (HTML), the term hyper signifies the navigation from one location to another in a non-linear fashion. That is, clicking a hypertext on a Web page takes you to the relevant page on Internet or Web site, which is not necessarily the next page on the Web site.</w:t>
      </w:r>
    </w:p>
    <w:p w:rsidR="00DC4667" w:rsidRPr="005C7633" w:rsidRDefault="00DC4667" w:rsidP="00DC4667">
      <w:pPr>
        <w:pStyle w:val="NoSpacing"/>
        <w:rPr>
          <w:rFonts w:ascii="Lucida Sans Unicode" w:hAnsi="Lucida Sans Unicode" w:cs="Lucida Sans Unicode"/>
          <w:sz w:val="24"/>
          <w:szCs w:val="24"/>
        </w:rPr>
      </w:pPr>
    </w:p>
    <w:p w:rsidR="00DC4667" w:rsidRPr="005C7633" w:rsidRDefault="00DC4667" w:rsidP="00DC4667">
      <w:pPr>
        <w:pStyle w:val="NoSpacing"/>
        <w:rPr>
          <w:rFonts w:ascii="Lucida Sans Unicode" w:hAnsi="Lucida Sans Unicode" w:cs="Lucida Sans Unicode"/>
          <w:b/>
          <w:sz w:val="24"/>
          <w:szCs w:val="24"/>
        </w:rPr>
      </w:pPr>
      <w:r w:rsidRPr="005C7633">
        <w:rPr>
          <w:rFonts w:ascii="Lucida Sans Unicode" w:hAnsi="Lucida Sans Unicode" w:cs="Lucida Sans Unicode"/>
          <w:b/>
          <w:sz w:val="24"/>
          <w:szCs w:val="24"/>
        </w:rPr>
        <w:t xml:space="preserve">What HTML </w:t>
      </w:r>
      <w:proofErr w:type="gramStart"/>
      <w:r w:rsidRPr="005C7633">
        <w:rPr>
          <w:rFonts w:ascii="Lucida Sans Unicode" w:hAnsi="Lucida Sans Unicode" w:cs="Lucida Sans Unicode"/>
          <w:b/>
          <w:sz w:val="24"/>
          <w:szCs w:val="24"/>
        </w:rPr>
        <w:t>defines ?</w:t>
      </w:r>
      <w:proofErr w:type="gramEnd"/>
    </w:p>
    <w:p w:rsidR="00DC4667" w:rsidRPr="005C7633" w:rsidRDefault="00DC4667" w:rsidP="00DC4667">
      <w:pPr>
        <w:pStyle w:val="NoSpacing"/>
        <w:rPr>
          <w:rFonts w:ascii="Lucida Sans Unicode" w:hAnsi="Lucida Sans Unicode" w:cs="Lucida Sans Unicode"/>
          <w:color w:val="333333"/>
          <w:sz w:val="23"/>
          <w:szCs w:val="23"/>
        </w:rPr>
      </w:pPr>
      <w:r w:rsidRPr="005C7633">
        <w:rPr>
          <w:rFonts w:ascii="Lucida Sans Unicode" w:hAnsi="Lucida Sans Unicode" w:cs="Lucida Sans Unicode"/>
          <w:sz w:val="24"/>
          <w:szCs w:val="24"/>
        </w:rPr>
        <w:t>HTML defines the content, i.e., the </w:t>
      </w:r>
      <w:hyperlink r:id="rId49" w:history="1">
        <w:r w:rsidRPr="005C7633">
          <w:rPr>
            <w:rFonts w:ascii="Lucida Sans Unicode" w:hAnsi="Lucida Sans Unicode" w:cs="Lucida Sans Unicode"/>
            <w:sz w:val="24"/>
            <w:szCs w:val="24"/>
          </w:rPr>
          <w:t>structure</w:t>
        </w:r>
      </w:hyperlink>
      <w:r w:rsidRPr="005C7633">
        <w:rPr>
          <w:rFonts w:ascii="Lucida Sans Unicode" w:hAnsi="Lucida Sans Unicode" w:cs="Lucida Sans Unicode"/>
          <w:sz w:val="24"/>
          <w:szCs w:val="24"/>
        </w:rPr>
        <w:t> and layout of a Web page with the help of </w:t>
      </w:r>
      <w:hyperlink r:id="rId50" w:history="1">
        <w:r w:rsidRPr="005C7633">
          <w:rPr>
            <w:rFonts w:ascii="Lucida Sans Unicode" w:hAnsi="Lucida Sans Unicode" w:cs="Lucida Sans Unicode"/>
            <w:sz w:val="24"/>
            <w:szCs w:val="24"/>
          </w:rPr>
          <w:t>tags</w:t>
        </w:r>
      </w:hyperlink>
      <w:r w:rsidRPr="005C7633">
        <w:rPr>
          <w:rFonts w:ascii="Lucida Sans Unicode" w:hAnsi="Lucida Sans Unicode" w:cs="Lucida Sans Unicode"/>
          <w:sz w:val="24"/>
          <w:szCs w:val="24"/>
        </w:rPr>
        <w:t> and </w:t>
      </w:r>
      <w:hyperlink r:id="rId51" w:history="1">
        <w:r w:rsidRPr="005C7633">
          <w:rPr>
            <w:rFonts w:ascii="Lucida Sans Unicode" w:hAnsi="Lucida Sans Unicode" w:cs="Lucida Sans Unicode"/>
            <w:sz w:val="24"/>
            <w:szCs w:val="24"/>
          </w:rPr>
          <w:t>attributes</w:t>
        </w:r>
      </w:hyperlink>
      <w:r w:rsidRPr="005C7633">
        <w:rPr>
          <w:rFonts w:ascii="Lucida Sans Unicode" w:hAnsi="Lucida Sans Unicode" w:cs="Lucida Sans Unicode"/>
          <w:sz w:val="24"/>
          <w:szCs w:val="24"/>
        </w:rPr>
        <w:t>. An element includes start and end tags, with some content inside/within them, and attributes provide additional information (such as alignment of element on a Web page) about the elements</w:t>
      </w:r>
      <w:r w:rsidRPr="005C7633">
        <w:rPr>
          <w:rFonts w:ascii="Lucida Sans Unicode" w:hAnsi="Lucida Sans Unicode" w:cs="Lucida Sans Unicode"/>
          <w:color w:val="333333"/>
          <w:sz w:val="23"/>
          <w:szCs w:val="23"/>
        </w:rPr>
        <w: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Hypertext Markup Language (</w:t>
      </w:r>
      <w:r w:rsidRPr="00927B68">
        <w:rPr>
          <w:rFonts w:ascii="Lucida Sans Unicode" w:hAnsi="Lucida Sans Unicode" w:cs="Lucida Sans Unicode"/>
          <w:sz w:val="24"/>
          <w:szCs w:val="24"/>
        </w:rPr>
        <w:t>HTML</w:t>
      </w:r>
      <w:r w:rsidRPr="005C7633">
        <w:rPr>
          <w:rFonts w:ascii="Lucida Sans Unicode" w:hAnsi="Lucida Sans Unicode" w:cs="Lucida Sans Unicode"/>
          <w:sz w:val="24"/>
          <w:szCs w:val="24"/>
        </w:rPr>
        <w:t>) is one of the most commonly used language to design and develop web pages. To create a web page using HTML, you must have to be familiar with the HTML basics.</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So learn HTML basics such as tags and the content embedded within the HTML </w:t>
      </w:r>
      <w:r w:rsidRPr="00927B68">
        <w:rPr>
          <w:rFonts w:ascii="Lucida Sans Unicode" w:hAnsi="Lucida Sans Unicode" w:cs="Lucida Sans Unicode"/>
          <w:sz w:val="24"/>
          <w:szCs w:val="24"/>
        </w:rPr>
        <w:t>tags</w:t>
      </w:r>
      <w:r w:rsidRPr="005C7633">
        <w:rPr>
          <w:rFonts w:ascii="Lucida Sans Unicode" w:hAnsi="Lucida Sans Unicode" w:cs="Lucida Sans Unicode"/>
          <w:sz w:val="24"/>
          <w:szCs w:val="24"/>
        </w:rPr>
        <w:t>, </w:t>
      </w:r>
      <w:r w:rsidRPr="00927B68">
        <w:rPr>
          <w:rFonts w:ascii="Lucida Sans Unicode" w:hAnsi="Lucida Sans Unicode" w:cs="Lucida Sans Unicode"/>
          <w:sz w:val="24"/>
          <w:szCs w:val="24"/>
        </w:rPr>
        <w:t>attributes</w:t>
      </w:r>
      <w:r w:rsidRPr="005C7633">
        <w:rPr>
          <w:rFonts w:ascii="Lucida Sans Unicode" w:hAnsi="Lucida Sans Unicode" w:cs="Lucida Sans Unicode"/>
          <w:sz w:val="24"/>
          <w:szCs w:val="24"/>
        </w:rPr>
        <w:t> and the </w:t>
      </w:r>
      <w:r w:rsidRPr="00927B68">
        <w:rPr>
          <w:rFonts w:ascii="Lucida Sans Unicode" w:hAnsi="Lucida Sans Unicode" w:cs="Lucida Sans Unicode"/>
          <w:sz w:val="24"/>
          <w:szCs w:val="24"/>
        </w:rPr>
        <w:t>data types</w:t>
      </w:r>
      <w:r w:rsidRPr="005C7633">
        <w:rPr>
          <w:rFonts w:ascii="Lucida Sans Unicode" w:hAnsi="Lucida Sans Unicode" w:cs="Lucida Sans Unicode"/>
          <w:sz w:val="24"/>
          <w:szCs w:val="24"/>
        </w:rPr>
        <w: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HTML tags instruct the web browser about how it should interpret the document. The attributes of the tag provide the additional information such as its behaviour and properties. The content is displayed on the browser according to the properties and behaviours defined by the tag and the attributes.</w:t>
      </w:r>
    </w:p>
    <w:p w:rsidR="00DC4667" w:rsidRPr="005C7633" w:rsidRDefault="00DC4667" w:rsidP="00DC4667">
      <w:pPr>
        <w:pStyle w:val="NoSpacing"/>
        <w:rPr>
          <w:rFonts w:ascii="Lucida Sans Unicode" w:hAnsi="Lucida Sans Unicode" w:cs="Lucida Sans Unicode"/>
        </w:rPr>
      </w:pPr>
    </w:p>
    <w:p w:rsidR="00DC4667" w:rsidRPr="005C7633" w:rsidRDefault="00DC4667" w:rsidP="00DC4667">
      <w:pPr>
        <w:pStyle w:val="NoSpacing"/>
        <w:rPr>
          <w:rFonts w:ascii="Lucida Sans Unicode" w:hAnsi="Lucida Sans Unicode" w:cs="Lucida Sans Unicode"/>
          <w:color w:val="333333"/>
          <w:sz w:val="23"/>
          <w:szCs w:val="23"/>
        </w:rPr>
      </w:pPr>
    </w:p>
    <w:p w:rsidR="00DC4667" w:rsidRDefault="00DC4667" w:rsidP="00DC4667">
      <w:pPr>
        <w:rPr>
          <w:rFonts w:ascii="Lucida Sans Unicode" w:hAnsi="Lucida Sans Unicode" w:cs="Lucida Sans Unicode"/>
          <w:color w:val="000000"/>
          <w:u w:val="single"/>
        </w:rPr>
      </w:pPr>
    </w:p>
    <w:p w:rsidR="00DC4667" w:rsidRPr="005C7633" w:rsidRDefault="00DC4667" w:rsidP="00DC4667">
      <w:pPr>
        <w:rPr>
          <w:rFonts w:ascii="Lucida Sans Unicode" w:hAnsi="Lucida Sans Unicode" w:cs="Lucida Sans Unicode"/>
          <w:b/>
          <w:color w:val="000000"/>
          <w:u w:val="single"/>
        </w:rPr>
      </w:pPr>
      <w:r w:rsidRPr="005C7633">
        <w:rPr>
          <w:rFonts w:ascii="Lucida Sans Unicode" w:hAnsi="Lucida Sans Unicode" w:cs="Lucida Sans Unicode"/>
          <w:b/>
          <w:color w:val="000000"/>
          <w:u w:val="single"/>
        </w:rPr>
        <w:lastRenderedPageBreak/>
        <w:t>A Simple HTML Document</w:t>
      </w:r>
    </w:p>
    <w:p w:rsidR="00DC4667" w:rsidRPr="005C7633" w:rsidRDefault="00DC4667" w:rsidP="00DC4667">
      <w:pPr>
        <w:shd w:val="clear" w:color="auto" w:fill="F1F1F1"/>
        <w:rPr>
          <w:rFonts w:ascii="Lucida Sans Unicode" w:hAnsi="Lucida Sans Unicode" w:cs="Lucida Sans Unicode"/>
          <w:b/>
          <w:color w:val="000000"/>
          <w:u w:val="single"/>
        </w:rPr>
      </w:pPr>
      <w:r w:rsidRPr="005C7633">
        <w:rPr>
          <w:rFonts w:ascii="Lucida Sans Unicode" w:hAnsi="Lucida Sans Unicode" w:cs="Lucida Sans Unicode"/>
          <w:b/>
          <w:color w:val="000000"/>
          <w:u w:val="single"/>
        </w:rPr>
        <w:t>Example</w:t>
      </w:r>
    </w:p>
    <w:p w:rsidR="00DC4667" w:rsidRPr="005C7633" w:rsidRDefault="00DC4667" w:rsidP="00DC4667">
      <w:pPr>
        <w:spacing w:after="240"/>
        <w:rPr>
          <w:rFonts w:ascii="Lucida Sans Unicode" w:hAnsi="Lucida Sans Unicode" w:cs="Lucida Sans Unicode"/>
          <w:color w:val="000000"/>
        </w:rPr>
      </w:pPr>
      <w:r w:rsidRPr="005C7633">
        <w:rPr>
          <w:rFonts w:ascii="Lucida Sans Unicode" w:hAnsi="Lucida Sans Unicode" w:cs="Lucida Sans Unicode"/>
          <w:color w:val="000000"/>
        </w:rPr>
        <w:t>&lt;! DOCTYPE html&gt;</w:t>
      </w:r>
      <w:r w:rsidRPr="005C7633">
        <w:rPr>
          <w:rFonts w:ascii="Lucida Sans Unicode" w:hAnsi="Lucida Sans Unicode" w:cs="Lucida Sans Unicode"/>
          <w:color w:val="000000"/>
        </w:rPr>
        <w:br/>
        <w:t>&lt;html&gt;</w:t>
      </w:r>
      <w:r w:rsidRPr="005C7633">
        <w:rPr>
          <w:rFonts w:ascii="Lucida Sans Unicode" w:hAnsi="Lucida Sans Unicode" w:cs="Lucida Sans Unicode"/>
          <w:color w:val="000000"/>
        </w:rPr>
        <w:br/>
        <w:t>&lt;head&gt;</w:t>
      </w:r>
      <w:r w:rsidRPr="005C7633">
        <w:rPr>
          <w:rFonts w:ascii="Lucida Sans Unicode" w:hAnsi="Lucida Sans Unicode" w:cs="Lucida Sans Unicode"/>
          <w:color w:val="000000"/>
        </w:rPr>
        <w:br/>
        <w:t>&lt;title&gt;Pag</w:t>
      </w:r>
      <w:r>
        <w:rPr>
          <w:rFonts w:ascii="Lucida Sans Unicode" w:hAnsi="Lucida Sans Unicode" w:cs="Lucida Sans Unicode"/>
          <w:color w:val="000000"/>
        </w:rPr>
        <w:t>e Title&lt;/title&gt;</w:t>
      </w:r>
      <w:r>
        <w:rPr>
          <w:rFonts w:ascii="Lucida Sans Unicode" w:hAnsi="Lucida Sans Unicode" w:cs="Lucida Sans Unicode"/>
          <w:color w:val="000000"/>
        </w:rPr>
        <w:br/>
        <w:t>&lt;/head&gt;</w:t>
      </w:r>
      <w:r>
        <w:rPr>
          <w:rFonts w:ascii="Lucida Sans Unicode" w:hAnsi="Lucida Sans Unicode" w:cs="Lucida Sans Unicode"/>
          <w:color w:val="000000"/>
        </w:rPr>
        <w:br/>
        <w:t>&lt;body&gt;</w:t>
      </w:r>
      <w:r>
        <w:rPr>
          <w:rFonts w:ascii="Lucida Sans Unicode" w:hAnsi="Lucida Sans Unicode" w:cs="Lucida Sans Unicode"/>
          <w:color w:val="000000"/>
        </w:rPr>
        <w:br/>
      </w:r>
      <w:r w:rsidRPr="005C7633">
        <w:rPr>
          <w:rFonts w:ascii="Lucida Sans Unicode" w:hAnsi="Lucida Sans Unicode" w:cs="Lucida Sans Unicode"/>
          <w:color w:val="000000"/>
        </w:rPr>
        <w:t>&lt;h1&gt;My First Heading&lt;/h1&gt;</w:t>
      </w:r>
      <w:r w:rsidRPr="005C7633">
        <w:rPr>
          <w:rFonts w:ascii="Lucida Sans Unicode" w:hAnsi="Lucida Sans Unicode" w:cs="Lucida Sans Unicode"/>
          <w:color w:val="000000"/>
        </w:rPr>
        <w:br/>
        <w:t>&lt;p&gt;</w:t>
      </w:r>
      <w:proofErr w:type="gramStart"/>
      <w:r w:rsidRPr="005C7633">
        <w:rPr>
          <w:rFonts w:ascii="Lucida Sans Unicode" w:hAnsi="Lucida Sans Unicode" w:cs="Lucida Sans Unicode"/>
          <w:color w:val="000000"/>
        </w:rPr>
        <w:t>My</w:t>
      </w:r>
      <w:proofErr w:type="gramEnd"/>
      <w:r w:rsidRPr="005C7633">
        <w:rPr>
          <w:rFonts w:ascii="Lucida Sans Unicode" w:hAnsi="Lucida Sans Unicode" w:cs="Lucida Sans Unicode"/>
          <w:color w:val="000000"/>
        </w:rPr>
        <w:t xml:space="preserve"> first paragraph.&lt;/p&gt;&lt;/body&gt;</w:t>
      </w:r>
      <w:r w:rsidRPr="005C7633">
        <w:rPr>
          <w:rFonts w:ascii="Lucida Sans Unicode" w:hAnsi="Lucida Sans Unicode" w:cs="Lucida Sans Unicode"/>
          <w:color w:val="000000"/>
        </w:rPr>
        <w:br/>
        <w:t>&lt;/html&gt;</w:t>
      </w:r>
    </w:p>
    <w:p w:rsidR="00DC4667" w:rsidRPr="005C7633" w:rsidRDefault="00DC4667" w:rsidP="00DC4667">
      <w:pPr>
        <w:rPr>
          <w:rFonts w:ascii="Lucida Sans Unicode" w:hAnsi="Lucida Sans Unicode" w:cs="Lucida Sans Unicode"/>
          <w:b/>
          <w:color w:val="000000"/>
          <w:u w:val="single"/>
        </w:rPr>
      </w:pPr>
      <w:r w:rsidRPr="005C7633">
        <w:rPr>
          <w:rFonts w:ascii="Lucida Sans Unicode" w:hAnsi="Lucida Sans Unicode" w:cs="Lucida Sans Unicode"/>
          <w:b/>
          <w:color w:val="000000"/>
          <w:u w:val="single"/>
        </w:rPr>
        <w:t>Example Explained</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&lt;!DOCTYPE html&gt;</w:t>
      </w:r>
      <w:r w:rsidRPr="005C7633">
        <w:rPr>
          <w:rFonts w:ascii="Lucida Sans Unicode" w:hAnsi="Lucida Sans Unicode" w:cs="Lucida Sans Unicode"/>
          <w:color w:val="000000"/>
        </w:rPr>
        <w:t> declaration defines this document to be HTML5</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&lt;html&gt;</w:t>
      </w:r>
      <w:r w:rsidRPr="005C7633">
        <w:rPr>
          <w:rFonts w:ascii="Lucida Sans Unicode" w:hAnsi="Lucida Sans Unicode" w:cs="Lucida Sans Unicode"/>
          <w:color w:val="000000"/>
        </w:rPr>
        <w:t> element is the root element of an HTML page</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&lt;head&gt;</w:t>
      </w:r>
      <w:r w:rsidRPr="005C7633">
        <w:rPr>
          <w:rFonts w:ascii="Lucida Sans Unicode" w:hAnsi="Lucida Sans Unicode" w:cs="Lucida Sans Unicode"/>
          <w:color w:val="000000"/>
        </w:rPr>
        <w:t> element contains meta information about the document</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&lt;title&gt;</w:t>
      </w:r>
      <w:r w:rsidRPr="005C7633">
        <w:rPr>
          <w:rFonts w:ascii="Lucida Sans Unicode" w:hAnsi="Lucida Sans Unicode" w:cs="Lucida Sans Unicode"/>
          <w:color w:val="000000"/>
        </w:rPr>
        <w:t> element specifies a title for the document</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&lt;body&gt;</w:t>
      </w:r>
      <w:r w:rsidRPr="005C7633">
        <w:rPr>
          <w:rFonts w:ascii="Lucida Sans Unicode" w:hAnsi="Lucida Sans Unicode" w:cs="Lucida Sans Unicode"/>
          <w:color w:val="000000"/>
        </w:rPr>
        <w:t> element contains the visible page content</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&lt;h1&gt;</w:t>
      </w:r>
      <w:r w:rsidRPr="005C7633">
        <w:rPr>
          <w:rFonts w:ascii="Lucida Sans Unicode" w:hAnsi="Lucida Sans Unicode" w:cs="Lucida Sans Unicode"/>
          <w:color w:val="000000"/>
        </w:rPr>
        <w:t> element defines a large heading</w:t>
      </w:r>
    </w:p>
    <w:p w:rsidR="00DC4667" w:rsidRPr="005C7633" w:rsidRDefault="00DC4667" w:rsidP="00DC4667">
      <w:pPr>
        <w:numPr>
          <w:ilvl w:val="0"/>
          <w:numId w:val="1"/>
        </w:numPr>
        <w:spacing w:beforeAutospacing="1" w:afterAutospacing="1"/>
        <w:rPr>
          <w:rFonts w:ascii="Lucida Sans Unicode" w:hAnsi="Lucida Sans Unicode" w:cs="Lucida Sans Unicode"/>
          <w:color w:val="000000"/>
        </w:rPr>
      </w:pPr>
      <w:r w:rsidRPr="005C7633">
        <w:rPr>
          <w:rFonts w:ascii="Lucida Sans Unicode" w:hAnsi="Lucida Sans Unicode" w:cs="Lucida Sans Unicode"/>
          <w:color w:val="000000"/>
        </w:rPr>
        <w:t>The </w:t>
      </w:r>
      <w:r w:rsidRPr="005C7633">
        <w:rPr>
          <w:rFonts w:ascii="Lucida Sans Unicode" w:hAnsi="Lucida Sans Unicode" w:cs="Lucida Sans Unicode"/>
          <w:color w:val="000000"/>
          <w:shd w:val="clear" w:color="auto" w:fill="F1F1F1"/>
        </w:rPr>
        <w:t>&lt;p&gt;</w:t>
      </w:r>
      <w:r w:rsidRPr="005C7633">
        <w:rPr>
          <w:rFonts w:ascii="Lucida Sans Unicode" w:hAnsi="Lucida Sans Unicode" w:cs="Lucida Sans Unicode"/>
          <w:color w:val="000000"/>
        </w:rPr>
        <w:t> element defines a paragraph</w:t>
      </w:r>
    </w:p>
    <w:p w:rsidR="00DC4667" w:rsidRPr="005C7633" w:rsidRDefault="00DC4667" w:rsidP="00DC4667">
      <w:pPr>
        <w:pStyle w:val="NoSpacing"/>
        <w:rPr>
          <w:rFonts w:ascii="Lucida Sans Unicode" w:hAnsi="Lucida Sans Unicode" w:cs="Lucida Sans Unicode"/>
          <w:b/>
          <w:sz w:val="24"/>
          <w:szCs w:val="24"/>
          <w:u w:val="single"/>
        </w:rPr>
      </w:pPr>
      <w:r w:rsidRPr="005C7633">
        <w:rPr>
          <w:rFonts w:ascii="Lucida Sans Unicode" w:hAnsi="Lucida Sans Unicode" w:cs="Lucida Sans Unicode"/>
          <w:b/>
          <w:sz w:val="24"/>
          <w:szCs w:val="24"/>
          <w:u w:val="single"/>
        </w:rPr>
        <w:t>HTML TAGS</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HTML tags are element names surrounded by angle brackets:</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w:t>
      </w:r>
      <w:proofErr w:type="gramStart"/>
      <w:r w:rsidRPr="005C7633">
        <w:rPr>
          <w:rFonts w:ascii="Lucida Sans Unicode" w:hAnsi="Lucida Sans Unicode" w:cs="Lucida Sans Unicode"/>
          <w:sz w:val="24"/>
          <w:szCs w:val="24"/>
        </w:rPr>
        <w:t>tagname&gt;</w:t>
      </w:r>
      <w:proofErr w:type="gramEnd"/>
      <w:r w:rsidRPr="005C7633">
        <w:rPr>
          <w:rFonts w:ascii="Lucida Sans Unicode" w:hAnsi="Lucida Sans Unicode" w:cs="Lucida Sans Unicode"/>
          <w:sz w:val="24"/>
          <w:szCs w:val="24"/>
        </w:rPr>
        <w:t>content goes here...&lt;/tagname&gt;</w:t>
      </w:r>
    </w:p>
    <w:p w:rsidR="00DC4667" w:rsidRPr="005C7633" w:rsidRDefault="00DC4667" w:rsidP="00DC4667">
      <w:pPr>
        <w:pStyle w:val="NoSpacing"/>
        <w:numPr>
          <w:ilvl w:val="0"/>
          <w:numId w:val="2"/>
        </w:numPr>
        <w:ind w:left="360"/>
        <w:rPr>
          <w:rFonts w:ascii="Lucida Sans Unicode" w:hAnsi="Lucida Sans Unicode" w:cs="Lucida Sans Unicode"/>
          <w:sz w:val="24"/>
          <w:szCs w:val="24"/>
        </w:rPr>
      </w:pPr>
      <w:r w:rsidRPr="005C7633">
        <w:rPr>
          <w:rFonts w:ascii="Lucida Sans Unicode" w:hAnsi="Lucida Sans Unicode" w:cs="Lucida Sans Unicode"/>
          <w:sz w:val="24"/>
          <w:szCs w:val="24"/>
        </w:rPr>
        <w:t>HTML tags normally come </w:t>
      </w:r>
      <w:r w:rsidRPr="005C7633">
        <w:rPr>
          <w:rFonts w:ascii="Lucida Sans Unicode" w:hAnsi="Lucida Sans Unicode" w:cs="Lucida Sans Unicode"/>
          <w:b/>
          <w:bCs/>
          <w:sz w:val="24"/>
          <w:szCs w:val="24"/>
        </w:rPr>
        <w:t>in pairs</w:t>
      </w:r>
      <w:r w:rsidRPr="005C7633">
        <w:rPr>
          <w:rFonts w:ascii="Lucida Sans Unicode" w:hAnsi="Lucida Sans Unicode" w:cs="Lucida Sans Unicode"/>
          <w:sz w:val="24"/>
          <w:szCs w:val="24"/>
        </w:rPr>
        <w:t> like &lt;p&gt; and &lt;/p&gt;</w:t>
      </w:r>
    </w:p>
    <w:p w:rsidR="00DC4667" w:rsidRPr="005C7633" w:rsidRDefault="00DC4667" w:rsidP="00DC4667">
      <w:pPr>
        <w:pStyle w:val="NoSpacing"/>
        <w:numPr>
          <w:ilvl w:val="0"/>
          <w:numId w:val="2"/>
        </w:numPr>
        <w:ind w:left="360"/>
        <w:rPr>
          <w:rFonts w:ascii="Lucida Sans Unicode" w:hAnsi="Lucida Sans Unicode" w:cs="Lucida Sans Unicode"/>
          <w:sz w:val="24"/>
          <w:szCs w:val="24"/>
        </w:rPr>
      </w:pPr>
      <w:r w:rsidRPr="005C7633">
        <w:rPr>
          <w:rFonts w:ascii="Lucida Sans Unicode" w:hAnsi="Lucida Sans Unicode" w:cs="Lucida Sans Unicode"/>
          <w:sz w:val="24"/>
          <w:szCs w:val="24"/>
        </w:rPr>
        <w:t>The first tag in a pair is the </w:t>
      </w:r>
      <w:r w:rsidRPr="005C7633">
        <w:rPr>
          <w:rFonts w:ascii="Lucida Sans Unicode" w:hAnsi="Lucida Sans Unicode" w:cs="Lucida Sans Unicode"/>
          <w:b/>
          <w:bCs/>
          <w:sz w:val="24"/>
          <w:szCs w:val="24"/>
        </w:rPr>
        <w:t>start tag,</w:t>
      </w:r>
      <w:r w:rsidRPr="005C7633">
        <w:rPr>
          <w:rFonts w:ascii="Lucida Sans Unicode" w:hAnsi="Lucida Sans Unicode" w:cs="Lucida Sans Unicode"/>
          <w:sz w:val="24"/>
          <w:szCs w:val="24"/>
        </w:rPr>
        <w:t> the second tag is the </w:t>
      </w:r>
      <w:r w:rsidRPr="005C7633">
        <w:rPr>
          <w:rFonts w:ascii="Lucida Sans Unicode" w:hAnsi="Lucida Sans Unicode" w:cs="Lucida Sans Unicode"/>
          <w:b/>
          <w:bCs/>
          <w:sz w:val="24"/>
          <w:szCs w:val="24"/>
        </w:rPr>
        <w:t>end tag</w:t>
      </w:r>
    </w:p>
    <w:p w:rsidR="00DC4667" w:rsidRPr="005C7633" w:rsidRDefault="00DC4667" w:rsidP="00DC4667">
      <w:pPr>
        <w:pStyle w:val="NoSpacing"/>
        <w:rPr>
          <w:rFonts w:ascii="Lucida Sans Unicode" w:hAnsi="Lucida Sans Unicode" w:cs="Lucida Sans Unicode"/>
          <w:sz w:val="24"/>
          <w:szCs w:val="24"/>
        </w:rPr>
      </w:pPr>
    </w:p>
    <w:p w:rsidR="00DC4667" w:rsidRPr="005C7633" w:rsidRDefault="00DC4667" w:rsidP="00DC4667">
      <w:pPr>
        <w:pStyle w:val="NoSpacing"/>
        <w:rPr>
          <w:rFonts w:ascii="Lucida Sans Unicode" w:hAnsi="Lucida Sans Unicode" w:cs="Lucida Sans Unicode"/>
          <w:b/>
          <w:sz w:val="24"/>
          <w:szCs w:val="24"/>
          <w:u w:val="single"/>
        </w:rPr>
      </w:pPr>
      <w:r w:rsidRPr="005C7633">
        <w:rPr>
          <w:rFonts w:ascii="Lucida Sans Unicode" w:hAnsi="Lucida Sans Unicode" w:cs="Lucida Sans Unicode"/>
          <w:b/>
          <w:sz w:val="24"/>
          <w:szCs w:val="24"/>
          <w:u w:val="single"/>
        </w:rPr>
        <w:t>HTML PAGE STRUCTURE</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Below is a visualization of an HTML page structure:</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w:t>
      </w:r>
      <w:proofErr w:type="gramStart"/>
      <w:r w:rsidRPr="005C7633">
        <w:rPr>
          <w:rFonts w:ascii="Lucida Sans Unicode" w:hAnsi="Lucida Sans Unicode" w:cs="Lucida Sans Unicode"/>
          <w:sz w:val="24"/>
          <w:szCs w:val="24"/>
        </w:rPr>
        <w:t>html</w:t>
      </w:r>
      <w:proofErr w:type="gramEnd"/>
      <w:r w:rsidRPr="005C7633">
        <w:rPr>
          <w:rFonts w:ascii="Lucida Sans Unicode" w:hAnsi="Lucida Sans Unicode" w:cs="Lucida Sans Unicode"/>
          <w:sz w:val="24"/>
          <w:szCs w:val="24"/>
        </w:rPr>
        <w:t>&gt;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w:t>
      </w:r>
      <w:proofErr w:type="gramStart"/>
      <w:r w:rsidRPr="005C7633">
        <w:rPr>
          <w:rFonts w:ascii="Lucida Sans Unicode" w:hAnsi="Lucida Sans Unicode" w:cs="Lucida Sans Unicode"/>
          <w:sz w:val="24"/>
          <w:szCs w:val="24"/>
        </w:rPr>
        <w:t>head</w:t>
      </w:r>
      <w:proofErr w:type="gramEnd"/>
      <w:r w:rsidRPr="005C7633">
        <w:rPr>
          <w:rFonts w:ascii="Lucida Sans Unicode" w:hAnsi="Lucida Sans Unicode" w:cs="Lucida Sans Unicode"/>
          <w:sz w:val="24"/>
          <w:szCs w:val="24"/>
        </w:rPr>
        <w:t>&gt;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w:t>
      </w:r>
      <w:proofErr w:type="gramStart"/>
      <w:r w:rsidRPr="005C7633">
        <w:rPr>
          <w:rFonts w:ascii="Lucida Sans Unicode" w:hAnsi="Lucida Sans Unicode" w:cs="Lucida Sans Unicode"/>
          <w:sz w:val="24"/>
          <w:szCs w:val="24"/>
        </w:rPr>
        <w:t>title&gt;</w:t>
      </w:r>
      <w:proofErr w:type="gramEnd"/>
      <w:r w:rsidRPr="005C7633">
        <w:rPr>
          <w:rFonts w:ascii="Lucida Sans Unicode" w:hAnsi="Lucida Sans Unicode" w:cs="Lucida Sans Unicode"/>
          <w:sz w:val="24"/>
          <w:szCs w:val="24"/>
        </w:rPr>
        <w:t>Page title&lt;/title&gt;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&lt;/head&gt;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w:t>
      </w:r>
      <w:proofErr w:type="gramStart"/>
      <w:r w:rsidRPr="005C7633">
        <w:rPr>
          <w:rFonts w:ascii="Lucida Sans Unicode" w:hAnsi="Lucida Sans Unicode" w:cs="Lucida Sans Unicode"/>
          <w:sz w:val="24"/>
          <w:szCs w:val="24"/>
        </w:rPr>
        <w:t>body</w:t>
      </w:r>
      <w:proofErr w:type="gramEnd"/>
      <w:r w:rsidRPr="005C7633">
        <w:rPr>
          <w:rFonts w:ascii="Lucida Sans Unicode" w:hAnsi="Lucida Sans Unicode" w:cs="Lucida Sans Unicode"/>
          <w:sz w:val="24"/>
          <w:szCs w:val="24"/>
        </w:rPr>
        <w:t>&gt;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lastRenderedPageBreak/>
        <w:t>&lt;h1&gt;</w:t>
      </w:r>
      <w:proofErr w:type="gramStart"/>
      <w:r w:rsidRPr="005C7633">
        <w:rPr>
          <w:rFonts w:ascii="Lucida Sans Unicode" w:hAnsi="Lucida Sans Unicode" w:cs="Lucida Sans Unicode"/>
          <w:sz w:val="24"/>
          <w:szCs w:val="24"/>
        </w:rPr>
        <w:t>This</w:t>
      </w:r>
      <w:proofErr w:type="gramEnd"/>
      <w:r w:rsidRPr="005C7633">
        <w:rPr>
          <w:rFonts w:ascii="Lucida Sans Unicode" w:hAnsi="Lucida Sans Unicode" w:cs="Lucida Sans Unicode"/>
          <w:sz w:val="24"/>
          <w:szCs w:val="24"/>
        </w:rPr>
        <w:t xml:space="preserve"> is a heading&lt;/h1&gt;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&lt;p&gt;This is a paragraph</w:t>
      </w:r>
      <w:proofErr w:type="gramStart"/>
      <w:r w:rsidRPr="005C7633">
        <w:rPr>
          <w:rFonts w:ascii="Lucida Sans Unicode" w:hAnsi="Lucida Sans Unicode" w:cs="Lucida Sans Unicode"/>
          <w:sz w:val="24"/>
          <w:szCs w:val="24"/>
        </w:rPr>
        <w:t>.&lt;</w:t>
      </w:r>
      <w:proofErr w:type="gramEnd"/>
      <w:r w:rsidRPr="005C7633">
        <w:rPr>
          <w:rFonts w:ascii="Lucida Sans Unicode" w:hAnsi="Lucida Sans Unicode" w:cs="Lucida Sans Unicode"/>
          <w:sz w:val="24"/>
          <w:szCs w:val="24"/>
        </w:rPr>
        <w:t>/p&gt;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&lt;p&gt;This is another paragraph</w:t>
      </w:r>
      <w:proofErr w:type="gramStart"/>
      <w:r w:rsidRPr="005C7633">
        <w:rPr>
          <w:rFonts w:ascii="Lucida Sans Unicode" w:hAnsi="Lucida Sans Unicode" w:cs="Lucida Sans Unicode"/>
          <w:sz w:val="24"/>
          <w:szCs w:val="24"/>
        </w:rPr>
        <w:t>.&lt;</w:t>
      </w:r>
      <w:proofErr w:type="gramEnd"/>
      <w:r w:rsidRPr="005C7633">
        <w:rPr>
          <w:rFonts w:ascii="Lucida Sans Unicode" w:hAnsi="Lucida Sans Unicode" w:cs="Lucida Sans Unicode"/>
          <w:sz w:val="24"/>
          <w:szCs w:val="24"/>
        </w:rPr>
        <w:t>/p&gt;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&lt;/body&gt;</w:t>
      </w:r>
    </w:p>
    <w:p w:rsidR="00DC4667" w:rsidRPr="005C7633" w:rsidRDefault="00DC4667" w:rsidP="00DC4667">
      <w:pPr>
        <w:pStyle w:val="NoSpacing"/>
        <w:rPr>
          <w:rFonts w:ascii="Lucida Sans Unicode" w:hAnsi="Lucida Sans Unicode" w:cs="Lucida Sans Unicode"/>
          <w:sz w:val="24"/>
          <w:szCs w:val="24"/>
        </w:rPr>
      </w:pPr>
      <w:r w:rsidRPr="005C7633">
        <w:rPr>
          <w:rFonts w:ascii="Lucida Sans Unicode" w:hAnsi="Lucida Sans Unicode" w:cs="Lucida Sans Unicode"/>
          <w:sz w:val="24"/>
          <w:szCs w:val="24"/>
        </w:rPr>
        <w:t>&lt;/html&gt;</w:t>
      </w:r>
    </w:p>
    <w:p w:rsidR="00DC4667" w:rsidRPr="005C7633" w:rsidRDefault="00DC4667" w:rsidP="00DC4667">
      <w:pPr>
        <w:rPr>
          <w:rFonts w:ascii="Lucida Sans Unicode" w:hAnsi="Lucida Sans Unicode" w:cs="Lucida Sans Unicode"/>
          <w:b/>
          <w:bCs/>
          <w:sz w:val="32"/>
          <w:szCs w:val="14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520C2A" w:rsidRDefault="00520C2A" w:rsidP="00DC4667">
      <w:pPr>
        <w:pStyle w:val="NoSpacing"/>
        <w:jc w:val="center"/>
        <w:rPr>
          <w:rFonts w:ascii="Lucida Sans Unicode" w:hAnsi="Lucida Sans Unicode" w:cs="Lucida Sans Unicode"/>
          <w:b/>
          <w:sz w:val="40"/>
          <w:szCs w:val="24"/>
        </w:rPr>
      </w:pPr>
    </w:p>
    <w:p w:rsidR="00DC4667" w:rsidRPr="00DE224A" w:rsidRDefault="00DC4667" w:rsidP="00DC4667">
      <w:pPr>
        <w:pStyle w:val="NoSpacing"/>
        <w:jc w:val="center"/>
        <w:rPr>
          <w:rFonts w:ascii="Lucida Sans Unicode" w:hAnsi="Lucida Sans Unicode" w:cs="Lucida Sans Unicode"/>
          <w:b/>
          <w:sz w:val="48"/>
          <w:szCs w:val="24"/>
        </w:rPr>
      </w:pPr>
      <w:r w:rsidRPr="0004246B">
        <w:rPr>
          <w:rFonts w:ascii="Lucida Sans Unicode" w:hAnsi="Lucida Sans Unicode" w:cs="Lucida Sans Unicode"/>
          <w:b/>
          <w:sz w:val="40"/>
          <w:szCs w:val="24"/>
        </w:rPr>
        <w:lastRenderedPageBreak/>
        <w:t>Practical No.2</w:t>
      </w:r>
    </w:p>
    <w:p w:rsidR="00DC4667" w:rsidRPr="00567109" w:rsidRDefault="00DC4667" w:rsidP="00DC4667">
      <w:pPr>
        <w:pStyle w:val="NoSpacing"/>
        <w:jc w:val="center"/>
        <w:rPr>
          <w:rFonts w:ascii="Lucida Sans Unicode" w:hAnsi="Lucida Sans Unicode" w:cs="Lucida Sans Unicode"/>
          <w:b/>
          <w:sz w:val="36"/>
          <w:szCs w:val="24"/>
        </w:rPr>
      </w:pPr>
      <w:r w:rsidRPr="00567109">
        <w:rPr>
          <w:rFonts w:ascii="Lucida Sans Unicode" w:hAnsi="Lucida Sans Unicode" w:cs="Lucida Sans Unicode"/>
          <w:b/>
          <w:sz w:val="36"/>
          <w:szCs w:val="24"/>
        </w:rPr>
        <w:t>LIST OF TOOLS USED TO DESIGN WEB PAGES WITH BRIEF INTRODUCTION.</w:t>
      </w:r>
    </w:p>
    <w:p w:rsidR="00DC4667" w:rsidRPr="00567109" w:rsidRDefault="00DC4667" w:rsidP="00DC4667">
      <w:pPr>
        <w:pStyle w:val="NoSpacing"/>
        <w:jc w:val="center"/>
        <w:rPr>
          <w:rFonts w:ascii="Lucida Sans Unicode" w:hAnsi="Lucida Sans Unicode" w:cs="Lucida Sans Unicode"/>
          <w:b/>
          <w:sz w:val="36"/>
          <w:szCs w:val="24"/>
        </w:rPr>
      </w:pPr>
    </w:p>
    <w:p w:rsidR="00166F69" w:rsidRPr="007A551C" w:rsidRDefault="00166F69" w:rsidP="00166F69">
      <w:pPr>
        <w:shd w:val="clear" w:color="auto" w:fill="FFFFFF"/>
        <w:spacing w:before="100" w:beforeAutospacing="1" w:after="100" w:afterAutospacing="1"/>
        <w:rPr>
          <w:rFonts w:ascii="Lucida Sans Unicode" w:hAnsi="Lucida Sans Unicode" w:cs="Lucida Sans Unicode"/>
          <w:color w:val="282828"/>
          <w:sz w:val="21"/>
          <w:szCs w:val="21"/>
        </w:rPr>
      </w:pPr>
      <w:r w:rsidRPr="007A551C">
        <w:rPr>
          <w:rFonts w:ascii="Lucida Sans Unicode" w:hAnsi="Lucida Sans Unicode" w:cs="Lucida Sans Unicode"/>
          <w:color w:val="282828"/>
          <w:sz w:val="21"/>
          <w:szCs w:val="21"/>
        </w:rPr>
        <w:t>Most of the tools you need to build a website are already on your computer. The three things you must have are:</w:t>
      </w:r>
    </w:p>
    <w:p w:rsidR="00166F69" w:rsidRPr="007A551C" w:rsidRDefault="008357B0" w:rsidP="00166F69">
      <w:pPr>
        <w:numPr>
          <w:ilvl w:val="0"/>
          <w:numId w:val="10"/>
        </w:numPr>
        <w:shd w:val="clear" w:color="auto" w:fill="FFFFFF"/>
        <w:spacing w:before="100" w:beforeAutospacing="1" w:after="100" w:afterAutospacing="1"/>
        <w:rPr>
          <w:rFonts w:ascii="Lucida Sans Unicode" w:hAnsi="Lucida Sans Unicode" w:cs="Lucida Sans Unicode"/>
          <w:color w:val="282828"/>
          <w:sz w:val="21"/>
          <w:szCs w:val="21"/>
        </w:rPr>
      </w:pPr>
      <w:hyperlink r:id="rId52" w:history="1">
        <w:r w:rsidR="00166F69" w:rsidRPr="007A551C">
          <w:rPr>
            <w:rFonts w:ascii="Lucida Sans Unicode" w:hAnsi="Lucida Sans Unicode" w:cs="Lucida Sans Unicode"/>
            <w:b/>
            <w:bCs/>
            <w:color w:val="282828"/>
          </w:rPr>
          <w:t>Text editor</w:t>
        </w:r>
      </w:hyperlink>
      <w:r w:rsidR="00166F69" w:rsidRPr="007A551C">
        <w:rPr>
          <w:rFonts w:ascii="Lucida Sans Unicode" w:hAnsi="Lucida Sans Unicode" w:cs="Lucida Sans Unicode"/>
          <w:color w:val="282828"/>
        </w:rPr>
        <w:br/>
      </w:r>
      <w:r w:rsidR="00166F69" w:rsidRPr="007A551C">
        <w:rPr>
          <w:rFonts w:ascii="Lucida Sans Unicode" w:hAnsi="Lucida Sans Unicode" w:cs="Lucida Sans Unicode"/>
          <w:color w:val="282828"/>
          <w:sz w:val="21"/>
          <w:szCs w:val="21"/>
        </w:rPr>
        <w:t>Windows: </w:t>
      </w:r>
      <w:hyperlink r:id="rId53" w:history="1">
        <w:r w:rsidR="00166F69" w:rsidRPr="007A551C">
          <w:rPr>
            <w:rFonts w:ascii="Lucida Sans Unicode" w:hAnsi="Lucida Sans Unicode" w:cs="Lucida Sans Unicode"/>
            <w:color w:val="282828"/>
            <w:sz w:val="21"/>
            <w:szCs w:val="21"/>
          </w:rPr>
          <w:t>Microsoft Notepad</w:t>
        </w:r>
      </w:hyperlink>
      <w:r w:rsidR="00166F69" w:rsidRPr="007A551C">
        <w:rPr>
          <w:rFonts w:ascii="Lucida Sans Unicode" w:hAnsi="Lucida Sans Unicode" w:cs="Lucida Sans Unicode"/>
          <w:color w:val="282828"/>
          <w:sz w:val="21"/>
          <w:szCs w:val="21"/>
        </w:rPr>
        <w:t> - </w:t>
      </w:r>
      <w:hyperlink r:id="rId54" w:history="1">
        <w:r w:rsidR="00166F69" w:rsidRPr="007A551C">
          <w:rPr>
            <w:rFonts w:ascii="Lucida Sans Unicode" w:hAnsi="Lucida Sans Unicode" w:cs="Lucida Sans Unicode"/>
            <w:color w:val="282828"/>
            <w:sz w:val="21"/>
            <w:szCs w:val="21"/>
          </w:rPr>
          <w:t>Find Notepad on Your Windows Machine</w:t>
        </w:r>
      </w:hyperlink>
      <w:r w:rsidR="00166F69" w:rsidRPr="007A551C">
        <w:rPr>
          <w:rFonts w:ascii="Lucida Sans Unicode" w:hAnsi="Lucida Sans Unicode" w:cs="Lucida Sans Unicode"/>
          <w:color w:val="282828"/>
          <w:sz w:val="21"/>
          <w:szCs w:val="21"/>
        </w:rPr>
        <w:br/>
        <w:t>Macintosh: </w:t>
      </w:r>
      <w:hyperlink r:id="rId55" w:history="1">
        <w:r w:rsidR="00166F69" w:rsidRPr="007A551C">
          <w:rPr>
            <w:rFonts w:ascii="Lucida Sans Unicode" w:hAnsi="Lucida Sans Unicode" w:cs="Lucida Sans Unicode"/>
            <w:color w:val="282828"/>
            <w:sz w:val="21"/>
            <w:szCs w:val="21"/>
          </w:rPr>
          <w:t>Macintosh TextEdit</w:t>
        </w:r>
      </w:hyperlink>
      <w:r w:rsidR="00166F69" w:rsidRPr="007A551C">
        <w:rPr>
          <w:rFonts w:ascii="Lucida Sans Unicode" w:hAnsi="Lucida Sans Unicode" w:cs="Lucida Sans Unicode"/>
          <w:color w:val="282828"/>
          <w:sz w:val="21"/>
          <w:szCs w:val="21"/>
        </w:rPr>
        <w:t> - </w:t>
      </w:r>
      <w:hyperlink r:id="rId56" w:history="1">
        <w:r w:rsidR="00166F69" w:rsidRPr="007A551C">
          <w:rPr>
            <w:rFonts w:ascii="Lucida Sans Unicode" w:hAnsi="Lucida Sans Unicode" w:cs="Lucida Sans Unicode"/>
            <w:color w:val="282828"/>
            <w:sz w:val="21"/>
            <w:szCs w:val="21"/>
          </w:rPr>
          <w:t>Find TextEdit on Your Macintosh</w:t>
        </w:r>
      </w:hyperlink>
      <w:r w:rsidR="00166F69" w:rsidRPr="007A551C">
        <w:rPr>
          <w:rFonts w:ascii="Lucida Sans Unicode" w:hAnsi="Lucida Sans Unicode" w:cs="Lucida Sans Unicode"/>
          <w:color w:val="282828"/>
          <w:sz w:val="21"/>
          <w:szCs w:val="21"/>
        </w:rPr>
        <w:br/>
        <w:t>Linux: </w:t>
      </w:r>
      <w:hyperlink r:id="rId57" w:history="1">
        <w:r w:rsidR="00166F69" w:rsidRPr="007A551C">
          <w:rPr>
            <w:rFonts w:ascii="Lucida Sans Unicode" w:hAnsi="Lucida Sans Unicode" w:cs="Lucida Sans Unicode"/>
            <w:color w:val="282828"/>
            <w:sz w:val="21"/>
            <w:szCs w:val="21"/>
          </w:rPr>
          <w:t>vi</w:t>
        </w:r>
      </w:hyperlink>
      <w:r w:rsidR="00166F69" w:rsidRPr="007A551C">
        <w:rPr>
          <w:rFonts w:ascii="Lucida Sans Unicode" w:hAnsi="Lucida Sans Unicode" w:cs="Lucida Sans Unicode"/>
          <w:color w:val="282828"/>
          <w:sz w:val="21"/>
          <w:szCs w:val="21"/>
        </w:rPr>
        <w:t> or </w:t>
      </w:r>
      <w:hyperlink r:id="rId58" w:history="1">
        <w:r w:rsidR="00166F69" w:rsidRPr="007A551C">
          <w:rPr>
            <w:rFonts w:ascii="Lucida Sans Unicode" w:hAnsi="Lucida Sans Unicode" w:cs="Lucida Sans Unicode"/>
            <w:color w:val="282828"/>
            <w:sz w:val="21"/>
            <w:szCs w:val="21"/>
          </w:rPr>
          <w:t>Emacs</w:t>
        </w:r>
      </w:hyperlink>
    </w:p>
    <w:p w:rsidR="00166F69" w:rsidRPr="007A551C" w:rsidRDefault="008357B0" w:rsidP="00166F69">
      <w:pPr>
        <w:numPr>
          <w:ilvl w:val="0"/>
          <w:numId w:val="10"/>
        </w:numPr>
        <w:shd w:val="clear" w:color="auto" w:fill="FFFFFF"/>
        <w:spacing w:before="100" w:beforeAutospacing="1" w:after="100" w:afterAutospacing="1"/>
        <w:rPr>
          <w:rFonts w:ascii="Lucida Sans Unicode" w:hAnsi="Lucida Sans Unicode" w:cs="Lucida Sans Unicode"/>
          <w:color w:val="282828"/>
          <w:sz w:val="21"/>
          <w:szCs w:val="21"/>
        </w:rPr>
      </w:pPr>
      <w:hyperlink r:id="rId59" w:history="1">
        <w:r w:rsidR="00166F69" w:rsidRPr="007A551C">
          <w:rPr>
            <w:rFonts w:ascii="Lucida Sans Unicode" w:hAnsi="Lucida Sans Unicode" w:cs="Lucida Sans Unicode"/>
            <w:b/>
            <w:bCs/>
            <w:color w:val="282828"/>
          </w:rPr>
          <w:t>Web browser</w:t>
        </w:r>
      </w:hyperlink>
      <w:r w:rsidR="00166F69" w:rsidRPr="007A551C">
        <w:rPr>
          <w:rFonts w:ascii="Lucida Sans Unicode" w:hAnsi="Lucida Sans Unicode" w:cs="Lucida Sans Unicode"/>
          <w:color w:val="282828"/>
        </w:rPr>
        <w:br/>
      </w:r>
      <w:r w:rsidR="00166F69" w:rsidRPr="007A551C">
        <w:rPr>
          <w:rFonts w:ascii="Lucida Sans Unicode" w:hAnsi="Lucida Sans Unicode" w:cs="Lucida Sans Unicode"/>
          <w:color w:val="282828"/>
          <w:sz w:val="21"/>
          <w:szCs w:val="21"/>
        </w:rPr>
        <w:t>Windows: </w:t>
      </w:r>
      <w:hyperlink r:id="rId60" w:history="1">
        <w:r w:rsidR="00166F69" w:rsidRPr="007A551C">
          <w:rPr>
            <w:rFonts w:ascii="Lucida Sans Unicode" w:hAnsi="Lucida Sans Unicode" w:cs="Lucida Sans Unicode"/>
            <w:color w:val="282828"/>
            <w:sz w:val="21"/>
            <w:szCs w:val="21"/>
          </w:rPr>
          <w:t>Internet Explorer</w:t>
        </w:r>
      </w:hyperlink>
      <w:r w:rsidR="00166F69" w:rsidRPr="007A551C">
        <w:rPr>
          <w:rFonts w:ascii="Lucida Sans Unicode" w:hAnsi="Lucida Sans Unicode" w:cs="Lucida Sans Unicode"/>
          <w:color w:val="282828"/>
          <w:sz w:val="21"/>
          <w:szCs w:val="21"/>
        </w:rPr>
        <w:br/>
        <w:t>Macintosh: </w:t>
      </w:r>
      <w:hyperlink r:id="rId61" w:history="1">
        <w:r w:rsidR="00166F69" w:rsidRPr="007A551C">
          <w:rPr>
            <w:rFonts w:ascii="Lucida Sans Unicode" w:hAnsi="Lucida Sans Unicode" w:cs="Lucida Sans Unicode"/>
            <w:color w:val="282828"/>
            <w:sz w:val="21"/>
            <w:szCs w:val="21"/>
          </w:rPr>
          <w:t>Safari</w:t>
        </w:r>
      </w:hyperlink>
      <w:r w:rsidR="00166F69" w:rsidRPr="007A551C">
        <w:rPr>
          <w:rFonts w:ascii="Lucida Sans Unicode" w:hAnsi="Lucida Sans Unicode" w:cs="Lucida Sans Unicode"/>
          <w:color w:val="282828"/>
          <w:sz w:val="21"/>
          <w:szCs w:val="21"/>
        </w:rPr>
        <w:br/>
        <w:t>Linux: </w:t>
      </w:r>
      <w:hyperlink r:id="rId62" w:history="1">
        <w:r w:rsidR="00166F69" w:rsidRPr="007A551C">
          <w:rPr>
            <w:rFonts w:ascii="Lucida Sans Unicode" w:hAnsi="Lucida Sans Unicode" w:cs="Lucida Sans Unicode"/>
            <w:color w:val="282828"/>
            <w:sz w:val="21"/>
            <w:szCs w:val="21"/>
          </w:rPr>
          <w:t>Firefox</w:t>
        </w:r>
      </w:hyperlink>
    </w:p>
    <w:p w:rsidR="00166F69" w:rsidRPr="007A551C" w:rsidRDefault="008357B0" w:rsidP="00166F69">
      <w:pPr>
        <w:numPr>
          <w:ilvl w:val="0"/>
          <w:numId w:val="10"/>
        </w:numPr>
        <w:shd w:val="clear" w:color="auto" w:fill="FFFFFF"/>
        <w:spacing w:before="100" w:beforeAutospacing="1" w:after="100" w:afterAutospacing="1"/>
        <w:rPr>
          <w:rFonts w:ascii="Lucida Sans Unicode" w:hAnsi="Lucida Sans Unicode" w:cs="Lucida Sans Unicode"/>
          <w:color w:val="282828"/>
          <w:sz w:val="21"/>
          <w:szCs w:val="21"/>
        </w:rPr>
      </w:pPr>
      <w:hyperlink r:id="rId63" w:history="1">
        <w:r w:rsidR="00166F69" w:rsidRPr="007A551C">
          <w:rPr>
            <w:rFonts w:ascii="Lucida Sans Unicode" w:hAnsi="Lucida Sans Unicode" w:cs="Lucida Sans Unicode"/>
            <w:b/>
            <w:color w:val="282828"/>
          </w:rPr>
          <w:t>FTP client</w:t>
        </w:r>
      </w:hyperlink>
      <w:r w:rsidR="00166F69" w:rsidRPr="007A551C">
        <w:rPr>
          <w:rFonts w:ascii="Lucida Sans Unicode" w:hAnsi="Lucida Sans Unicode" w:cs="Lucida Sans Unicode"/>
          <w:b/>
          <w:color w:val="282828"/>
        </w:rPr>
        <w:br/>
      </w:r>
      <w:r w:rsidR="00166F69" w:rsidRPr="007A551C">
        <w:rPr>
          <w:rFonts w:ascii="Lucida Sans Unicode" w:hAnsi="Lucida Sans Unicode" w:cs="Lucida Sans Unicode"/>
          <w:color w:val="282828"/>
          <w:sz w:val="21"/>
          <w:szCs w:val="21"/>
        </w:rPr>
        <w:t xml:space="preserve">While FTP is available via command line in Windows, Macintosh, and </w:t>
      </w:r>
      <w:proofErr w:type="gramStart"/>
      <w:r w:rsidR="00166F69" w:rsidRPr="007A551C">
        <w:rPr>
          <w:rFonts w:ascii="Lucida Sans Unicode" w:hAnsi="Lucida Sans Unicode" w:cs="Lucida Sans Unicode"/>
          <w:color w:val="282828"/>
          <w:sz w:val="21"/>
          <w:szCs w:val="21"/>
        </w:rPr>
        <w:t>Linux,</w:t>
      </w:r>
      <w:proofErr w:type="gramEnd"/>
      <w:r w:rsidR="00166F69" w:rsidRPr="007A551C">
        <w:rPr>
          <w:rFonts w:ascii="Lucida Sans Unicode" w:hAnsi="Lucida Sans Unicode" w:cs="Lucida Sans Unicode"/>
          <w:color w:val="282828"/>
          <w:sz w:val="21"/>
          <w:szCs w:val="21"/>
        </w:rPr>
        <w:t xml:space="preserve"> it's a lot easier to use a </w:t>
      </w:r>
      <w:hyperlink r:id="rId64" w:history="1">
        <w:r w:rsidR="00166F69" w:rsidRPr="007A551C">
          <w:rPr>
            <w:rFonts w:ascii="Lucida Sans Unicode" w:hAnsi="Lucida Sans Unicode" w:cs="Lucida Sans Unicode"/>
            <w:color w:val="282828"/>
            <w:sz w:val="21"/>
            <w:szCs w:val="21"/>
          </w:rPr>
          <w:t>client</w:t>
        </w:r>
      </w:hyperlink>
      <w:r w:rsidR="00166F69" w:rsidRPr="007A551C">
        <w:rPr>
          <w:rFonts w:ascii="Lucida Sans Unicode" w:hAnsi="Lucida Sans Unicode" w:cs="Lucida Sans Unicode"/>
          <w:color w:val="282828"/>
          <w:sz w:val="21"/>
          <w:szCs w:val="21"/>
        </w:rPr>
        <w:t>. There are several good free ones available</w:t>
      </w:r>
    </w:p>
    <w:p w:rsidR="00166F69" w:rsidRPr="007A551C" w:rsidRDefault="00166F69" w:rsidP="00166F69">
      <w:pPr>
        <w:shd w:val="clear" w:color="auto" w:fill="FFFFFF"/>
        <w:spacing w:before="100" w:beforeAutospacing="1" w:after="100" w:afterAutospacing="1"/>
        <w:rPr>
          <w:rFonts w:ascii="Lucida Sans Unicode" w:hAnsi="Lucida Sans Unicode" w:cs="Lucida Sans Unicode"/>
          <w:color w:val="282828"/>
          <w:sz w:val="21"/>
          <w:szCs w:val="21"/>
        </w:rPr>
      </w:pPr>
      <w:r w:rsidRPr="007A551C">
        <w:rPr>
          <w:rFonts w:ascii="Lucida Sans Unicode" w:hAnsi="Lucida Sans Unicode" w:cs="Lucida Sans Unicode"/>
          <w:color w:val="282828"/>
          <w:sz w:val="21"/>
          <w:szCs w:val="21"/>
        </w:rPr>
        <w:t>These tools are free and available right in your OS, but they don't have a lot of features. If you want to get more advanced features, there are lots of HTML editors available for free and low cost. </w:t>
      </w:r>
      <w:hyperlink r:id="rId65" w:history="1">
        <w:r w:rsidRPr="007A551C">
          <w:rPr>
            <w:rFonts w:ascii="Lucida Sans Unicode" w:hAnsi="Lucida Sans Unicode" w:cs="Lucida Sans Unicode"/>
            <w:color w:val="282828"/>
            <w:sz w:val="21"/>
            <w:szCs w:val="21"/>
          </w:rPr>
          <w:t>Find the Perfect Web Page Editor</w:t>
        </w:r>
      </w:hyperlink>
      <w:r w:rsidRPr="007A551C">
        <w:rPr>
          <w:rFonts w:ascii="Lucida Sans Unicode" w:hAnsi="Lucida Sans Unicode" w:cs="Lucida Sans Unicode"/>
          <w:color w:val="282828"/>
          <w:sz w:val="21"/>
          <w:szCs w:val="21"/>
        </w:rPr>
        <w:t>.</w:t>
      </w:r>
    </w:p>
    <w:p w:rsidR="00166F69" w:rsidRPr="007A551C" w:rsidRDefault="00166F69" w:rsidP="00166F69">
      <w:pPr>
        <w:shd w:val="clear" w:color="auto" w:fill="FFFFFF"/>
        <w:spacing w:before="100" w:beforeAutospacing="1" w:after="100" w:afterAutospacing="1"/>
        <w:rPr>
          <w:rFonts w:ascii="Lucida Sans Unicode" w:hAnsi="Lucida Sans Unicode" w:cs="Lucida Sans Unicode"/>
          <w:color w:val="282828"/>
          <w:sz w:val="21"/>
          <w:szCs w:val="21"/>
        </w:rPr>
      </w:pPr>
      <w:r w:rsidRPr="007A551C">
        <w:rPr>
          <w:rFonts w:ascii="Lucida Sans Unicode" w:hAnsi="Lucida Sans Unicode" w:cs="Lucida Sans Unicode"/>
          <w:color w:val="282828"/>
          <w:sz w:val="21"/>
          <w:szCs w:val="21"/>
        </w:rPr>
        <w:t>You should also consider installing other browsers like Firefox, </w:t>
      </w:r>
      <w:hyperlink r:id="rId66" w:history="1">
        <w:r w:rsidRPr="007A551C">
          <w:rPr>
            <w:rFonts w:ascii="Lucida Sans Unicode" w:hAnsi="Lucida Sans Unicode" w:cs="Lucida Sans Unicode"/>
            <w:color w:val="282828"/>
            <w:sz w:val="21"/>
            <w:szCs w:val="21"/>
          </w:rPr>
          <w:t>Opera</w:t>
        </w:r>
      </w:hyperlink>
      <w:r w:rsidRPr="007A551C">
        <w:rPr>
          <w:rFonts w:ascii="Lucida Sans Unicode" w:hAnsi="Lucida Sans Unicode" w:cs="Lucida Sans Unicode"/>
          <w:color w:val="282828"/>
          <w:sz w:val="21"/>
          <w:szCs w:val="21"/>
        </w:rPr>
        <w:t>, and Safari so that you can test your pages.</w:t>
      </w:r>
    </w:p>
    <w:p w:rsidR="00166F69" w:rsidRPr="007A551C" w:rsidRDefault="00166F69" w:rsidP="00166F69">
      <w:pPr>
        <w:shd w:val="clear" w:color="auto" w:fill="FFFFFF"/>
        <w:spacing w:before="315" w:after="158"/>
        <w:outlineLvl w:val="2"/>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Some of the other tools for web designing:</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Usersnap</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 xml:space="preserve">This is one of the best website development tools that make work very easy for both the beginners and the developers. It helps them in improving their websites, receiving feedbacks from their users and that too in the form of screenshots, communicating with the visitors and also solving web related issues faster. This is not just </w:t>
      </w:r>
      <w:proofErr w:type="gramStart"/>
      <w:r w:rsidRPr="007A551C">
        <w:rPr>
          <w:rFonts w:ascii="Lucida Sans Unicode" w:hAnsi="Lucida Sans Unicode" w:cs="Lucida Sans Unicode"/>
          <w:color w:val="2C3E50"/>
          <w:sz w:val="21"/>
          <w:szCs w:val="21"/>
        </w:rPr>
        <w:t>enough,</w:t>
      </w:r>
      <w:proofErr w:type="gramEnd"/>
      <w:r w:rsidRPr="007A551C">
        <w:rPr>
          <w:rFonts w:ascii="Lucida Sans Unicode" w:hAnsi="Lucida Sans Unicode" w:cs="Lucida Sans Unicode"/>
          <w:color w:val="2C3E50"/>
          <w:sz w:val="21"/>
          <w:szCs w:val="21"/>
        </w:rPr>
        <w:t xml:space="preserve"> this website development tool has a lot more to offer. Its amazing features allow you to communicate more easily with the users, get feedback from them in the form of screenshots to know </w:t>
      </w:r>
      <w:r w:rsidRPr="007A551C">
        <w:rPr>
          <w:rFonts w:ascii="Lucida Sans Unicode" w:hAnsi="Lucida Sans Unicode" w:cs="Lucida Sans Unicode"/>
          <w:color w:val="2C3E50"/>
          <w:sz w:val="21"/>
          <w:szCs w:val="21"/>
        </w:rPr>
        <w:lastRenderedPageBreak/>
        <w:t>what they find inconvenient, install a feedback system that runs on almost every browser and also choose a theme that best matches your identity. This web design and development tool helps you make your website more appealing and convenient for your users.</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Powermockup</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Making an effective and interesting presentation is not a piece of cake. Know that good presentation depends on a number of things, including the content, design, style, etc. This website tool helps in making presentation slides more interactive and interesting by providing mock-ups and wire-frames for PowerPoint.</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Hotjar</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This is one of the best tools that help you deal with your website analytics. It makes it easy for you to solve issues related to your website more effectively and quickly. It also helps you record the activity of users more easily.</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Goodbarber</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Creativity is not limited to specific people. There are many people who get creative thoughts and ideas, but because of not having the required skills, they fail to give shape to their ideas. This Goodbarber.com is an effective tool that helps individual who have ideas of their own personalized mobile applications, but they fail to give shape to these ideas due to their lack of skills. This tool provides the best and cheaper alternative to the complicated web design and development projects. It provides a very simple interface with the help of which you can easily make a mobile application.</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ThemifyFlow</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It is very difficult to edit PHP template to even make a simple change or to create Word Press themes, but with the help of this tool, it can be done easily. This tool lets you create your own theme with templates, headers, footers, sidebar and stylish. Now you don’t need CSS or PHP coding anymore to edit your theme. The interface concept provided by ThemifyFlow is very simple and easy to learn and use. It is a perfect tool for people who don’t have the required skills but want to do their work on their own.</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Frontify</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 xml:space="preserve">This web application is more like a sharing platform that allows creative people to share their ideas, designs and concepts with others regarding their web projects. It helps in </w:t>
      </w:r>
      <w:r w:rsidRPr="007A551C">
        <w:rPr>
          <w:rFonts w:ascii="Lucida Sans Unicode" w:hAnsi="Lucida Sans Unicode" w:cs="Lucida Sans Unicode"/>
          <w:color w:val="2C3E50"/>
          <w:sz w:val="21"/>
          <w:szCs w:val="21"/>
        </w:rPr>
        <w:lastRenderedPageBreak/>
        <w:t>building and improving the community of website developers where they can share, discuss their designs and get feedback from each other.</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TeamDesk</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Creating a database for your company or business is not an easy thing and requires special kinds of skills to do it, but now with the help of this development tool, you can easily create a database for your company just by simply showing your business’s information and structure. The TeamDesk.net provides you an accurate and centralized source of data that you can easily manage. It also gives you a chance to give your team access to the company’s information through an online database system. It also helps you in improving the performance of your business.</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proofErr w:type="gramStart"/>
      <w:r w:rsidRPr="007A551C">
        <w:rPr>
          <w:rFonts w:ascii="Lucida Sans Unicode" w:hAnsi="Lucida Sans Unicode" w:cs="Lucida Sans Unicode"/>
          <w:b/>
          <w:color w:val="2C3E50"/>
        </w:rPr>
        <w:t>uCoz</w:t>
      </w:r>
      <w:proofErr w:type="gramEnd"/>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 xml:space="preserve">It is an effective and complex website tool that is rated as the best website builder for advance users. It offers a variety of amazing features such as unlimited disk space, data backup and </w:t>
      </w:r>
      <w:proofErr w:type="gramStart"/>
      <w:r w:rsidRPr="007A551C">
        <w:rPr>
          <w:rFonts w:ascii="Lucida Sans Unicode" w:hAnsi="Lucida Sans Unicode" w:cs="Lucida Sans Unicode"/>
          <w:color w:val="2C3E50"/>
          <w:sz w:val="21"/>
          <w:szCs w:val="21"/>
        </w:rPr>
        <w:t>complete</w:t>
      </w:r>
      <w:proofErr w:type="gramEnd"/>
      <w:r w:rsidRPr="007A551C">
        <w:rPr>
          <w:rFonts w:ascii="Lucida Sans Unicode" w:hAnsi="Lucida Sans Unicode" w:cs="Lucida Sans Unicode"/>
          <w:color w:val="2C3E50"/>
          <w:sz w:val="21"/>
          <w:szCs w:val="21"/>
        </w:rPr>
        <w:t xml:space="preserve"> website control, etc. This tool allows you to personalize your website and make changes according to your needs.</w:t>
      </w:r>
      <w:r w:rsidRPr="007A551C">
        <w:rPr>
          <w:rFonts w:ascii="Lucida Sans Unicode" w:hAnsi="Lucida Sans Unicode" w:cs="Lucida Sans Unicode"/>
          <w:color w:val="2C3E50"/>
          <w:sz w:val="21"/>
          <w:szCs w:val="21"/>
        </w:rPr>
        <w:br/>
        <w:t>Website designing and development tools for the Professionals:</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Komodo Edit</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The Komodo Edit, as the name suggests, is an editing tool that helps developers in writing and editing their codes. It is a multi-language text editor that works on almost all the operating systems</w:t>
      </w:r>
      <w:proofErr w:type="gramStart"/>
      <w:r w:rsidRPr="007A551C">
        <w:rPr>
          <w:rFonts w:ascii="Lucida Sans Unicode" w:hAnsi="Lucida Sans Unicode" w:cs="Lucida Sans Unicode"/>
          <w:color w:val="2C3E50"/>
          <w:sz w:val="21"/>
          <w:szCs w:val="21"/>
        </w:rPr>
        <w:t>,including</w:t>
      </w:r>
      <w:proofErr w:type="gramEnd"/>
      <w:r w:rsidRPr="007A551C">
        <w:rPr>
          <w:rFonts w:ascii="Lucida Sans Unicode" w:hAnsi="Lucida Sans Unicode" w:cs="Lucida Sans Unicode"/>
          <w:color w:val="2C3E50"/>
          <w:sz w:val="21"/>
          <w:szCs w:val="21"/>
        </w:rPr>
        <w:t xml:space="preserve"> Windows, LINUX, UNIX, Mac, etc. It also has an amazing feature of auto-code completion that works for different web languages such as HTML, PHP, Java, Ruby, CSS, JavaScript and Perl etc.</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Fontello</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This development tool is one of the best icon font generators. It allows you to choose your favorite from thousands of icon fonts, change or edit them according your needs or requirements. You can also convert the icon fonts into a single font file with the help of this web tool.</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CSS 3.0 Maker</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 xml:space="preserve">No matter how much developers love the amazing features of CSS3 but they definitely hate to write syntax because it is a difficult and complicated thing to do and requires a developer to remember almost 100 properties along with their respective prefixes. This tool saves you </w:t>
      </w:r>
      <w:r w:rsidRPr="007A551C">
        <w:rPr>
          <w:rFonts w:ascii="Lucida Sans Unicode" w:hAnsi="Lucida Sans Unicode" w:cs="Lucida Sans Unicode"/>
          <w:color w:val="2C3E50"/>
          <w:sz w:val="21"/>
          <w:szCs w:val="21"/>
        </w:rPr>
        <w:lastRenderedPageBreak/>
        <w:t>from all this trouble and makes syntax writing easy for you. This is an online tool that helps you copy and paste the difficult and tricky codes into your styling sheet. It generates code that you can use for styling details including box radii, text and box shadows, transitions, gradients, transforms and rotations, etc. It also shows which mobile and desktop browsers can adopt or support these styling details.</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Dirty Markup</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Coding is a very difficult thing to do and the developers sometimes find it very exhausting because of its complicated nature. It is an effective website application that allows you to clean and format your CSS, HTML and JavaScript easily and fast. It also has combined capabilities of other single-syntax web coding cleaning tools. It makes coding and encoding simple and easy. Just learn the basics of this tool and then you can use it to ease your work.</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BugHerd</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Website bugs are quite common in website designing and development. They make things difficult and complicated and sometimes even disturb the performance of the website. This web tool helps developers in dealing with the bug issues. It automatically resolves minor bug issues, get clients’ feedback and also in tracking the existing and the potential bugs. So, if you ever encounter the bug problems in your website system, then you can easily solve those issues with this effective BugHerd tool.</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Typetester</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This web development tool is very simple and easy to use. It allows you to enter and test different types of font and compare them. You can also change their size and color etc. This amazing web development tool allows you to compare about 36 different types of fonts at one time.</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PageSpeed Insights</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Google has brought remarkable changes in the technology. It has made things easy and simple. Just like its other applications and tools, this web development tool is also very useful and effective. As the name suggests, this tool provides developers information about the front end performance of their Page. It uses the network independent aspect to check and calculate the performance of the page. You can use this PageSpeed Insight to know and improve the performance of your Web Page.</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Amazium</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lastRenderedPageBreak/>
        <w:t>It is a difficult task to create an attractive and appealing website design, but this tool makes it easy for you. It helps you create a colorful and amazing web design. It allows you to easily and quickly create a website that can be viewed on almost all kinds of devices.</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Webflo</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This amazing web designing tool provides you a wide range of web templates along with UI designs. It makes designing easy. All you need to do is to take care of your design and this tool will automatically generate codes for your design.</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Bootstrap</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 xml:space="preserve">This amazing web designing tool makes front end web development easy, simple and fast for you. It is designed for both developers and beginners and can be used for all kinds of </w:t>
      </w:r>
      <w:bookmarkStart w:id="0" w:name="_GoBack"/>
      <w:r w:rsidRPr="007A551C">
        <w:rPr>
          <w:rFonts w:ascii="Lucida Sans Unicode" w:hAnsi="Lucida Sans Unicode" w:cs="Lucida Sans Unicode"/>
          <w:color w:val="2C3E50"/>
          <w:sz w:val="21"/>
          <w:szCs w:val="21"/>
        </w:rPr>
        <w:t>web projects or devices. It uses a single code base to scale websites and applications.</w:t>
      </w:r>
    </w:p>
    <w:bookmarkEnd w:id="0"/>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BrowserStack</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There are a variety of different browsers available. The developers are required to make sure that the website they have designed and developed must be compatible with all of these browsers for a smoother and better performance. This web-browser testing tool allows developers to test their designed websites. It has access to almost all the mobile and desktop browsers and makes it easy for developers to test if their designed website is compatible with these browsers or not.</w:t>
      </w:r>
    </w:p>
    <w:p w:rsidR="00166F69" w:rsidRPr="007A551C" w:rsidRDefault="00166F69" w:rsidP="00166F69">
      <w:pPr>
        <w:shd w:val="clear" w:color="auto" w:fill="FFFFFF"/>
        <w:spacing w:before="315" w:after="158"/>
        <w:outlineLvl w:val="2"/>
        <w:rPr>
          <w:rFonts w:ascii="Lucida Sans Unicode" w:hAnsi="Lucida Sans Unicode" w:cs="Lucida Sans Unicode"/>
          <w:b/>
          <w:color w:val="2C3E50"/>
        </w:rPr>
      </w:pPr>
      <w:r w:rsidRPr="007A551C">
        <w:rPr>
          <w:rFonts w:ascii="Lucida Sans Unicode" w:hAnsi="Lucida Sans Unicode" w:cs="Lucida Sans Unicode"/>
          <w:b/>
          <w:color w:val="2C3E50"/>
        </w:rPr>
        <w:t>CrossBrowser Testing</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This web-browser tool also helps developers to test their websites on different web browsers. It is an advanced testing tool that provides access to more than 130 web and mobile browsers and 25 different operating systems. Developers can easily use this tool to ensure that their designed website is compatible with all of the browsers and operating systems. It also allows them to compare their website with other browsers and know the differences.</w:t>
      </w:r>
    </w:p>
    <w:p w:rsidR="00166F69" w:rsidRPr="007A551C" w:rsidRDefault="00166F69" w:rsidP="00166F69">
      <w:pPr>
        <w:shd w:val="clear" w:color="auto" w:fill="FFFFFF"/>
        <w:spacing w:before="315" w:after="158"/>
        <w:outlineLvl w:val="1"/>
        <w:rPr>
          <w:rFonts w:ascii="Lucida Sans Unicode" w:hAnsi="Lucida Sans Unicode" w:cs="Lucida Sans Unicode"/>
          <w:b/>
          <w:color w:val="2C3E50"/>
        </w:rPr>
      </w:pPr>
      <w:r w:rsidRPr="007A551C">
        <w:rPr>
          <w:rFonts w:ascii="Lucida Sans Unicode" w:hAnsi="Lucida Sans Unicode" w:cs="Lucida Sans Unicode"/>
          <w:b/>
          <w:color w:val="2C3E50"/>
        </w:rPr>
        <w:t>Summary</w:t>
      </w:r>
    </w:p>
    <w:p w:rsidR="00166F69" w:rsidRPr="007A551C" w:rsidRDefault="00166F69" w:rsidP="00166F69">
      <w:pPr>
        <w:shd w:val="clear" w:color="auto" w:fill="FFFFFF"/>
        <w:spacing w:after="158"/>
        <w:rPr>
          <w:rFonts w:ascii="Lucida Sans Unicode" w:hAnsi="Lucida Sans Unicode" w:cs="Lucida Sans Unicode"/>
          <w:color w:val="2C3E50"/>
          <w:sz w:val="21"/>
          <w:szCs w:val="21"/>
        </w:rPr>
      </w:pPr>
      <w:r w:rsidRPr="007A551C">
        <w:rPr>
          <w:rFonts w:ascii="Lucida Sans Unicode" w:hAnsi="Lucida Sans Unicode" w:cs="Lucida Sans Unicode"/>
          <w:color w:val="2C3E50"/>
          <w:sz w:val="21"/>
          <w:szCs w:val="21"/>
        </w:rPr>
        <w:t xml:space="preserve">These website designing and development tools offers a variety of different functions that can be used for simplifying and understanding the coding, encoding, designing and developing process of the website. You do not need to develop any kind of special skills for using these website development tools. All you need to do is to check out the tools, </w:t>
      </w:r>
      <w:r w:rsidRPr="007A551C">
        <w:rPr>
          <w:rFonts w:ascii="Lucida Sans Unicode" w:hAnsi="Lucida Sans Unicode" w:cs="Lucida Sans Unicode"/>
          <w:color w:val="2C3E50"/>
          <w:sz w:val="21"/>
          <w:szCs w:val="21"/>
        </w:rPr>
        <w:lastRenderedPageBreak/>
        <w:t>tutorials, read out the instructions carefully and understand the basic features before using it because only then you will be able to use these website tools.</w:t>
      </w:r>
    </w:p>
    <w:p w:rsidR="00166F69" w:rsidRPr="007A551C" w:rsidRDefault="00166F69" w:rsidP="00166F69">
      <w:pPr>
        <w:shd w:val="clear" w:color="auto" w:fill="FFFFFF"/>
        <w:rPr>
          <w:rFonts w:ascii="Lucida Sans Unicode" w:hAnsi="Lucida Sans Unicode" w:cs="Lucida Sans Unicode"/>
          <w:color w:val="2C3E50"/>
          <w:sz w:val="21"/>
          <w:szCs w:val="21"/>
        </w:rPr>
      </w:pPr>
    </w:p>
    <w:p w:rsidR="00166F69" w:rsidRPr="007A551C" w:rsidRDefault="00166F69" w:rsidP="00166F69">
      <w:pPr>
        <w:rPr>
          <w:rFonts w:ascii="Lucida Sans Unicode" w:hAnsi="Lucida Sans Unicode" w:cs="Lucida Sans Unicode"/>
          <w:sz w:val="21"/>
          <w:szCs w:val="21"/>
        </w:rPr>
      </w:pPr>
    </w:p>
    <w:p w:rsidR="00DC4667" w:rsidRDefault="00DC4667" w:rsidP="00DC4667">
      <w:pPr>
        <w:jc w:val="center"/>
        <w:rPr>
          <w:b/>
          <w:bCs/>
          <w:sz w:val="144"/>
          <w:szCs w:val="144"/>
        </w:rPr>
      </w:pPr>
    </w:p>
    <w:p w:rsidR="00DC4667" w:rsidRDefault="00DC4667" w:rsidP="00DC4667">
      <w:pPr>
        <w:jc w:val="center"/>
        <w:rPr>
          <w:b/>
          <w:bCs/>
          <w:sz w:val="144"/>
          <w:szCs w:val="144"/>
        </w:rPr>
      </w:pPr>
    </w:p>
    <w:p w:rsidR="00DC4667" w:rsidRDefault="00DC4667" w:rsidP="00DC4667">
      <w:pPr>
        <w:jc w:val="center"/>
        <w:rPr>
          <w:b/>
          <w:bCs/>
          <w:sz w:val="144"/>
          <w:szCs w:val="144"/>
        </w:rPr>
      </w:pPr>
    </w:p>
    <w:p w:rsidR="00DC4667" w:rsidRDefault="00DC4667" w:rsidP="00DC4667">
      <w:pPr>
        <w:jc w:val="center"/>
        <w:rPr>
          <w:b/>
          <w:bCs/>
          <w:sz w:val="144"/>
          <w:szCs w:val="144"/>
        </w:rPr>
      </w:pPr>
    </w:p>
    <w:p w:rsidR="00DC4667" w:rsidRDefault="00DC4667" w:rsidP="00DC4667">
      <w:pPr>
        <w:jc w:val="center"/>
        <w:rPr>
          <w:b/>
          <w:bCs/>
          <w:sz w:val="144"/>
          <w:szCs w:val="144"/>
        </w:rPr>
      </w:pPr>
    </w:p>
    <w:p w:rsidR="00DC4667" w:rsidRDefault="00DC4667" w:rsidP="00DC4667">
      <w:pPr>
        <w:jc w:val="center"/>
        <w:rPr>
          <w:b/>
          <w:bCs/>
          <w:sz w:val="144"/>
          <w:szCs w:val="144"/>
        </w:rPr>
      </w:pPr>
    </w:p>
    <w:p w:rsidR="00520C2A" w:rsidRPr="00520C2A" w:rsidRDefault="00520C2A" w:rsidP="00520C2A">
      <w:pPr>
        <w:pStyle w:val="NoSpacing"/>
        <w:rPr>
          <w:rFonts w:ascii="Times New Roman" w:eastAsia="Times New Roman" w:hAnsi="Times New Roman"/>
          <w:b/>
          <w:bCs/>
          <w:sz w:val="32"/>
          <w:szCs w:val="144"/>
        </w:rPr>
      </w:pPr>
    </w:p>
    <w:p w:rsidR="00166F69" w:rsidRDefault="00166F69" w:rsidP="00520C2A">
      <w:pPr>
        <w:pStyle w:val="NoSpacing"/>
        <w:jc w:val="center"/>
        <w:rPr>
          <w:rFonts w:ascii="Lucida Sans Unicode" w:hAnsi="Lucida Sans Unicode" w:cs="Lucida Sans Unicode"/>
          <w:b/>
          <w:sz w:val="40"/>
          <w:szCs w:val="24"/>
        </w:rPr>
      </w:pPr>
    </w:p>
    <w:p w:rsidR="00DC4667" w:rsidRDefault="00DC4667" w:rsidP="00520C2A">
      <w:pPr>
        <w:pStyle w:val="NoSpacing"/>
        <w:jc w:val="center"/>
        <w:rPr>
          <w:rFonts w:ascii="Lucida Sans Unicode" w:hAnsi="Lucida Sans Unicode" w:cs="Lucida Sans Unicode"/>
          <w:b/>
          <w:sz w:val="40"/>
          <w:szCs w:val="24"/>
        </w:rPr>
      </w:pPr>
      <w:r w:rsidRPr="0004246B">
        <w:rPr>
          <w:rFonts w:ascii="Lucida Sans Unicode" w:hAnsi="Lucida Sans Unicode" w:cs="Lucida Sans Unicode"/>
          <w:b/>
          <w:sz w:val="40"/>
          <w:szCs w:val="24"/>
        </w:rPr>
        <w:lastRenderedPageBreak/>
        <w:t>Practical No.3</w:t>
      </w:r>
    </w:p>
    <w:p w:rsidR="00DC4667" w:rsidRPr="001858C2" w:rsidRDefault="00DC4667" w:rsidP="00DC4667">
      <w:pPr>
        <w:pStyle w:val="NoSpacing"/>
        <w:jc w:val="center"/>
        <w:rPr>
          <w:rFonts w:ascii="Lucida Sans Unicode" w:hAnsi="Lucida Sans Unicode" w:cs="Lucida Sans Unicode"/>
          <w:b/>
          <w:sz w:val="40"/>
          <w:szCs w:val="24"/>
        </w:rPr>
      </w:pPr>
      <w:proofErr w:type="gramStart"/>
      <w:r w:rsidRPr="003C11AD">
        <w:rPr>
          <w:rFonts w:ascii="Lucida Sans Unicode" w:hAnsi="Lucida Sans Unicode" w:cs="Lucida Sans Unicode"/>
          <w:b/>
          <w:sz w:val="36"/>
          <w:szCs w:val="24"/>
        </w:rPr>
        <w:t>CODE TO IMPLEMENT CONCEPT OF LINKS.</w:t>
      </w:r>
      <w:proofErr w:type="gramEnd"/>
    </w:p>
    <w:p w:rsidR="00DC4667" w:rsidRPr="004B3D1C" w:rsidRDefault="00DC4667" w:rsidP="00DC4667">
      <w:pPr>
        <w:pStyle w:val="NoSpacing"/>
        <w:rPr>
          <w:rFonts w:ascii="Times New Roman" w:hAnsi="Times New Roman"/>
          <w:sz w:val="24"/>
          <w:szCs w:val="24"/>
        </w:rPr>
      </w:pPr>
    </w:p>
    <w:p w:rsidR="00DC4667" w:rsidRDefault="00DC4667" w:rsidP="00DC4667">
      <w:pPr>
        <w:pStyle w:val="NoSpacing"/>
        <w:rPr>
          <w:rFonts w:ascii="Lucida Sans Unicode" w:hAnsi="Lucida Sans Unicode" w:cs="Lucida Sans Unicode"/>
          <w:b/>
          <w:sz w:val="24"/>
          <w:szCs w:val="24"/>
        </w:rPr>
      </w:pPr>
    </w:p>
    <w:p w:rsidR="00DC4667" w:rsidRDefault="00DC4667" w:rsidP="00DC4667">
      <w:pPr>
        <w:pStyle w:val="NoSpacing"/>
        <w:rPr>
          <w:rFonts w:ascii="Lucida Sans Unicode" w:hAnsi="Lucida Sans Unicode" w:cs="Lucida Sans Unicode"/>
          <w:b/>
          <w:sz w:val="24"/>
          <w:szCs w:val="24"/>
        </w:rPr>
      </w:pPr>
    </w:p>
    <w:p w:rsidR="00DC4667" w:rsidRPr="003C11AD" w:rsidRDefault="00DC4667" w:rsidP="00DC4667">
      <w:pPr>
        <w:pStyle w:val="NoSpacing"/>
        <w:rPr>
          <w:rStyle w:val="colorh1"/>
          <w:rFonts w:ascii="Lucida Sans Unicode" w:eastAsia="Times New Roman" w:hAnsi="Lucida Sans Unicode" w:cs="Lucida Sans Unicode"/>
          <w:b/>
          <w:bCs/>
          <w:color w:val="000000"/>
          <w:sz w:val="24"/>
          <w:szCs w:val="24"/>
        </w:rPr>
      </w:pPr>
      <w:r w:rsidRPr="003C11AD">
        <w:rPr>
          <w:rFonts w:ascii="Lucida Sans Unicode" w:hAnsi="Lucida Sans Unicode" w:cs="Lucida Sans Unicode"/>
          <w:b/>
          <w:sz w:val="24"/>
          <w:szCs w:val="24"/>
        </w:rPr>
        <w:t>HTML </w:t>
      </w:r>
      <w:r w:rsidRPr="003C11AD">
        <w:rPr>
          <w:rStyle w:val="colorh1"/>
          <w:rFonts w:ascii="Lucida Sans Unicode" w:eastAsia="Times New Roman" w:hAnsi="Lucida Sans Unicode" w:cs="Lucida Sans Unicode"/>
          <w:b/>
          <w:bCs/>
          <w:color w:val="000000"/>
          <w:sz w:val="24"/>
          <w:szCs w:val="24"/>
        </w:rPr>
        <w:t>LINKS</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Links are found in nearly all web pages. Links allow users to click their way from page to page.</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HTML Links – Hyperlinks</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HTML links are hyperlinks. You can click on a link and jump to another document .When you move the mouse over a link, the mouse arrow will turn into a little hand.</w:t>
      </w:r>
    </w:p>
    <w:p w:rsidR="00DC4667" w:rsidRPr="003C11AD" w:rsidRDefault="00DC4667" w:rsidP="00DC4667">
      <w:pPr>
        <w:pStyle w:val="NoSpacing"/>
        <w:rPr>
          <w:rFonts w:ascii="Lucida Sans Unicode" w:hAnsi="Lucida Sans Unicode" w:cs="Lucida Sans Unicode"/>
          <w:b/>
          <w:sz w:val="21"/>
          <w:szCs w:val="21"/>
        </w:rPr>
      </w:pPr>
    </w:p>
    <w:p w:rsidR="00DC4667" w:rsidRPr="003C11AD"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HTML LINKS – SYNTAX</w:t>
      </w:r>
    </w:p>
    <w:p w:rsidR="00DC4667" w:rsidRPr="003C11AD" w:rsidRDefault="00DC4667" w:rsidP="00DC4667">
      <w:pPr>
        <w:pStyle w:val="NoSpacing"/>
        <w:rPr>
          <w:rFonts w:ascii="Lucida Sans Unicode" w:hAnsi="Lucida Sans Unicode" w:cs="Lucida Sans Unicode"/>
          <w:color w:val="333333"/>
          <w:sz w:val="21"/>
          <w:szCs w:val="21"/>
        </w:rPr>
      </w:pPr>
      <w:r w:rsidRPr="003C11AD">
        <w:rPr>
          <w:rFonts w:ascii="Lucida Sans Unicode" w:hAnsi="Lucida Sans Unicode" w:cs="Lucida Sans Unicode"/>
          <w:sz w:val="21"/>
          <w:szCs w:val="21"/>
        </w:rPr>
        <w:t>In HTML, links are defined with the </w:t>
      </w:r>
      <w:r w:rsidRPr="003C11AD">
        <w:rPr>
          <w:rStyle w:val="Strong"/>
          <w:rFonts w:ascii="Lucida Sans Unicode" w:hAnsi="Lucida Sans Unicode" w:cs="Lucida Sans Unicode"/>
          <w:color w:val="000000"/>
          <w:sz w:val="21"/>
          <w:szCs w:val="21"/>
        </w:rPr>
        <w:t>&lt;a&gt;</w:t>
      </w:r>
      <w:r w:rsidRPr="003C11AD">
        <w:rPr>
          <w:rFonts w:ascii="Lucida Sans Unicode" w:hAnsi="Lucida Sans Unicode" w:cs="Lucida Sans Unicode"/>
          <w:sz w:val="21"/>
          <w:szCs w:val="21"/>
        </w:rPr>
        <w:t> tag:</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FF0000"/>
          <w:sz w:val="21"/>
          <w:szCs w:val="21"/>
        </w:rPr>
        <w:t> href</w:t>
      </w:r>
      <w:r w:rsidRPr="003C11AD">
        <w:rPr>
          <w:rFonts w:ascii="Lucida Sans Unicode" w:hAnsi="Lucida Sans Unicode" w:cs="Lucida Sans Unicode"/>
          <w:color w:val="0000CD"/>
          <w:sz w:val="21"/>
          <w:szCs w:val="21"/>
        </w:rPr>
        <w:t>="</w:t>
      </w:r>
      <w:r w:rsidRPr="003C11AD">
        <w:rPr>
          <w:rFonts w:ascii="Lucida Sans Unicode" w:hAnsi="Lucida Sans Unicode" w:cs="Lucida Sans Unicode"/>
          <w:i/>
          <w:iCs/>
          <w:color w:val="0000CD"/>
          <w:sz w:val="21"/>
          <w:szCs w:val="21"/>
        </w:rPr>
        <w:t>url</w:t>
      </w:r>
      <w:r w:rsidRPr="003C11AD">
        <w:rPr>
          <w:rFonts w:ascii="Lucida Sans Unicode" w:hAnsi="Lucida Sans Unicode" w:cs="Lucida Sans Unicode"/>
          <w:color w:val="0000CD"/>
          <w:sz w:val="21"/>
          <w:szCs w:val="21"/>
        </w:rPr>
        <w:t>"&gt;</w:t>
      </w:r>
      <w:r w:rsidRPr="003C11AD">
        <w:rPr>
          <w:rFonts w:ascii="Lucida Sans Unicode" w:hAnsi="Lucida Sans Unicode" w:cs="Lucida Sans Unicode"/>
          <w:i/>
          <w:iCs/>
          <w:sz w:val="21"/>
          <w:szCs w:val="21"/>
        </w:rPr>
        <w:t>link text</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b/>
          <w:sz w:val="21"/>
          <w:szCs w:val="21"/>
          <w:u w:val="single"/>
        </w:rPr>
      </w:pPr>
    </w:p>
    <w:p w:rsidR="00DC4667" w:rsidRPr="003C11AD" w:rsidRDefault="00DC4667" w:rsidP="00DC4667">
      <w:pPr>
        <w:pStyle w:val="NoSpacing"/>
        <w:rPr>
          <w:rFonts w:ascii="Lucida Sans Unicode" w:hAnsi="Lucida Sans Unicode" w:cs="Lucida Sans Unicode"/>
          <w:b/>
          <w:i/>
          <w:color w:val="333333"/>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="https://www.w3schools.com/html/"&gt;</w:t>
      </w:r>
      <w:r w:rsidRPr="003C11AD">
        <w:rPr>
          <w:rFonts w:ascii="Lucida Sans Unicode" w:hAnsi="Lucida Sans Unicode" w:cs="Lucida Sans Unicode"/>
          <w:sz w:val="21"/>
          <w:szCs w:val="21"/>
        </w:rPr>
        <w:t>Visit our HTML tutorial</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The </w:t>
      </w:r>
      <w:r w:rsidRPr="003C11AD">
        <w:rPr>
          <w:rStyle w:val="Strong"/>
          <w:rFonts w:ascii="Lucida Sans Unicode" w:hAnsi="Lucida Sans Unicode" w:cs="Lucida Sans Unicode"/>
          <w:color w:val="000000"/>
          <w:sz w:val="21"/>
          <w:szCs w:val="21"/>
        </w:rPr>
        <w:t>href</w:t>
      </w:r>
      <w:r w:rsidRPr="003C11AD">
        <w:rPr>
          <w:rFonts w:ascii="Lucida Sans Unicode" w:hAnsi="Lucida Sans Unicode" w:cs="Lucida Sans Unicode"/>
          <w:sz w:val="21"/>
          <w:szCs w:val="21"/>
        </w:rPr>
        <w:t xml:space="preserve"> attribute specifies the destination </w:t>
      </w:r>
      <w:proofErr w:type="gramStart"/>
      <w:r w:rsidRPr="003C11AD">
        <w:rPr>
          <w:rFonts w:ascii="Lucida Sans Unicode" w:hAnsi="Lucida Sans Unicode" w:cs="Lucida Sans Unicode"/>
          <w:sz w:val="21"/>
          <w:szCs w:val="21"/>
        </w:rPr>
        <w:t>address  of</w:t>
      </w:r>
      <w:proofErr w:type="gramEnd"/>
      <w:r w:rsidRPr="003C11AD">
        <w:rPr>
          <w:rFonts w:ascii="Lucida Sans Unicode" w:hAnsi="Lucida Sans Unicode" w:cs="Lucida Sans Unicode"/>
          <w:sz w:val="21"/>
          <w:szCs w:val="21"/>
        </w:rPr>
        <w:t xml:space="preserve"> the link. The </w:t>
      </w:r>
      <w:r w:rsidRPr="003C11AD">
        <w:rPr>
          <w:rStyle w:val="Strong"/>
          <w:rFonts w:ascii="Lucida Sans Unicode" w:hAnsi="Lucida Sans Unicode" w:cs="Lucida Sans Unicode"/>
          <w:color w:val="000000"/>
          <w:sz w:val="21"/>
          <w:szCs w:val="21"/>
        </w:rPr>
        <w:t>link text</w:t>
      </w:r>
      <w:r w:rsidRPr="003C11AD">
        <w:rPr>
          <w:rFonts w:ascii="Lucida Sans Unicode" w:hAnsi="Lucida Sans Unicode" w:cs="Lucida Sans Unicode"/>
          <w:sz w:val="21"/>
          <w:szCs w:val="21"/>
        </w:rPr>
        <w:t> is the visible part .Clicking on the link text will send you to the specified address.</w:t>
      </w:r>
    </w:p>
    <w:p w:rsidR="00DC4667" w:rsidRDefault="00DC4667" w:rsidP="00DC4667">
      <w:pPr>
        <w:pStyle w:val="NoSpacing"/>
        <w:rPr>
          <w:rFonts w:ascii="Lucida Sans Unicode" w:hAnsi="Lucida Sans Unicode" w:cs="Lucida Sans Unicode"/>
          <w:sz w:val="21"/>
          <w:szCs w:val="21"/>
        </w:rPr>
      </w:pPr>
      <w:r w:rsidRPr="003C11AD">
        <w:rPr>
          <w:rStyle w:val="Strong"/>
          <w:rFonts w:ascii="Lucida Sans Unicode" w:hAnsi="Lucida Sans Unicode" w:cs="Lucida Sans Unicode"/>
          <w:color w:val="000000"/>
          <w:sz w:val="21"/>
          <w:szCs w:val="21"/>
        </w:rPr>
        <w:t>Note:</w:t>
      </w:r>
      <w:r w:rsidRPr="003C11AD">
        <w:rPr>
          <w:rFonts w:ascii="Lucida Sans Unicode" w:hAnsi="Lucida Sans Unicode" w:cs="Lucida Sans Unicode"/>
          <w:sz w:val="21"/>
          <w:szCs w:val="21"/>
        </w:rPr>
        <w:t> Without a forward slash on subfolder addresses, you might generate two requests to the server. Many servers will automatically add a forward slash to the address, and then create a new request.</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sz w:val="24"/>
          <w:szCs w:val="21"/>
        </w:rPr>
      </w:pPr>
      <w:r w:rsidRPr="003C11AD">
        <w:rPr>
          <w:rFonts w:ascii="Lucida Sans Unicode" w:hAnsi="Lucida Sans Unicode" w:cs="Lucida Sans Unicode"/>
          <w:b/>
          <w:sz w:val="24"/>
          <w:szCs w:val="21"/>
        </w:rPr>
        <w:t>Local Links</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The example above used an absolute URL (A full web address).A local link (link to the same web site) is specified with a relative URL (without http://www....).</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="html_images.asp"&gt;</w:t>
      </w:r>
      <w:r w:rsidRPr="003C11AD">
        <w:rPr>
          <w:rFonts w:ascii="Lucida Sans Unicode" w:hAnsi="Lucida Sans Unicode" w:cs="Lucida Sans Unicode"/>
          <w:sz w:val="21"/>
          <w:szCs w:val="21"/>
        </w:rPr>
        <w:t>HTML Images</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4"/>
          <w:szCs w:val="24"/>
        </w:rPr>
      </w:pPr>
    </w:p>
    <w:p w:rsidR="00DC4667"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HTML LINK COLORS</w:t>
      </w:r>
    </w:p>
    <w:p w:rsidR="00DC4667" w:rsidRPr="003C11AD" w:rsidRDefault="00DC4667" w:rsidP="00DC4667">
      <w:pPr>
        <w:pStyle w:val="NoSpacing"/>
        <w:rPr>
          <w:rFonts w:ascii="Lucida Sans Unicode" w:hAnsi="Lucida Sans Unicode" w:cs="Lucida Sans Unicode"/>
          <w:b/>
          <w:sz w:val="24"/>
          <w:szCs w:val="24"/>
        </w:rPr>
      </w:pP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By default, a link will appear like this (in all browsers):</w:t>
      </w:r>
    </w:p>
    <w:p w:rsidR="00DC4667" w:rsidRPr="003C11AD" w:rsidRDefault="00DC4667" w:rsidP="00DC4667">
      <w:pPr>
        <w:pStyle w:val="NoSpacing"/>
        <w:numPr>
          <w:ilvl w:val="0"/>
          <w:numId w:val="3"/>
        </w:numPr>
        <w:rPr>
          <w:rFonts w:ascii="Lucida Sans Unicode" w:hAnsi="Lucida Sans Unicode" w:cs="Lucida Sans Unicode"/>
          <w:sz w:val="21"/>
          <w:szCs w:val="21"/>
        </w:rPr>
      </w:pPr>
      <w:r w:rsidRPr="003C11AD">
        <w:rPr>
          <w:rFonts w:ascii="Lucida Sans Unicode" w:hAnsi="Lucida Sans Unicode" w:cs="Lucida Sans Unicode"/>
          <w:sz w:val="21"/>
          <w:szCs w:val="21"/>
        </w:rPr>
        <w:t>An unvisited link is underlined and blue</w:t>
      </w:r>
    </w:p>
    <w:p w:rsidR="00DC4667" w:rsidRPr="003C11AD" w:rsidRDefault="00DC4667" w:rsidP="00DC4667">
      <w:pPr>
        <w:pStyle w:val="NoSpacing"/>
        <w:numPr>
          <w:ilvl w:val="0"/>
          <w:numId w:val="3"/>
        </w:numPr>
        <w:rPr>
          <w:rFonts w:ascii="Lucida Sans Unicode" w:hAnsi="Lucida Sans Unicode" w:cs="Lucida Sans Unicode"/>
          <w:sz w:val="21"/>
          <w:szCs w:val="21"/>
        </w:rPr>
      </w:pPr>
      <w:r w:rsidRPr="003C11AD">
        <w:rPr>
          <w:rFonts w:ascii="Lucida Sans Unicode" w:hAnsi="Lucida Sans Unicode" w:cs="Lucida Sans Unicode"/>
          <w:sz w:val="21"/>
          <w:szCs w:val="21"/>
        </w:rPr>
        <w:t>A visited link is underlined and purple</w:t>
      </w:r>
    </w:p>
    <w:p w:rsidR="00DC4667" w:rsidRPr="003C11AD" w:rsidRDefault="00DC4667" w:rsidP="00DC4667">
      <w:pPr>
        <w:pStyle w:val="NoSpacing"/>
        <w:numPr>
          <w:ilvl w:val="0"/>
          <w:numId w:val="3"/>
        </w:numPr>
        <w:rPr>
          <w:rFonts w:ascii="Lucida Sans Unicode" w:hAnsi="Lucida Sans Unicode" w:cs="Lucida Sans Unicode"/>
          <w:sz w:val="21"/>
          <w:szCs w:val="21"/>
        </w:rPr>
      </w:pPr>
      <w:r w:rsidRPr="003C11AD">
        <w:rPr>
          <w:rFonts w:ascii="Lucida Sans Unicode" w:hAnsi="Lucida Sans Unicode" w:cs="Lucida Sans Unicode"/>
          <w:sz w:val="21"/>
          <w:szCs w:val="21"/>
        </w:rPr>
        <w:lastRenderedPageBreak/>
        <w:t>An active link is underlined and red</w:t>
      </w:r>
    </w:p>
    <w:p w:rsidR="00DC4667" w:rsidRPr="003C11AD" w:rsidRDefault="00DC4667" w:rsidP="00DC4667">
      <w:pPr>
        <w:pStyle w:val="NoSpacing"/>
        <w:rPr>
          <w:rFonts w:ascii="Lucida Sans Unicode" w:hAnsi="Lucida Sans Unicode" w:cs="Lucida Sans Unicode"/>
          <w:b/>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color w:val="A52A2A"/>
          <w:sz w:val="21"/>
          <w:szCs w:val="21"/>
        </w:rPr>
      </w:pPr>
      <w:r w:rsidRPr="003C11AD">
        <w:rPr>
          <w:rFonts w:ascii="Lucida Sans Unicode" w:hAnsi="Lucida Sans Unicode" w:cs="Lucida Sans Unicode"/>
          <w:color w:val="A52A2A"/>
          <w:sz w:val="21"/>
          <w:szCs w:val="21"/>
        </w:rPr>
        <w:t>&lt;style&gt;</w:t>
      </w:r>
      <w:r w:rsidRPr="003C11AD">
        <w:rPr>
          <w:rFonts w:ascii="Lucida Sans Unicode" w:hAnsi="Lucida Sans Unicode" w:cs="Lucida Sans Unicode"/>
          <w:color w:val="A52A2A"/>
          <w:sz w:val="21"/>
          <w:szCs w:val="21"/>
        </w:rPr>
        <w:br/>
        <w:t>a:link </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green</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t> </w:t>
      </w:r>
      <w:r w:rsidRPr="003C11AD">
        <w:rPr>
          <w:rFonts w:ascii="Lucida Sans Unicode" w:hAnsi="Lucida Sans Unicode" w:cs="Lucida Sans Unicode"/>
          <w:color w:val="FF0000"/>
          <w:sz w:val="21"/>
          <w:szCs w:val="21"/>
        </w:rPr>
        <w:br/>
        <w:t>    background-color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xml:space="preserve"> transparent</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t> </w:t>
      </w:r>
      <w:r w:rsidRPr="003C11AD">
        <w:rPr>
          <w:rFonts w:ascii="Lucida Sans Unicode" w:hAnsi="Lucida Sans Unicode" w:cs="Lucida Sans Unicode"/>
          <w:color w:val="FF0000"/>
          <w:sz w:val="21"/>
          <w:szCs w:val="21"/>
        </w:rPr>
        <w:br/>
        <w:t>    text-decoration</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none</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r>
      <w:r w:rsidRPr="003C11AD">
        <w:rPr>
          <w:rFonts w:ascii="Lucida Sans Unicode" w:hAnsi="Lucida Sans Unicode" w:cs="Lucida Sans Unicode"/>
          <w:sz w:val="21"/>
          <w:szCs w:val="21"/>
        </w:rPr>
        <w:t>}</w:t>
      </w:r>
      <w:r w:rsidRPr="003C11AD">
        <w:rPr>
          <w:rFonts w:ascii="Lucida Sans Unicode" w:hAnsi="Lucida Sans Unicode" w:cs="Lucida Sans Unicode"/>
          <w:color w:val="A52A2A"/>
          <w:sz w:val="21"/>
          <w:szCs w:val="21"/>
        </w:rPr>
        <w:br/>
      </w:r>
      <w:r w:rsidRPr="003C11AD">
        <w:rPr>
          <w:rFonts w:ascii="Lucida Sans Unicode" w:hAnsi="Lucida Sans Unicode" w:cs="Lucida Sans Unicode"/>
          <w:color w:val="A52A2A"/>
          <w:sz w:val="21"/>
          <w:szCs w:val="21"/>
        </w:rPr>
        <w:br/>
        <w:t>a:visited </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pink</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background-color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transparent</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text-decoration</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none</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r>
      <w:r w:rsidRPr="003C11AD">
        <w:rPr>
          <w:rFonts w:ascii="Lucida Sans Unicode" w:hAnsi="Lucida Sans Unicode" w:cs="Lucida Sans Unicode"/>
          <w:sz w:val="21"/>
          <w:szCs w:val="21"/>
        </w:rPr>
        <w:t>}</w:t>
      </w:r>
      <w:r w:rsidRPr="003C11AD">
        <w:rPr>
          <w:rFonts w:ascii="Lucida Sans Unicode" w:hAnsi="Lucida Sans Unicode" w:cs="Lucida Sans Unicode"/>
          <w:color w:val="A52A2A"/>
          <w:sz w:val="21"/>
          <w:szCs w:val="21"/>
        </w:rPr>
        <w:br/>
      </w:r>
      <w:r w:rsidRPr="003C11AD">
        <w:rPr>
          <w:rFonts w:ascii="Lucida Sans Unicode" w:hAnsi="Lucida Sans Unicode" w:cs="Lucida Sans Unicode"/>
          <w:color w:val="A52A2A"/>
          <w:sz w:val="21"/>
          <w:szCs w:val="21"/>
        </w:rPr>
        <w:br/>
        <w:t>a:hover </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red</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background-color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transparent</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text-decoration</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underline</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r>
      <w:r w:rsidRPr="003C11AD">
        <w:rPr>
          <w:rFonts w:ascii="Lucida Sans Unicode" w:hAnsi="Lucida Sans Unicode" w:cs="Lucida Sans Unicode"/>
          <w:sz w:val="21"/>
          <w:szCs w:val="21"/>
        </w:rPr>
        <w:t>}</w:t>
      </w:r>
      <w:r w:rsidRPr="003C11AD">
        <w:rPr>
          <w:rFonts w:ascii="Lucida Sans Unicode" w:hAnsi="Lucida Sans Unicode" w:cs="Lucida Sans Unicode"/>
          <w:color w:val="A52A2A"/>
          <w:sz w:val="21"/>
          <w:szCs w:val="21"/>
        </w:rPr>
        <w:br/>
      </w:r>
      <w:r w:rsidRPr="003C11AD">
        <w:rPr>
          <w:rFonts w:ascii="Lucida Sans Unicode" w:hAnsi="Lucida Sans Unicode" w:cs="Lucida Sans Unicode"/>
          <w:color w:val="A52A2A"/>
          <w:sz w:val="21"/>
          <w:szCs w:val="21"/>
        </w:rPr>
        <w:br/>
        <w:t>a:active </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 yellow</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background-color</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transparent</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t>    text-decoration</w:t>
      </w:r>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underline</w:t>
      </w:r>
      <w:r w:rsidRPr="003C11AD">
        <w:rPr>
          <w:rFonts w:ascii="Lucida Sans Unicode" w:hAnsi="Lucida Sans Unicode" w:cs="Lucida Sans Unicode"/>
          <w:sz w:val="21"/>
          <w:szCs w:val="21"/>
        </w:rPr>
        <w:t>;</w:t>
      </w:r>
      <w:r w:rsidRPr="003C11AD">
        <w:rPr>
          <w:rFonts w:ascii="Lucida Sans Unicode" w:hAnsi="Lucida Sans Unicode" w:cs="Lucida Sans Unicode"/>
          <w:color w:val="FF0000"/>
          <w:sz w:val="21"/>
          <w:szCs w:val="21"/>
        </w:rPr>
        <w:br/>
      </w:r>
      <w:r w:rsidRPr="003C11AD">
        <w:rPr>
          <w:rFonts w:ascii="Lucida Sans Unicode" w:hAnsi="Lucida Sans Unicode" w:cs="Lucida Sans Unicode"/>
          <w:sz w:val="21"/>
          <w:szCs w:val="21"/>
        </w:rPr>
        <w:t>}</w:t>
      </w:r>
      <w:r w:rsidRPr="003C11AD">
        <w:rPr>
          <w:rFonts w:ascii="Lucida Sans Unicode" w:hAnsi="Lucida Sans Unicode" w:cs="Lucida Sans Unicode"/>
          <w:color w:val="A52A2A"/>
          <w:sz w:val="21"/>
          <w:szCs w:val="21"/>
        </w:rPr>
        <w:br/>
        <w:t>&lt;/style&gt;</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HTML LINKS - THE TARGET ATTRIBUTE</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The </w:t>
      </w:r>
      <w:r w:rsidRPr="003C11AD">
        <w:rPr>
          <w:rStyle w:val="Strong"/>
          <w:rFonts w:ascii="Lucida Sans Unicode" w:hAnsi="Lucida Sans Unicode" w:cs="Lucida Sans Unicode"/>
          <w:color w:val="000000"/>
          <w:sz w:val="21"/>
          <w:szCs w:val="21"/>
        </w:rPr>
        <w:t>target</w:t>
      </w:r>
      <w:r w:rsidRPr="003C11AD">
        <w:rPr>
          <w:rFonts w:ascii="Lucida Sans Unicode" w:hAnsi="Lucida Sans Unicode" w:cs="Lucida Sans Unicode"/>
          <w:sz w:val="21"/>
          <w:szCs w:val="21"/>
        </w:rPr>
        <w:t> attribute specifies where to open the linked document.</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The target attribute can have one of the following values:</w:t>
      </w:r>
    </w:p>
    <w:p w:rsidR="00DC4667" w:rsidRPr="003C11AD" w:rsidRDefault="00DC4667" w:rsidP="00DC4667">
      <w:pPr>
        <w:pStyle w:val="NoSpacing"/>
        <w:numPr>
          <w:ilvl w:val="0"/>
          <w:numId w:val="4"/>
        </w:numPr>
        <w:rPr>
          <w:rFonts w:ascii="Lucida Sans Unicode" w:hAnsi="Lucida Sans Unicode" w:cs="Lucida Sans Unicode"/>
          <w:sz w:val="21"/>
          <w:szCs w:val="21"/>
        </w:rPr>
      </w:pPr>
      <w:r w:rsidRPr="003C11AD">
        <w:rPr>
          <w:rFonts w:ascii="Lucida Sans Unicode" w:hAnsi="Lucida Sans Unicode" w:cs="Lucida Sans Unicode"/>
          <w:sz w:val="21"/>
          <w:szCs w:val="21"/>
        </w:rPr>
        <w:t>_blank - Opens the linked document in a new window or tab</w:t>
      </w:r>
    </w:p>
    <w:p w:rsidR="00DC4667" w:rsidRPr="003C11AD" w:rsidRDefault="00DC4667" w:rsidP="00DC4667">
      <w:pPr>
        <w:pStyle w:val="NoSpacing"/>
        <w:numPr>
          <w:ilvl w:val="0"/>
          <w:numId w:val="4"/>
        </w:numPr>
        <w:rPr>
          <w:rFonts w:ascii="Lucida Sans Unicode" w:hAnsi="Lucida Sans Unicode" w:cs="Lucida Sans Unicode"/>
          <w:sz w:val="21"/>
          <w:szCs w:val="21"/>
        </w:rPr>
      </w:pPr>
      <w:r w:rsidRPr="003C11AD">
        <w:rPr>
          <w:rFonts w:ascii="Lucida Sans Unicode" w:hAnsi="Lucida Sans Unicode" w:cs="Lucida Sans Unicode"/>
          <w:sz w:val="21"/>
          <w:szCs w:val="21"/>
        </w:rPr>
        <w:t>_self - Opens the linked document in the same window/tab as it was clicked (this is default)</w:t>
      </w:r>
    </w:p>
    <w:p w:rsidR="00DC4667" w:rsidRPr="003C11AD" w:rsidRDefault="00DC4667" w:rsidP="00DC4667">
      <w:pPr>
        <w:pStyle w:val="NoSpacing"/>
        <w:numPr>
          <w:ilvl w:val="0"/>
          <w:numId w:val="4"/>
        </w:numPr>
        <w:rPr>
          <w:rFonts w:ascii="Lucida Sans Unicode" w:hAnsi="Lucida Sans Unicode" w:cs="Lucida Sans Unicode"/>
          <w:sz w:val="21"/>
          <w:szCs w:val="21"/>
        </w:rPr>
      </w:pPr>
      <w:r w:rsidRPr="003C11AD">
        <w:rPr>
          <w:rFonts w:ascii="Lucida Sans Unicode" w:hAnsi="Lucida Sans Unicode" w:cs="Lucida Sans Unicode"/>
          <w:sz w:val="21"/>
          <w:szCs w:val="21"/>
        </w:rPr>
        <w:t>_parent - Opens the linked document in the parent frame</w:t>
      </w:r>
    </w:p>
    <w:p w:rsidR="00DC4667" w:rsidRPr="003C11AD" w:rsidRDefault="00DC4667" w:rsidP="00DC4667">
      <w:pPr>
        <w:pStyle w:val="NoSpacing"/>
        <w:numPr>
          <w:ilvl w:val="0"/>
          <w:numId w:val="4"/>
        </w:numPr>
        <w:rPr>
          <w:rFonts w:ascii="Lucida Sans Unicode" w:hAnsi="Lucida Sans Unicode" w:cs="Lucida Sans Unicode"/>
          <w:sz w:val="21"/>
          <w:szCs w:val="21"/>
        </w:rPr>
      </w:pPr>
      <w:r w:rsidRPr="003C11AD">
        <w:rPr>
          <w:rFonts w:ascii="Lucida Sans Unicode" w:hAnsi="Lucida Sans Unicode" w:cs="Lucida Sans Unicode"/>
          <w:sz w:val="21"/>
          <w:szCs w:val="21"/>
        </w:rPr>
        <w:t>_top - Opens the linked document in the full body of the window</w:t>
      </w:r>
    </w:p>
    <w:p w:rsidR="00DC4667" w:rsidRPr="003C11AD" w:rsidRDefault="00DC4667" w:rsidP="00DC4667">
      <w:pPr>
        <w:pStyle w:val="NoSpacing"/>
        <w:numPr>
          <w:ilvl w:val="0"/>
          <w:numId w:val="4"/>
        </w:numPr>
        <w:rPr>
          <w:rFonts w:ascii="Lucida Sans Unicode" w:hAnsi="Lucida Sans Unicode" w:cs="Lucida Sans Unicode"/>
          <w:sz w:val="21"/>
          <w:szCs w:val="21"/>
        </w:rPr>
      </w:pPr>
      <w:r w:rsidRPr="003C11AD">
        <w:rPr>
          <w:rFonts w:ascii="Lucida Sans Unicode" w:hAnsi="Lucida Sans Unicode" w:cs="Lucida Sans Unicode"/>
          <w:sz w:val="21"/>
          <w:szCs w:val="21"/>
        </w:rPr>
        <w:t>Frame name - Opens the linked document in a named frame</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lastRenderedPageBreak/>
        <w:t>This example will open the linked document in a new browser window/tab:</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="https://www.w3schools.com/"</w:t>
      </w:r>
      <w:r w:rsidRPr="003C11AD">
        <w:rPr>
          <w:rFonts w:ascii="Lucida Sans Unicode" w:hAnsi="Lucida Sans Unicode" w:cs="Lucida Sans Unicode"/>
          <w:color w:val="FF0000"/>
          <w:sz w:val="21"/>
          <w:szCs w:val="21"/>
        </w:rPr>
        <w:t>target</w:t>
      </w:r>
      <w:r w:rsidRPr="003C11AD">
        <w:rPr>
          <w:rFonts w:ascii="Lucida Sans Unicode" w:hAnsi="Lucida Sans Unicode" w:cs="Lucida Sans Unicode"/>
          <w:color w:val="0000CD"/>
          <w:sz w:val="21"/>
          <w:szCs w:val="21"/>
        </w:rPr>
        <w:t>="_blank"&gt;</w:t>
      </w:r>
      <w:r w:rsidRPr="003C11AD">
        <w:rPr>
          <w:rFonts w:ascii="Lucida Sans Unicode" w:hAnsi="Lucida Sans Unicode" w:cs="Lucida Sans Unicode"/>
          <w:sz w:val="21"/>
          <w:szCs w:val="21"/>
        </w:rPr>
        <w:t>Visit W3Schools</w:t>
      </w:r>
      <w:proofErr w:type="gramStart"/>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&lt;</w:t>
      </w:r>
      <w:proofErr w:type="gramEnd"/>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="https://www.w3schools.com/html/"</w:t>
      </w:r>
      <w:r w:rsidRPr="003C11AD">
        <w:rPr>
          <w:rFonts w:ascii="Lucida Sans Unicode" w:hAnsi="Lucida Sans Unicode" w:cs="Lucida Sans Unicode"/>
          <w:color w:val="FF0000"/>
          <w:sz w:val="21"/>
          <w:szCs w:val="21"/>
        </w:rPr>
        <w:t>target</w:t>
      </w:r>
      <w:r w:rsidRPr="003C11AD">
        <w:rPr>
          <w:rFonts w:ascii="Lucida Sans Unicode" w:hAnsi="Lucida Sans Unicode" w:cs="Lucida Sans Unicode"/>
          <w:color w:val="0000CD"/>
          <w:sz w:val="21"/>
          <w:szCs w:val="21"/>
        </w:rPr>
        <w:t>="_top"&gt;</w:t>
      </w:r>
      <w:r w:rsidRPr="003C11AD">
        <w:rPr>
          <w:rFonts w:ascii="Lucida Sans Unicode" w:hAnsi="Lucida Sans Unicode" w:cs="Lucida Sans Unicode"/>
          <w:sz w:val="21"/>
          <w:szCs w:val="21"/>
        </w:rPr>
        <w:t>HTML5 tutorial</w:t>
      </w:r>
      <w:proofErr w:type="gramStart"/>
      <w:r w:rsidRPr="003C11AD">
        <w:rPr>
          <w:rFonts w:ascii="Lucida Sans Unicode" w:hAnsi="Lucida Sans Unicode" w:cs="Lucida Sans Unicode"/>
          <w:sz w:val="21"/>
          <w:szCs w:val="21"/>
        </w:rPr>
        <w:t>!</w:t>
      </w:r>
      <w:r w:rsidRPr="003C11AD">
        <w:rPr>
          <w:rFonts w:ascii="Lucida Sans Unicode" w:hAnsi="Lucida Sans Unicode" w:cs="Lucida Sans Unicode"/>
          <w:color w:val="0000CD"/>
          <w:sz w:val="21"/>
          <w:szCs w:val="21"/>
        </w:rPr>
        <w:t>&lt;</w:t>
      </w:r>
      <w:proofErr w:type="gramEnd"/>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p>
    <w:p w:rsidR="00DC4667" w:rsidRDefault="00DC4667" w:rsidP="00DC4667">
      <w:pPr>
        <w:pStyle w:val="NoSpacing"/>
        <w:rPr>
          <w:rFonts w:ascii="Lucida Sans Unicode" w:hAnsi="Lucida Sans Unicode" w:cs="Lucida Sans Unicode"/>
          <w:b/>
          <w:sz w:val="24"/>
          <w:szCs w:val="24"/>
        </w:rPr>
      </w:pPr>
    </w:p>
    <w:p w:rsidR="00DC4667" w:rsidRPr="003C11AD"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HTML LINKS - IMAGE AS LINK</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It is common to use images as links:</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FF0000"/>
          <w:sz w:val="21"/>
          <w:szCs w:val="21"/>
        </w:rPr>
        <w:t> href</w:t>
      </w:r>
      <w:r w:rsidRPr="003C11AD">
        <w:rPr>
          <w:rFonts w:ascii="Lucida Sans Unicode" w:hAnsi="Lucida Sans Unicode" w:cs="Lucida Sans Unicode"/>
          <w:color w:val="0000CD"/>
          <w:sz w:val="21"/>
          <w:szCs w:val="21"/>
        </w:rPr>
        <w:t>="default.asp"&gt;</w:t>
      </w:r>
      <w:r w:rsidRPr="003C11AD">
        <w:rPr>
          <w:rFonts w:ascii="Lucida Sans Unicode" w:hAnsi="Lucida Sans Unicode" w:cs="Lucida Sans Unicode"/>
          <w:sz w:val="21"/>
          <w:szCs w:val="21"/>
        </w:rPr>
        <w:br/>
        <w:t>  </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img</w:t>
      </w:r>
      <w:r w:rsidRPr="003C11AD">
        <w:rPr>
          <w:rFonts w:ascii="Lucida Sans Unicode" w:hAnsi="Lucida Sans Unicode" w:cs="Lucida Sans Unicode"/>
          <w:color w:val="FF0000"/>
          <w:sz w:val="21"/>
          <w:szCs w:val="21"/>
        </w:rPr>
        <w:t> src</w:t>
      </w:r>
      <w:r w:rsidRPr="003C11AD">
        <w:rPr>
          <w:rFonts w:ascii="Lucida Sans Unicode" w:hAnsi="Lucida Sans Unicode" w:cs="Lucida Sans Unicode"/>
          <w:color w:val="0000CD"/>
          <w:sz w:val="21"/>
          <w:szCs w:val="21"/>
        </w:rPr>
        <w:t>="smiley.gif"</w:t>
      </w:r>
      <w:r w:rsidRPr="003C11AD">
        <w:rPr>
          <w:rFonts w:ascii="Lucida Sans Unicode" w:hAnsi="Lucida Sans Unicode" w:cs="Lucida Sans Unicode"/>
          <w:color w:val="FF0000"/>
          <w:sz w:val="21"/>
          <w:szCs w:val="21"/>
        </w:rPr>
        <w:t>alt</w:t>
      </w:r>
      <w:r w:rsidRPr="003C11AD">
        <w:rPr>
          <w:rFonts w:ascii="Lucida Sans Unicode" w:hAnsi="Lucida Sans Unicode" w:cs="Lucida Sans Unicode"/>
          <w:color w:val="0000CD"/>
          <w:sz w:val="21"/>
          <w:szCs w:val="21"/>
        </w:rPr>
        <w:t>="HTML tutorial"</w:t>
      </w:r>
      <w:r w:rsidRPr="003C11AD">
        <w:rPr>
          <w:rFonts w:ascii="Lucida Sans Unicode" w:hAnsi="Lucida Sans Unicode" w:cs="Lucida Sans Unicode"/>
          <w:color w:val="FF0000"/>
          <w:sz w:val="21"/>
          <w:szCs w:val="21"/>
        </w:rPr>
        <w:t>style</w:t>
      </w:r>
      <w:r w:rsidRPr="003C11AD">
        <w:rPr>
          <w:rFonts w:ascii="Lucida Sans Unicode" w:hAnsi="Lucida Sans Unicode" w:cs="Lucida Sans Unicode"/>
          <w:color w:val="0000CD"/>
          <w:sz w:val="21"/>
          <w:szCs w:val="21"/>
        </w:rPr>
        <w:t>="width:42 px;height:42 px;border:0;"&gt;</w:t>
      </w:r>
      <w:r w:rsidRPr="003C11AD">
        <w:rPr>
          <w:rFonts w:ascii="Lucida Sans Unicode" w:hAnsi="Lucida Sans Unicode" w:cs="Lucida Sans Unicode"/>
          <w:sz w:val="21"/>
          <w:szCs w:val="21"/>
        </w:rPr>
        <w:br/>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r w:rsidRPr="003C11AD">
        <w:rPr>
          <w:rStyle w:val="Strong"/>
          <w:rFonts w:ascii="Lucida Sans Unicode" w:hAnsi="Lucida Sans Unicode" w:cs="Lucida Sans Unicode"/>
          <w:color w:val="000000"/>
          <w:sz w:val="21"/>
          <w:szCs w:val="21"/>
        </w:rPr>
        <w:t>Note:</w:t>
      </w:r>
      <w:r w:rsidRPr="003C11AD">
        <w:rPr>
          <w:rFonts w:ascii="Lucida Sans Unicode" w:hAnsi="Lucida Sans Unicode" w:cs="Lucida Sans Unicode"/>
          <w:sz w:val="21"/>
          <w:szCs w:val="21"/>
        </w:rPr>
        <w:t> border: 0; is added to prevent IE9 (and earlier) from displaying a border around the image (when the image is a link).</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HTML LINKS - CREATE A BOOKMARK</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HTML bookmarks are used to allow readers to jump to specific parts of a Web page. Bookmarks can be useful if your webpage is very long. To make a bookmark, you must first create the bookmark, and then add a link to it. When the link is clicked, the page will scroll to the location with the bookmark.</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First, create a bookmark with the id attribute: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h2</w:t>
      </w:r>
      <w:r w:rsidRPr="003C11AD">
        <w:rPr>
          <w:rFonts w:ascii="Lucida Sans Unicode" w:hAnsi="Lucida Sans Unicode" w:cs="Lucida Sans Unicode"/>
          <w:color w:val="FF0000"/>
          <w:sz w:val="21"/>
          <w:szCs w:val="21"/>
        </w:rPr>
        <w:t> id</w:t>
      </w:r>
      <w:r w:rsidRPr="003C11AD">
        <w:rPr>
          <w:rFonts w:ascii="Lucida Sans Unicode" w:hAnsi="Lucida Sans Unicode" w:cs="Lucida Sans Unicode"/>
          <w:color w:val="0000CD"/>
          <w:sz w:val="21"/>
          <w:szCs w:val="21"/>
        </w:rPr>
        <w:t>="C4"&gt;</w:t>
      </w:r>
      <w:r w:rsidRPr="003C11AD">
        <w:rPr>
          <w:rFonts w:ascii="Lucida Sans Unicode" w:hAnsi="Lucida Sans Unicode" w:cs="Lucida Sans Unicode"/>
          <w:sz w:val="21"/>
          <w:szCs w:val="21"/>
        </w:rPr>
        <w:t>Chapter 4</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/h2</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Then, add a link to the bookmark ("Jump to Chapter 4"), from within the same page: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FF0000"/>
          <w:sz w:val="21"/>
          <w:szCs w:val="21"/>
        </w:rPr>
        <w:t> href</w:t>
      </w:r>
      <w:r w:rsidRPr="003C11AD">
        <w:rPr>
          <w:rFonts w:ascii="Lucida Sans Unicode" w:hAnsi="Lucida Sans Unicode" w:cs="Lucida Sans Unicode"/>
          <w:color w:val="0000CD"/>
          <w:sz w:val="21"/>
          <w:szCs w:val="21"/>
        </w:rPr>
        <w:t>="#C4"&gt;</w:t>
      </w:r>
      <w:r w:rsidRPr="003C11AD">
        <w:rPr>
          <w:rFonts w:ascii="Lucida Sans Unicode" w:hAnsi="Lucida Sans Unicode" w:cs="Lucida Sans Unicode"/>
          <w:sz w:val="21"/>
          <w:szCs w:val="21"/>
        </w:rPr>
        <w:t>Jump to Chapter 4</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Or, add a link to the bookmark ("Jump to Chapter 4"), from another page:</w:t>
      </w:r>
    </w:p>
    <w:p w:rsidR="00DC4667" w:rsidRDefault="00DC4667" w:rsidP="00DC4667">
      <w:pPr>
        <w:pStyle w:val="NoSpacing"/>
        <w:rPr>
          <w:rFonts w:ascii="Lucida Sans Unicode" w:hAnsi="Lucida Sans Unicode" w:cs="Lucida Sans Unicode"/>
          <w:b/>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="html_demo.html#C4"&gt;</w:t>
      </w:r>
      <w:r w:rsidRPr="003C11AD">
        <w:rPr>
          <w:rFonts w:ascii="Lucida Sans Unicode" w:hAnsi="Lucida Sans Unicode" w:cs="Lucida Sans Unicode"/>
          <w:sz w:val="21"/>
          <w:szCs w:val="21"/>
        </w:rPr>
        <w:t>Jump to Chapter 4</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b/>
          <w:sz w:val="21"/>
          <w:szCs w:val="21"/>
        </w:rPr>
      </w:pPr>
    </w:p>
    <w:p w:rsidR="00DC4667" w:rsidRPr="003C11AD"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EXTERNAL PATHS</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External pages can be referenced with a full URL or with a path relative to the current web page. This example uses a full URL to link to a web page:</w:t>
      </w:r>
    </w:p>
    <w:p w:rsidR="00DC4667" w:rsidRDefault="00DC4667" w:rsidP="00DC4667">
      <w:pPr>
        <w:pStyle w:val="NoSpacing"/>
        <w:rPr>
          <w:rFonts w:ascii="Lucida Sans Unicode" w:hAnsi="Lucida Sans Unicode" w:cs="Lucida Sans Unicode"/>
          <w:b/>
          <w:i/>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lastRenderedPageBreak/>
        <w:t>Example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="https://www.w3schools.com/html/default.asp"&gt;</w:t>
      </w:r>
      <w:r w:rsidRPr="003C11AD">
        <w:rPr>
          <w:rFonts w:ascii="Lucida Sans Unicode" w:hAnsi="Lucida Sans Unicode" w:cs="Lucida Sans Unicode"/>
          <w:sz w:val="21"/>
          <w:szCs w:val="21"/>
        </w:rPr>
        <w:t>HTML tutorial</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This example links to a page located in the html folder on the current web site:</w:t>
      </w:r>
    </w:p>
    <w:p w:rsidR="00DC4667" w:rsidRDefault="00DC4667" w:rsidP="00DC4667">
      <w:pPr>
        <w:pStyle w:val="NoSpacing"/>
        <w:rPr>
          <w:rFonts w:ascii="Lucida Sans Unicode" w:hAnsi="Lucida Sans Unicode" w:cs="Lucida Sans Unicode"/>
          <w:b/>
          <w:i/>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color w:val="0000CD"/>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 xml:space="preserve">a </w:t>
      </w:r>
      <w:r w:rsidRPr="003C11AD">
        <w:rPr>
          <w:rFonts w:ascii="Lucida Sans Unicode" w:hAnsi="Lucida Sans Unicode" w:cs="Lucida Sans Unicode"/>
          <w:color w:val="FF0000"/>
          <w:sz w:val="21"/>
          <w:szCs w:val="21"/>
        </w:rPr>
        <w:t>href</w:t>
      </w:r>
      <w:r w:rsidRPr="003C11AD">
        <w:rPr>
          <w:rFonts w:ascii="Lucida Sans Unicode" w:hAnsi="Lucida Sans Unicode" w:cs="Lucida Sans Unicode"/>
          <w:color w:val="0000CD"/>
          <w:sz w:val="21"/>
          <w:szCs w:val="21"/>
        </w:rPr>
        <w:t>="/html/default.asp"&gt;</w:t>
      </w:r>
      <w:r w:rsidRPr="003C11AD">
        <w:rPr>
          <w:rFonts w:ascii="Lucida Sans Unicode" w:hAnsi="Lucida Sans Unicode" w:cs="Lucida Sans Unicode"/>
          <w:sz w:val="21"/>
          <w:szCs w:val="21"/>
        </w:rPr>
        <w:t>HTML tutorial</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0000CD"/>
          <w:sz w:val="21"/>
          <w:szCs w:val="21"/>
        </w:rPr>
        <w:t>&gt;</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This example links to a page located in the same folder as the current page:</w:t>
      </w:r>
    </w:p>
    <w:p w:rsidR="00DC4667" w:rsidRDefault="00DC4667" w:rsidP="00DC4667">
      <w:pPr>
        <w:pStyle w:val="NoSpacing"/>
        <w:rPr>
          <w:rFonts w:ascii="Lucida Sans Unicode" w:hAnsi="Lucida Sans Unicode" w:cs="Lucida Sans Unicode"/>
          <w:b/>
          <w:sz w:val="21"/>
          <w:szCs w:val="21"/>
        </w:rPr>
      </w:pPr>
    </w:p>
    <w:p w:rsidR="00DC4667" w:rsidRPr="003C11AD" w:rsidRDefault="00DC4667" w:rsidP="00DC4667">
      <w:pPr>
        <w:pStyle w:val="NoSpacing"/>
        <w:rPr>
          <w:rFonts w:ascii="Lucida Sans Unicode" w:hAnsi="Lucida Sans Unicode" w:cs="Lucida Sans Unicode"/>
          <w:b/>
          <w:i/>
          <w:sz w:val="21"/>
          <w:szCs w:val="21"/>
        </w:rPr>
      </w:pPr>
      <w:r w:rsidRPr="003C11AD">
        <w:rPr>
          <w:rFonts w:ascii="Lucida Sans Unicode" w:hAnsi="Lucida Sans Unicode" w:cs="Lucida Sans Unicode"/>
          <w:b/>
          <w:i/>
          <w:sz w:val="21"/>
          <w:szCs w:val="21"/>
        </w:rPr>
        <w:t>Example</w:t>
      </w:r>
    </w:p>
    <w:p w:rsidR="00DC4667" w:rsidRPr="003C11AD" w:rsidRDefault="00DC4667" w:rsidP="00DC4667">
      <w:pPr>
        <w:pStyle w:val="NoSpacing"/>
        <w:rPr>
          <w:rFonts w:ascii="Lucida Sans Unicode" w:hAnsi="Lucida Sans Unicode" w:cs="Lucida Sans Unicode"/>
          <w:color w:val="A52A2A"/>
          <w:sz w:val="21"/>
          <w:szCs w:val="21"/>
        </w:rPr>
      </w:pP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a</w:t>
      </w:r>
      <w:r w:rsidRPr="003C11AD">
        <w:rPr>
          <w:rFonts w:ascii="Lucida Sans Unicode" w:hAnsi="Lucida Sans Unicode" w:cs="Lucida Sans Unicode"/>
          <w:color w:val="FF0000"/>
          <w:sz w:val="21"/>
          <w:szCs w:val="21"/>
        </w:rPr>
        <w:t> href</w:t>
      </w:r>
      <w:r w:rsidRPr="003C11AD">
        <w:rPr>
          <w:rFonts w:ascii="Lucida Sans Unicode" w:hAnsi="Lucida Sans Unicode" w:cs="Lucida Sans Unicode"/>
          <w:color w:val="0000CD"/>
          <w:sz w:val="21"/>
          <w:szCs w:val="21"/>
        </w:rPr>
        <w:t>="default.asp"&gt;</w:t>
      </w:r>
      <w:r w:rsidRPr="003C11AD">
        <w:rPr>
          <w:rFonts w:ascii="Lucida Sans Unicode" w:hAnsi="Lucida Sans Unicode" w:cs="Lucida Sans Unicode"/>
          <w:sz w:val="21"/>
          <w:szCs w:val="21"/>
        </w:rPr>
        <w:t>HTML tutorial</w:t>
      </w:r>
      <w:r w:rsidRPr="003C11AD">
        <w:rPr>
          <w:rFonts w:ascii="Lucida Sans Unicode" w:hAnsi="Lucida Sans Unicode" w:cs="Lucida Sans Unicode"/>
          <w:color w:val="0000CD"/>
          <w:sz w:val="21"/>
          <w:szCs w:val="21"/>
        </w:rPr>
        <w:t>&lt;</w:t>
      </w:r>
      <w:r w:rsidRPr="003C11AD">
        <w:rPr>
          <w:rFonts w:ascii="Lucida Sans Unicode" w:hAnsi="Lucida Sans Unicode" w:cs="Lucida Sans Unicode"/>
          <w:color w:val="A52A2A"/>
          <w:sz w:val="21"/>
          <w:szCs w:val="21"/>
        </w:rPr>
        <w:t>/</w:t>
      </w:r>
    </w:p>
    <w:p w:rsidR="00DC4667" w:rsidRPr="003C11AD" w:rsidRDefault="00DC4667" w:rsidP="00DC4667">
      <w:pPr>
        <w:pStyle w:val="NoSpacing"/>
        <w:rPr>
          <w:rFonts w:ascii="Lucida Sans Unicode" w:hAnsi="Lucida Sans Unicode" w:cs="Lucida Sans Unicode"/>
          <w:color w:val="A52A2A"/>
          <w:sz w:val="21"/>
          <w:szCs w:val="21"/>
        </w:rPr>
      </w:pPr>
    </w:p>
    <w:p w:rsidR="00520C2A" w:rsidRDefault="00520C2A" w:rsidP="00DC4667">
      <w:pPr>
        <w:pStyle w:val="NoSpacing"/>
        <w:rPr>
          <w:rFonts w:ascii="Lucida Sans Unicode" w:hAnsi="Lucida Sans Unicode" w:cs="Lucida Sans Unicode"/>
          <w:b/>
          <w:sz w:val="24"/>
          <w:szCs w:val="24"/>
        </w:rPr>
      </w:pPr>
    </w:p>
    <w:p w:rsidR="00DC4667" w:rsidRPr="003C11AD" w:rsidRDefault="00DC4667" w:rsidP="00DC4667">
      <w:pPr>
        <w:pStyle w:val="NoSpacing"/>
        <w:rPr>
          <w:rFonts w:ascii="Lucida Sans Unicode" w:hAnsi="Lucida Sans Unicode" w:cs="Lucida Sans Unicode"/>
          <w:b/>
          <w:sz w:val="24"/>
          <w:szCs w:val="24"/>
        </w:rPr>
      </w:pPr>
      <w:r w:rsidRPr="003C11AD">
        <w:rPr>
          <w:rFonts w:ascii="Lucida Sans Unicode" w:hAnsi="Lucida Sans Unicode" w:cs="Lucida Sans Unicode"/>
          <w:b/>
          <w:sz w:val="24"/>
          <w:szCs w:val="24"/>
        </w:rPr>
        <w:t>HTML LINKS COLORS</w:t>
      </w: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When you place your mouse cursor over a link, then you will watch the following two things will happen normally:</w:t>
      </w:r>
    </w:p>
    <w:p w:rsidR="00DC4667" w:rsidRPr="003C11AD" w:rsidRDefault="00DC4667" w:rsidP="00DC4667">
      <w:pPr>
        <w:pStyle w:val="NoSpacing"/>
        <w:rPr>
          <w:rFonts w:ascii="Lucida Sans Unicode" w:hAnsi="Lucida Sans Unicode" w:cs="Lucida Sans Unicode"/>
          <w:sz w:val="21"/>
          <w:szCs w:val="21"/>
        </w:rPr>
      </w:pPr>
      <w:proofErr w:type="gramStart"/>
      <w:r w:rsidRPr="003C11AD">
        <w:rPr>
          <w:rFonts w:ascii="Lucida Sans Unicode" w:hAnsi="Lucida Sans Unicode" w:cs="Lucida Sans Unicode"/>
          <w:sz w:val="21"/>
          <w:szCs w:val="21"/>
        </w:rPr>
        <w:t>the</w:t>
      </w:r>
      <w:proofErr w:type="gramEnd"/>
      <w:r w:rsidRPr="003C11AD">
        <w:rPr>
          <w:rFonts w:ascii="Lucida Sans Unicode" w:hAnsi="Lucida Sans Unicode" w:cs="Lucida Sans Unicode"/>
          <w:sz w:val="21"/>
          <w:szCs w:val="21"/>
        </w:rPr>
        <w:t xml:space="preserve"> arrow of the mouse will turn into a little hand</w:t>
      </w:r>
    </w:p>
    <w:p w:rsidR="00DC4667" w:rsidRPr="003C11AD" w:rsidRDefault="00DC4667" w:rsidP="00DC4667">
      <w:pPr>
        <w:pStyle w:val="NoSpacing"/>
        <w:rPr>
          <w:rFonts w:ascii="Lucida Sans Unicode" w:hAnsi="Lucida Sans Unicode" w:cs="Lucida Sans Unicode"/>
          <w:sz w:val="21"/>
          <w:szCs w:val="21"/>
        </w:rPr>
      </w:pPr>
      <w:proofErr w:type="gramStart"/>
      <w:r w:rsidRPr="003C11AD">
        <w:rPr>
          <w:rFonts w:ascii="Lucida Sans Unicode" w:hAnsi="Lucida Sans Unicode" w:cs="Lucida Sans Unicode"/>
          <w:sz w:val="21"/>
          <w:szCs w:val="21"/>
        </w:rPr>
        <w:t>the</w:t>
      </w:r>
      <w:proofErr w:type="gramEnd"/>
      <w:r w:rsidRPr="003C11AD">
        <w:rPr>
          <w:rFonts w:ascii="Lucida Sans Unicode" w:hAnsi="Lucida Sans Unicode" w:cs="Lucida Sans Unicode"/>
          <w:sz w:val="21"/>
          <w:szCs w:val="21"/>
        </w:rPr>
        <w:t xml:space="preserve"> color of the link element will change</w:t>
      </w:r>
    </w:p>
    <w:p w:rsidR="00DC4667" w:rsidRPr="003C11AD" w:rsidRDefault="00DC4667" w:rsidP="00DC4667">
      <w:pPr>
        <w:pStyle w:val="NoSpacing"/>
        <w:rPr>
          <w:rFonts w:ascii="Lucida Sans Unicode" w:hAnsi="Lucida Sans Unicode" w:cs="Lucida Sans Unicode"/>
          <w:sz w:val="21"/>
          <w:szCs w:val="21"/>
        </w:rPr>
      </w:pPr>
    </w:p>
    <w:p w:rsidR="00DC4667" w:rsidRPr="003C11AD" w:rsidRDefault="00DC4667" w:rsidP="00DC4667">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By default, the link will appear as in all browsers:</w:t>
      </w:r>
    </w:p>
    <w:tbl>
      <w:tblPr>
        <w:tblW w:w="5711" w:type="dxa"/>
        <w:tblCellSpacing w:w="15" w:type="dxa"/>
        <w:tblInd w:w="45" w:type="dxa"/>
        <w:tblBorders>
          <w:top w:val="single" w:sz="6" w:space="0" w:color="008080"/>
          <w:left w:val="single" w:sz="6" w:space="0" w:color="008080"/>
          <w:bottom w:val="single" w:sz="6" w:space="0" w:color="008080"/>
          <w:right w:val="single" w:sz="6" w:space="0" w:color="008080"/>
        </w:tblBorders>
        <w:tblCellMar>
          <w:top w:w="15" w:type="dxa"/>
          <w:left w:w="15" w:type="dxa"/>
          <w:bottom w:w="15" w:type="dxa"/>
          <w:right w:w="15" w:type="dxa"/>
        </w:tblCellMar>
        <w:tblLook w:val="04A0"/>
      </w:tblPr>
      <w:tblGrid>
        <w:gridCol w:w="2490"/>
        <w:gridCol w:w="3221"/>
      </w:tblGrid>
      <w:tr w:rsidR="00DC4667" w:rsidRPr="003C11AD" w:rsidTr="00C03345">
        <w:trPr>
          <w:tblCellSpacing w:w="15" w:type="dxa"/>
        </w:trPr>
        <w:tc>
          <w:tcPr>
            <w:tcW w:w="2445" w:type="dxa"/>
            <w:shd w:val="clear" w:color="auto" w:fill="008080"/>
            <w:tcMar>
              <w:top w:w="150" w:type="dxa"/>
              <w:left w:w="150" w:type="dxa"/>
              <w:bottom w:w="150" w:type="dxa"/>
              <w:right w:w="150"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Link</w:t>
            </w:r>
          </w:p>
        </w:tc>
        <w:tc>
          <w:tcPr>
            <w:tcW w:w="3176" w:type="dxa"/>
            <w:shd w:val="clear" w:color="auto" w:fill="008080"/>
            <w:tcMar>
              <w:top w:w="150" w:type="dxa"/>
              <w:left w:w="150" w:type="dxa"/>
              <w:bottom w:w="150" w:type="dxa"/>
              <w:right w:w="150"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Appearance</w:t>
            </w:r>
          </w:p>
        </w:tc>
      </w:tr>
      <w:tr w:rsidR="00DC4667" w:rsidRPr="003C11AD" w:rsidTr="00C03345">
        <w:trPr>
          <w:tblCellSpacing w:w="15" w:type="dxa"/>
        </w:trPr>
        <w:tc>
          <w:tcPr>
            <w:tcW w:w="2445" w:type="dxa"/>
            <w:shd w:val="clear" w:color="auto" w:fill="F5F5F5"/>
            <w:tcMar>
              <w:top w:w="105" w:type="dxa"/>
              <w:left w:w="105" w:type="dxa"/>
              <w:bottom w:w="105" w:type="dxa"/>
              <w:right w:w="105"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unvisited link</w:t>
            </w:r>
          </w:p>
        </w:tc>
        <w:tc>
          <w:tcPr>
            <w:tcW w:w="3176" w:type="dxa"/>
            <w:shd w:val="clear" w:color="auto" w:fill="F5F5F5"/>
            <w:tcMar>
              <w:top w:w="105" w:type="dxa"/>
              <w:left w:w="105" w:type="dxa"/>
              <w:bottom w:w="105" w:type="dxa"/>
              <w:right w:w="105"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underline and blue</w:t>
            </w:r>
          </w:p>
        </w:tc>
      </w:tr>
      <w:tr w:rsidR="00DC4667" w:rsidRPr="003C11AD" w:rsidTr="00C03345">
        <w:trPr>
          <w:tblCellSpacing w:w="15" w:type="dxa"/>
        </w:trPr>
        <w:tc>
          <w:tcPr>
            <w:tcW w:w="2445" w:type="dxa"/>
            <w:shd w:val="clear" w:color="auto" w:fill="F5FFFA"/>
            <w:tcMar>
              <w:top w:w="105" w:type="dxa"/>
              <w:left w:w="105" w:type="dxa"/>
              <w:bottom w:w="105" w:type="dxa"/>
              <w:right w:w="105"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visited link</w:t>
            </w:r>
          </w:p>
        </w:tc>
        <w:tc>
          <w:tcPr>
            <w:tcW w:w="3176" w:type="dxa"/>
            <w:shd w:val="clear" w:color="auto" w:fill="F5FFFA"/>
            <w:tcMar>
              <w:top w:w="105" w:type="dxa"/>
              <w:left w:w="105" w:type="dxa"/>
              <w:bottom w:w="105" w:type="dxa"/>
              <w:right w:w="105"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underline and purple</w:t>
            </w:r>
          </w:p>
        </w:tc>
      </w:tr>
      <w:tr w:rsidR="00DC4667" w:rsidRPr="003C11AD" w:rsidTr="00C03345">
        <w:trPr>
          <w:tblCellSpacing w:w="15" w:type="dxa"/>
        </w:trPr>
        <w:tc>
          <w:tcPr>
            <w:tcW w:w="2445" w:type="dxa"/>
            <w:shd w:val="clear" w:color="auto" w:fill="F5F5F5"/>
            <w:tcMar>
              <w:top w:w="105" w:type="dxa"/>
              <w:left w:w="105" w:type="dxa"/>
              <w:bottom w:w="105" w:type="dxa"/>
              <w:right w:w="105"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active link</w:t>
            </w:r>
          </w:p>
        </w:tc>
        <w:tc>
          <w:tcPr>
            <w:tcW w:w="3176" w:type="dxa"/>
            <w:shd w:val="clear" w:color="auto" w:fill="F5F5F5"/>
            <w:tcMar>
              <w:top w:w="105" w:type="dxa"/>
              <w:left w:w="105" w:type="dxa"/>
              <w:bottom w:w="105" w:type="dxa"/>
              <w:right w:w="105" w:type="dxa"/>
            </w:tcMar>
            <w:vAlign w:val="center"/>
            <w:hideMark/>
          </w:tcPr>
          <w:p w:rsidR="00DC4667" w:rsidRPr="003C11AD" w:rsidRDefault="00DC4667" w:rsidP="00C03345">
            <w:pPr>
              <w:pStyle w:val="NoSpacing"/>
              <w:rPr>
                <w:rFonts w:ascii="Lucida Sans Unicode" w:hAnsi="Lucida Sans Unicode" w:cs="Lucida Sans Unicode"/>
                <w:sz w:val="21"/>
                <w:szCs w:val="21"/>
              </w:rPr>
            </w:pPr>
            <w:r w:rsidRPr="003C11AD">
              <w:rPr>
                <w:rFonts w:ascii="Lucida Sans Unicode" w:hAnsi="Lucida Sans Unicode" w:cs="Lucida Sans Unicode"/>
                <w:sz w:val="21"/>
                <w:szCs w:val="21"/>
              </w:rPr>
              <w:t>underline and red</w:t>
            </w:r>
          </w:p>
        </w:tc>
      </w:tr>
    </w:tbl>
    <w:p w:rsidR="00DC4667" w:rsidRDefault="00DC4667" w:rsidP="00DC4667">
      <w:pPr>
        <w:jc w:val="center"/>
        <w:rPr>
          <w:b/>
          <w:bCs/>
          <w:sz w:val="144"/>
          <w:szCs w:val="144"/>
        </w:rPr>
      </w:pPr>
    </w:p>
    <w:p w:rsidR="00DC4667" w:rsidRDefault="00DC4667" w:rsidP="00DC4667">
      <w:pPr>
        <w:jc w:val="center"/>
        <w:rPr>
          <w:b/>
          <w:bCs/>
          <w:sz w:val="144"/>
          <w:szCs w:val="144"/>
        </w:rPr>
      </w:pPr>
    </w:p>
    <w:p w:rsidR="00520C2A" w:rsidRPr="00520C2A" w:rsidRDefault="00520C2A" w:rsidP="00520C2A">
      <w:pPr>
        <w:pStyle w:val="NoSpacing"/>
        <w:rPr>
          <w:rFonts w:ascii="Times New Roman" w:eastAsia="Times New Roman" w:hAnsi="Times New Roman"/>
          <w:b/>
          <w:bCs/>
          <w:sz w:val="32"/>
          <w:szCs w:val="144"/>
        </w:rPr>
      </w:pPr>
    </w:p>
    <w:p w:rsidR="00DC4667" w:rsidRDefault="00DC4667" w:rsidP="00520C2A">
      <w:pPr>
        <w:pStyle w:val="NoSpacing"/>
        <w:jc w:val="center"/>
        <w:rPr>
          <w:rFonts w:ascii="Lucida Sans Unicode" w:hAnsi="Lucida Sans Unicode" w:cs="Lucida Sans Unicode"/>
          <w:b/>
          <w:sz w:val="40"/>
          <w:szCs w:val="24"/>
        </w:rPr>
      </w:pPr>
      <w:r w:rsidRPr="0004246B">
        <w:rPr>
          <w:rFonts w:ascii="Lucida Sans Unicode" w:hAnsi="Lucida Sans Unicode" w:cs="Lucida Sans Unicode"/>
          <w:b/>
          <w:sz w:val="40"/>
          <w:szCs w:val="24"/>
        </w:rPr>
        <w:lastRenderedPageBreak/>
        <w:t>Practical No.</w:t>
      </w:r>
      <w:r>
        <w:rPr>
          <w:rFonts w:ascii="Lucida Sans Unicode" w:hAnsi="Lucida Sans Unicode" w:cs="Lucida Sans Unicode"/>
          <w:b/>
          <w:sz w:val="40"/>
          <w:szCs w:val="24"/>
        </w:rPr>
        <w:t>4</w:t>
      </w:r>
    </w:p>
    <w:p w:rsidR="00DC4667" w:rsidRPr="001858C2" w:rsidRDefault="00DC4667" w:rsidP="00DC4667">
      <w:pPr>
        <w:pStyle w:val="NoSpacing"/>
        <w:jc w:val="center"/>
        <w:rPr>
          <w:rFonts w:ascii="Lucida Sans Unicode" w:hAnsi="Lucida Sans Unicode" w:cs="Lucida Sans Unicode"/>
          <w:b/>
          <w:sz w:val="40"/>
          <w:szCs w:val="24"/>
        </w:rPr>
      </w:pPr>
      <w:r w:rsidRPr="006A4DF7">
        <w:rPr>
          <w:rFonts w:ascii="Lucida Sans Unicode" w:hAnsi="Lucida Sans Unicode" w:cs="Lucida Sans Unicode"/>
          <w:b/>
          <w:noProof/>
          <w:sz w:val="36"/>
          <w:szCs w:val="24"/>
        </w:rPr>
        <w:t>CODE TO IMPLEMENT CONCEPT OF TABLES.</w:t>
      </w:r>
    </w:p>
    <w:p w:rsidR="00DC4667" w:rsidRPr="006217EC" w:rsidRDefault="00DC4667" w:rsidP="00DC4667">
      <w:pPr>
        <w:pStyle w:val="NoSpacing"/>
        <w:rPr>
          <w:rFonts w:ascii="Times New Roman" w:hAnsi="Times New Roman"/>
          <w:b/>
          <w:noProof/>
          <w:sz w:val="24"/>
          <w:szCs w:val="24"/>
          <w:u w:val="single"/>
        </w:rPr>
      </w:pPr>
    </w:p>
    <w:p w:rsidR="00DC4667" w:rsidRDefault="00DC4667" w:rsidP="00DC4667">
      <w:pPr>
        <w:pStyle w:val="NoSpacing"/>
        <w:rPr>
          <w:rFonts w:ascii="Lucida Sans Unicode" w:hAnsi="Lucida Sans Unicode" w:cs="Lucida Sans Unicode"/>
          <w:b/>
          <w:bCs/>
          <w:color w:val="000000"/>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Defining an HTML Table</w:t>
      </w:r>
    </w:p>
    <w:p w:rsidR="00DC4667" w:rsidRPr="006A4DF7" w:rsidRDefault="00DC4667" w:rsidP="00DC4667">
      <w:pPr>
        <w:pStyle w:val="NoSpacing"/>
        <w:rPr>
          <w:rFonts w:ascii="Lucida Sans Unicode" w:hAnsi="Lucida Sans Unicode" w:cs="Lucida Sans Unicode"/>
          <w:color w:val="000000"/>
          <w:sz w:val="21"/>
          <w:szCs w:val="21"/>
        </w:rPr>
      </w:pPr>
      <w:r w:rsidRPr="006A4DF7">
        <w:rPr>
          <w:rFonts w:ascii="Lucida Sans Unicode" w:hAnsi="Lucida Sans Unicode" w:cs="Lucida Sans Unicode"/>
          <w:color w:val="000000"/>
          <w:sz w:val="21"/>
          <w:szCs w:val="21"/>
        </w:rPr>
        <w:t>An HTML table is defined with the </w:t>
      </w:r>
      <w:r w:rsidRPr="006A4DF7">
        <w:rPr>
          <w:rStyle w:val="Strong"/>
          <w:rFonts w:ascii="Lucida Sans Unicode" w:hAnsi="Lucida Sans Unicode" w:cs="Lucida Sans Unicode"/>
          <w:color w:val="000000"/>
          <w:sz w:val="21"/>
          <w:szCs w:val="21"/>
        </w:rPr>
        <w:t>&lt;table&gt;</w:t>
      </w:r>
      <w:r w:rsidRPr="006A4DF7">
        <w:rPr>
          <w:rFonts w:ascii="Lucida Sans Unicode" w:hAnsi="Lucida Sans Unicode" w:cs="Lucida Sans Unicode"/>
          <w:color w:val="000000"/>
          <w:sz w:val="21"/>
          <w:szCs w:val="21"/>
        </w:rPr>
        <w:t> tag.</w:t>
      </w:r>
    </w:p>
    <w:p w:rsidR="00DC4667" w:rsidRPr="006A4DF7" w:rsidRDefault="00DC4667" w:rsidP="00DC4667">
      <w:pPr>
        <w:pStyle w:val="NoSpacing"/>
        <w:rPr>
          <w:rFonts w:ascii="Lucida Sans Unicode" w:hAnsi="Lucida Sans Unicode" w:cs="Lucida Sans Unicode"/>
          <w:color w:val="000000"/>
          <w:sz w:val="21"/>
          <w:szCs w:val="21"/>
        </w:rPr>
      </w:pPr>
      <w:r w:rsidRPr="006A4DF7">
        <w:rPr>
          <w:rFonts w:ascii="Lucida Sans Unicode" w:hAnsi="Lucida Sans Unicode" w:cs="Lucida Sans Unicode"/>
          <w:color w:val="000000"/>
          <w:sz w:val="21"/>
          <w:szCs w:val="21"/>
        </w:rPr>
        <w:t>Each table row is defined with the </w:t>
      </w:r>
      <w:r w:rsidRPr="006A4DF7">
        <w:rPr>
          <w:rStyle w:val="Strong"/>
          <w:rFonts w:ascii="Lucida Sans Unicode" w:hAnsi="Lucida Sans Unicode" w:cs="Lucida Sans Unicode"/>
          <w:color w:val="000000"/>
          <w:sz w:val="21"/>
          <w:szCs w:val="21"/>
        </w:rPr>
        <w:t>&lt;</w:t>
      </w:r>
      <w:proofErr w:type="gramStart"/>
      <w:r w:rsidRPr="006A4DF7">
        <w:rPr>
          <w:rStyle w:val="Strong"/>
          <w:rFonts w:ascii="Lucida Sans Unicode" w:hAnsi="Lucida Sans Unicode" w:cs="Lucida Sans Unicode"/>
          <w:color w:val="000000"/>
          <w:sz w:val="21"/>
          <w:szCs w:val="21"/>
        </w:rPr>
        <w:t>tr</w:t>
      </w:r>
      <w:proofErr w:type="gramEnd"/>
      <w:r w:rsidRPr="006A4DF7">
        <w:rPr>
          <w:rStyle w:val="Strong"/>
          <w:rFonts w:ascii="Lucida Sans Unicode" w:hAnsi="Lucida Sans Unicode" w:cs="Lucida Sans Unicode"/>
          <w:color w:val="000000"/>
          <w:sz w:val="21"/>
          <w:szCs w:val="21"/>
        </w:rPr>
        <w:t>&gt;</w:t>
      </w:r>
      <w:r w:rsidRPr="006A4DF7">
        <w:rPr>
          <w:rFonts w:ascii="Lucida Sans Unicode" w:hAnsi="Lucida Sans Unicode" w:cs="Lucida Sans Unicode"/>
          <w:color w:val="000000"/>
          <w:sz w:val="21"/>
          <w:szCs w:val="21"/>
        </w:rPr>
        <w:t> tag. A table header is defined with the </w:t>
      </w:r>
      <w:r w:rsidRPr="006A4DF7">
        <w:rPr>
          <w:rStyle w:val="Strong"/>
          <w:rFonts w:ascii="Lucida Sans Unicode" w:hAnsi="Lucida Sans Unicode" w:cs="Lucida Sans Unicode"/>
          <w:color w:val="000000"/>
          <w:sz w:val="21"/>
          <w:szCs w:val="21"/>
        </w:rPr>
        <w:t>&lt;</w:t>
      </w:r>
      <w:proofErr w:type="gramStart"/>
      <w:r w:rsidRPr="006A4DF7">
        <w:rPr>
          <w:rStyle w:val="Strong"/>
          <w:rFonts w:ascii="Lucida Sans Unicode" w:hAnsi="Lucida Sans Unicode" w:cs="Lucida Sans Unicode"/>
          <w:color w:val="000000"/>
          <w:sz w:val="21"/>
          <w:szCs w:val="21"/>
        </w:rPr>
        <w:t>th</w:t>
      </w:r>
      <w:proofErr w:type="gramEnd"/>
      <w:r w:rsidRPr="006A4DF7">
        <w:rPr>
          <w:rStyle w:val="Strong"/>
          <w:rFonts w:ascii="Lucida Sans Unicode" w:hAnsi="Lucida Sans Unicode" w:cs="Lucida Sans Unicode"/>
          <w:color w:val="000000"/>
          <w:sz w:val="21"/>
          <w:szCs w:val="21"/>
        </w:rPr>
        <w:t>&gt;</w:t>
      </w:r>
      <w:r w:rsidRPr="006A4DF7">
        <w:rPr>
          <w:rFonts w:ascii="Lucida Sans Unicode" w:hAnsi="Lucida Sans Unicode" w:cs="Lucida Sans Unicode"/>
          <w:color w:val="000000"/>
          <w:sz w:val="21"/>
          <w:szCs w:val="21"/>
        </w:rPr>
        <w:t> tag. By default, table headings are bold and centered. A table data/cell is defined with the </w:t>
      </w:r>
      <w:r w:rsidRPr="006A4DF7">
        <w:rPr>
          <w:rStyle w:val="Strong"/>
          <w:rFonts w:ascii="Lucida Sans Unicode" w:hAnsi="Lucida Sans Unicode" w:cs="Lucida Sans Unicode"/>
          <w:color w:val="000000"/>
          <w:sz w:val="21"/>
          <w:szCs w:val="21"/>
        </w:rPr>
        <w:t>&lt;td&gt;</w:t>
      </w:r>
      <w:r w:rsidRPr="006A4DF7">
        <w:rPr>
          <w:rFonts w:ascii="Lucida Sans Unicode" w:hAnsi="Lucida Sans Unicode" w:cs="Lucida Sans Unicode"/>
          <w:color w:val="000000"/>
          <w:sz w:val="21"/>
          <w:szCs w:val="21"/>
        </w:rPr>
        <w:t> tag.</w:t>
      </w:r>
    </w:p>
    <w:p w:rsidR="00DC4667" w:rsidRPr="006A4DF7" w:rsidRDefault="00DC4667" w:rsidP="00DC4667">
      <w:pPr>
        <w:pStyle w:val="NoSpacing"/>
        <w:rPr>
          <w:rFonts w:ascii="Lucida Sans Unicode" w:hAnsi="Lucida Sans Unicode" w:cs="Lucida Sans Unicode"/>
          <w:bCs/>
          <w:color w:val="000000"/>
          <w:sz w:val="21"/>
          <w:szCs w:val="21"/>
        </w:rPr>
      </w:pP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6A4DF7" w:rsidRDefault="00DC4667" w:rsidP="00DC4667">
      <w:pPr>
        <w:pStyle w:val="NoSpacing"/>
        <w:rPr>
          <w:rFonts w:ascii="Lucida Sans Unicode" w:hAnsi="Lucida Sans Unicode" w:cs="Lucida Sans Unicode"/>
          <w:color w:val="000000"/>
          <w:sz w:val="21"/>
          <w:szCs w:val="21"/>
        </w:rPr>
      </w:pP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table</w:t>
      </w:r>
      <w:r w:rsidRPr="006A4DF7">
        <w:rPr>
          <w:rFonts w:ascii="Lucida Sans Unicode" w:hAnsi="Lucida Sans Unicode" w:cs="Lucida Sans Unicode"/>
          <w:color w:val="FF0000"/>
          <w:sz w:val="21"/>
          <w:szCs w:val="21"/>
        </w:rPr>
        <w:t> style</w:t>
      </w:r>
      <w:r w:rsidRPr="006A4DF7">
        <w:rPr>
          <w:rFonts w:ascii="Lucida Sans Unicode" w:hAnsi="Lucida Sans Unicode" w:cs="Lucida Sans Unicode"/>
          <w:color w:val="0000CD"/>
          <w:sz w:val="21"/>
          <w:szCs w:val="21"/>
        </w:rPr>
        <w:t>="width:100%"&gt;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tr</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th</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Firstname</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/th</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th</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Lastname</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/th</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 </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th</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Age</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/th</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/tr</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tr</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Jill</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Smith</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 </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50</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/tr</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tr</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Eve</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Jackson</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 </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t>94</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/td</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t>  </w:t>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/tr</w:t>
      </w:r>
      <w:r w:rsidRPr="006A4DF7">
        <w:rPr>
          <w:rFonts w:ascii="Lucida Sans Unicode" w:hAnsi="Lucida Sans Unicode" w:cs="Lucida Sans Unicode"/>
          <w:color w:val="0000CD"/>
          <w:sz w:val="21"/>
          <w:szCs w:val="21"/>
        </w:rPr>
        <w:t>&gt;</w:t>
      </w:r>
      <w:r w:rsidRPr="006A4DF7">
        <w:rPr>
          <w:rFonts w:ascii="Lucida Sans Unicode" w:hAnsi="Lucida Sans Unicode" w:cs="Lucida Sans Unicode"/>
          <w:color w:val="000000"/>
          <w:sz w:val="21"/>
          <w:szCs w:val="21"/>
        </w:rPr>
        <w:br/>
      </w:r>
      <w:r w:rsidRPr="006A4DF7">
        <w:rPr>
          <w:rFonts w:ascii="Lucida Sans Unicode" w:hAnsi="Lucida Sans Unicode" w:cs="Lucida Sans Unicode"/>
          <w:color w:val="0000CD"/>
          <w:sz w:val="21"/>
          <w:szCs w:val="21"/>
        </w:rPr>
        <w:t>&lt;</w:t>
      </w:r>
      <w:r w:rsidRPr="006A4DF7">
        <w:rPr>
          <w:rFonts w:ascii="Lucida Sans Unicode" w:hAnsi="Lucida Sans Unicode" w:cs="Lucida Sans Unicode"/>
          <w:color w:val="A52A2A"/>
          <w:sz w:val="21"/>
          <w:szCs w:val="21"/>
        </w:rPr>
        <w:t>/table</w:t>
      </w:r>
      <w:r w:rsidRPr="006A4DF7">
        <w:rPr>
          <w:rFonts w:ascii="Lucida Sans Unicode" w:hAnsi="Lucida Sans Unicode" w:cs="Lucida Sans Unicode"/>
          <w:color w:val="0000CD"/>
          <w:sz w:val="21"/>
          <w:szCs w:val="21"/>
        </w:rPr>
        <w:t>&gt;</w:t>
      </w:r>
    </w:p>
    <w:p w:rsidR="00DC4667" w:rsidRPr="006A4DF7" w:rsidRDefault="00DC4667" w:rsidP="00DC4667">
      <w:pPr>
        <w:pStyle w:val="NoSpacing"/>
        <w:rPr>
          <w:rFonts w:ascii="Lucida Sans Unicode" w:hAnsi="Lucida Sans Unicode" w:cs="Lucida Sans Unicode"/>
          <w:color w:val="000000"/>
          <w:sz w:val="21"/>
          <w:szCs w:val="21"/>
        </w:rPr>
      </w:pPr>
      <w:r w:rsidRPr="006A4DF7">
        <w:rPr>
          <w:rStyle w:val="Strong"/>
          <w:rFonts w:ascii="Lucida Sans Unicode" w:hAnsi="Lucida Sans Unicode" w:cs="Lucida Sans Unicode"/>
          <w:color w:val="000000"/>
          <w:sz w:val="21"/>
          <w:szCs w:val="21"/>
        </w:rPr>
        <w:t>Note:</w:t>
      </w:r>
      <w:r w:rsidRPr="006A4DF7">
        <w:rPr>
          <w:rFonts w:ascii="Lucida Sans Unicode" w:hAnsi="Lucida Sans Unicode" w:cs="Lucida Sans Unicode"/>
          <w:color w:val="000000"/>
          <w:sz w:val="21"/>
          <w:szCs w:val="21"/>
        </w:rPr>
        <w:t> The &lt;td&gt; elements are the data containers of the table.</w:t>
      </w:r>
      <w:r w:rsidRPr="006A4DF7">
        <w:rPr>
          <w:rFonts w:ascii="Lucida Sans Unicode" w:hAnsi="Lucida Sans Unicode" w:cs="Lucida Sans Unicode"/>
          <w:color w:val="000000"/>
          <w:sz w:val="21"/>
          <w:szCs w:val="21"/>
        </w:rPr>
        <w:br/>
        <w:t>They can contain all sorts of HTML elements; text, images, lists, other tables, etc.</w:t>
      </w:r>
    </w:p>
    <w:p w:rsidR="00DC4667" w:rsidRPr="006A4DF7" w:rsidRDefault="00DC4667" w:rsidP="00DC4667">
      <w:pPr>
        <w:pStyle w:val="NoSpacing"/>
        <w:rPr>
          <w:rFonts w:ascii="Lucida Sans Unicode" w:hAnsi="Lucida Sans Unicode" w:cs="Lucida Sans Unicode"/>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520C2A" w:rsidRDefault="00520C2A" w:rsidP="00DC4667">
      <w:pPr>
        <w:pStyle w:val="NoSpacing"/>
        <w:rPr>
          <w:rFonts w:ascii="Lucida Sans Unicode" w:hAnsi="Lucida Sans Unicode" w:cs="Lucida Sans Unicode"/>
          <w:b/>
          <w:bCs/>
          <w:color w:val="000000"/>
          <w:sz w:val="21"/>
          <w:szCs w:val="21"/>
        </w:rPr>
      </w:pPr>
    </w:p>
    <w:p w:rsidR="00DC4667" w:rsidRPr="00520C2A" w:rsidRDefault="00DC4667" w:rsidP="00DC4667">
      <w:pPr>
        <w:pStyle w:val="NoSpacing"/>
        <w:rPr>
          <w:rFonts w:ascii="Lucida Sans Unicode" w:hAnsi="Lucida Sans Unicode" w:cs="Lucida Sans Unicode"/>
          <w:b/>
          <w:color w:val="000000"/>
          <w:sz w:val="24"/>
          <w:szCs w:val="21"/>
        </w:rPr>
      </w:pPr>
      <w:r w:rsidRPr="00520C2A">
        <w:rPr>
          <w:rFonts w:ascii="Lucida Sans Unicode" w:hAnsi="Lucida Sans Unicode" w:cs="Lucida Sans Unicode"/>
          <w:b/>
          <w:bCs/>
          <w:color w:val="000000"/>
          <w:sz w:val="24"/>
          <w:szCs w:val="21"/>
        </w:rPr>
        <w:lastRenderedPageBreak/>
        <w:t>HTML Table Example</w:t>
      </w:r>
    </w:p>
    <w:tbl>
      <w:tblPr>
        <w:tblW w:w="9062" w:type="dxa"/>
        <w:tblCellMar>
          <w:top w:w="15" w:type="dxa"/>
          <w:left w:w="15" w:type="dxa"/>
          <w:bottom w:w="15" w:type="dxa"/>
          <w:right w:w="15" w:type="dxa"/>
        </w:tblCellMar>
        <w:tblLook w:val="04A0"/>
      </w:tblPr>
      <w:tblGrid>
        <w:gridCol w:w="3600"/>
        <w:gridCol w:w="3270"/>
        <w:gridCol w:w="2192"/>
      </w:tblGrid>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bCs/>
                <w:sz w:val="21"/>
                <w:szCs w:val="21"/>
              </w:rPr>
            </w:pPr>
            <w:r w:rsidRPr="006A4DF7">
              <w:rPr>
                <w:rFonts w:ascii="Lucida Sans Unicode" w:hAnsi="Lucida Sans Unicode" w:cs="Lucida Sans Unicode"/>
                <w:bCs/>
                <w:sz w:val="21"/>
                <w:szCs w:val="21"/>
              </w:rPr>
              <w:t>Company</w:t>
            </w:r>
          </w:p>
        </w:tc>
        <w:tc>
          <w:tcPr>
            <w:tcW w:w="32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bCs/>
                <w:sz w:val="21"/>
                <w:szCs w:val="21"/>
              </w:rPr>
            </w:pPr>
            <w:r w:rsidRPr="006A4DF7">
              <w:rPr>
                <w:rFonts w:ascii="Lucida Sans Unicode" w:hAnsi="Lucida Sans Unicode" w:cs="Lucida Sans Unicode"/>
                <w:bCs/>
                <w:sz w:val="21"/>
                <w:szCs w:val="21"/>
              </w:rPr>
              <w:t>Contact</w:t>
            </w:r>
          </w:p>
        </w:tc>
        <w:tc>
          <w:tcPr>
            <w:tcW w:w="219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bCs/>
                <w:sz w:val="21"/>
                <w:szCs w:val="21"/>
              </w:rPr>
            </w:pPr>
            <w:r w:rsidRPr="006A4DF7">
              <w:rPr>
                <w:rFonts w:ascii="Lucida Sans Unicode" w:hAnsi="Lucida Sans Unicode" w:cs="Lucida Sans Unicode"/>
                <w:bCs/>
                <w:sz w:val="21"/>
                <w:szCs w:val="21"/>
              </w:rPr>
              <w:t>Country</w:t>
            </w:r>
          </w:p>
        </w:tc>
      </w:tr>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Alfreds Futterkiste</w:t>
            </w:r>
          </w:p>
        </w:tc>
        <w:tc>
          <w:tcPr>
            <w:tcW w:w="3270"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Maria Anders</w:t>
            </w:r>
          </w:p>
        </w:tc>
        <w:tc>
          <w:tcPr>
            <w:tcW w:w="2192"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Germany</w:t>
            </w:r>
          </w:p>
        </w:tc>
      </w:tr>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Centro comercial Moctezuma</w:t>
            </w:r>
          </w:p>
        </w:tc>
        <w:tc>
          <w:tcPr>
            <w:tcW w:w="32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Francisco Chang</w:t>
            </w:r>
          </w:p>
        </w:tc>
        <w:tc>
          <w:tcPr>
            <w:tcW w:w="219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Mexico</w:t>
            </w:r>
          </w:p>
        </w:tc>
      </w:tr>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Ernst Handel</w:t>
            </w:r>
          </w:p>
        </w:tc>
        <w:tc>
          <w:tcPr>
            <w:tcW w:w="3270"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Roland Mendel</w:t>
            </w:r>
          </w:p>
        </w:tc>
        <w:tc>
          <w:tcPr>
            <w:tcW w:w="2192"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Austria</w:t>
            </w:r>
          </w:p>
        </w:tc>
      </w:tr>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Island Trading</w:t>
            </w:r>
          </w:p>
        </w:tc>
        <w:tc>
          <w:tcPr>
            <w:tcW w:w="32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Helen Bennett</w:t>
            </w:r>
          </w:p>
        </w:tc>
        <w:tc>
          <w:tcPr>
            <w:tcW w:w="219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UK</w:t>
            </w:r>
          </w:p>
        </w:tc>
      </w:tr>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Laughing Bacchus Winecellars</w:t>
            </w:r>
          </w:p>
        </w:tc>
        <w:tc>
          <w:tcPr>
            <w:tcW w:w="3270"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Yoshi Tannamuri</w:t>
            </w:r>
          </w:p>
        </w:tc>
        <w:tc>
          <w:tcPr>
            <w:tcW w:w="2192"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Canada</w:t>
            </w:r>
          </w:p>
        </w:tc>
      </w:tr>
      <w:tr w:rsidR="00DC4667" w:rsidRPr="006A4DF7" w:rsidTr="00C03345">
        <w:tc>
          <w:tcPr>
            <w:tcW w:w="36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Magazzini Alimentari Riuniti</w:t>
            </w:r>
          </w:p>
        </w:tc>
        <w:tc>
          <w:tcPr>
            <w:tcW w:w="32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Giovanni Rovelli</w:t>
            </w:r>
          </w:p>
        </w:tc>
        <w:tc>
          <w:tcPr>
            <w:tcW w:w="219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DC4667" w:rsidRPr="006A4DF7" w:rsidRDefault="00DC4667" w:rsidP="00C03345">
            <w:pPr>
              <w:pStyle w:val="NoSpacing"/>
              <w:rPr>
                <w:rFonts w:ascii="Lucida Sans Unicode" w:hAnsi="Lucida Sans Unicode" w:cs="Lucida Sans Unicode"/>
                <w:sz w:val="21"/>
                <w:szCs w:val="21"/>
              </w:rPr>
            </w:pPr>
            <w:r w:rsidRPr="006A4DF7">
              <w:rPr>
                <w:rFonts w:ascii="Lucida Sans Unicode" w:hAnsi="Lucida Sans Unicode" w:cs="Lucida Sans Unicode"/>
                <w:sz w:val="21"/>
                <w:szCs w:val="21"/>
              </w:rPr>
              <w:t>Italy</w:t>
            </w:r>
          </w:p>
        </w:tc>
      </w:tr>
    </w:tbl>
    <w:p w:rsidR="00DC4667" w:rsidRPr="006A4DF7" w:rsidRDefault="00DC4667" w:rsidP="00DC4667">
      <w:pPr>
        <w:pStyle w:val="NoSpacing"/>
        <w:rPr>
          <w:rFonts w:ascii="Lucida Sans Unicode" w:hAnsi="Lucida Sans Unicode" w:cs="Lucida Sans Unicode"/>
          <w:bCs/>
          <w:color w:val="000000"/>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ADDING A BORDER</w:t>
      </w:r>
    </w:p>
    <w:p w:rsidR="00DC4667" w:rsidRPr="006A4DF7" w:rsidRDefault="00DC4667" w:rsidP="00DC4667">
      <w:pPr>
        <w:pStyle w:val="NoSpacing"/>
        <w:rPr>
          <w:rFonts w:ascii="Lucida Sans Unicode" w:hAnsi="Lucida Sans Unicode" w:cs="Lucida Sans Unicode"/>
          <w:color w:val="000000"/>
          <w:sz w:val="21"/>
          <w:szCs w:val="21"/>
        </w:rPr>
      </w:pPr>
      <w:r w:rsidRPr="006A4DF7">
        <w:rPr>
          <w:rFonts w:ascii="Lucida Sans Unicode" w:hAnsi="Lucida Sans Unicode" w:cs="Lucida Sans Unicode"/>
          <w:color w:val="000000"/>
          <w:sz w:val="21"/>
          <w:szCs w:val="21"/>
        </w:rPr>
        <w:t>If you do not specify a border for the table, it will be displayed without borders.</w:t>
      </w:r>
    </w:p>
    <w:p w:rsidR="00DC4667" w:rsidRPr="006A4DF7" w:rsidRDefault="00DC4667" w:rsidP="00DC4667">
      <w:pPr>
        <w:pStyle w:val="NoSpacing"/>
        <w:rPr>
          <w:rFonts w:ascii="Lucida Sans Unicode" w:hAnsi="Lucida Sans Unicode" w:cs="Lucida Sans Unicode"/>
          <w:color w:val="000000"/>
          <w:sz w:val="21"/>
          <w:szCs w:val="21"/>
        </w:rPr>
      </w:pPr>
      <w:r w:rsidRPr="006A4DF7">
        <w:rPr>
          <w:rFonts w:ascii="Lucida Sans Unicode" w:hAnsi="Lucida Sans Unicode" w:cs="Lucida Sans Unicode"/>
          <w:color w:val="000000"/>
          <w:sz w:val="21"/>
          <w:szCs w:val="21"/>
        </w:rPr>
        <w:t>A border is set using the CSS </w:t>
      </w:r>
      <w:r w:rsidRPr="006A4DF7">
        <w:rPr>
          <w:rStyle w:val="Strong"/>
          <w:rFonts w:ascii="Lucida Sans Unicode" w:hAnsi="Lucida Sans Unicode" w:cs="Lucida Sans Unicode"/>
          <w:color w:val="000000"/>
          <w:sz w:val="21"/>
          <w:szCs w:val="21"/>
        </w:rPr>
        <w:t>border</w:t>
      </w:r>
      <w:r w:rsidRPr="006A4DF7">
        <w:rPr>
          <w:rFonts w:ascii="Lucida Sans Unicode" w:hAnsi="Lucida Sans Unicode" w:cs="Lucida Sans Unicode"/>
          <w:color w:val="000000"/>
          <w:sz w:val="21"/>
          <w:szCs w:val="21"/>
        </w:rPr>
        <w:t> property:</w:t>
      </w: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6A4DF7" w:rsidRDefault="00DC4667" w:rsidP="00DC4667">
      <w:pPr>
        <w:pStyle w:val="NoSpacing"/>
        <w:rPr>
          <w:rFonts w:ascii="Lucida Sans Unicode" w:hAnsi="Lucida Sans Unicode" w:cs="Lucida Sans Unicode"/>
          <w:color w:val="000000"/>
          <w:sz w:val="21"/>
          <w:szCs w:val="21"/>
        </w:rPr>
      </w:pPr>
      <w:proofErr w:type="gramStart"/>
      <w:r w:rsidRPr="006A4DF7">
        <w:rPr>
          <w:rFonts w:ascii="Lucida Sans Unicode" w:hAnsi="Lucida Sans Unicode" w:cs="Lucida Sans Unicode"/>
          <w:color w:val="A52A2A"/>
          <w:sz w:val="21"/>
          <w:szCs w:val="21"/>
        </w:rPr>
        <w:t>table</w:t>
      </w:r>
      <w:proofErr w:type="gramEnd"/>
      <w:r w:rsidRPr="006A4DF7">
        <w:rPr>
          <w:rFonts w:ascii="Lucida Sans Unicode" w:hAnsi="Lucida Sans Unicode" w:cs="Lucida Sans Unicode"/>
          <w:color w:val="A52A2A"/>
          <w:sz w:val="21"/>
          <w:szCs w:val="21"/>
        </w:rPr>
        <w:t>, th, td </w:t>
      </w:r>
      <w:r w:rsidRPr="006A4DF7">
        <w:rPr>
          <w:rFonts w:ascii="Lucida Sans Unicode" w:hAnsi="Lucida Sans Unicode" w:cs="Lucida Sans Unicode"/>
          <w:color w:val="000000"/>
          <w:sz w:val="21"/>
          <w:szCs w:val="21"/>
        </w:rPr>
        <w:t>{</w:t>
      </w:r>
      <w:r w:rsidRPr="006A4DF7">
        <w:rPr>
          <w:rFonts w:ascii="Lucida Sans Unicode" w:hAnsi="Lucida Sans Unicode" w:cs="Lucida Sans Unicode"/>
          <w:color w:val="FF0000"/>
          <w:sz w:val="21"/>
          <w:szCs w:val="21"/>
        </w:rPr>
        <w:br/>
        <w:t>    border</w:t>
      </w:r>
      <w:r w:rsidRPr="006A4DF7">
        <w:rPr>
          <w:rFonts w:ascii="Lucida Sans Unicode" w:hAnsi="Lucida Sans Unicode" w:cs="Lucida Sans Unicode"/>
          <w:color w:val="000000"/>
          <w:sz w:val="21"/>
          <w:szCs w:val="21"/>
        </w:rPr>
        <w:t>:</w:t>
      </w:r>
      <w:r w:rsidRPr="006A4DF7">
        <w:rPr>
          <w:rFonts w:ascii="Lucida Sans Unicode" w:hAnsi="Lucida Sans Unicode" w:cs="Lucida Sans Unicode"/>
          <w:color w:val="0000CD"/>
          <w:sz w:val="21"/>
          <w:szCs w:val="21"/>
        </w:rPr>
        <w:t> 1px solid black</w:t>
      </w:r>
      <w:r w:rsidRPr="006A4DF7">
        <w:rPr>
          <w:rFonts w:ascii="Lucida Sans Unicode" w:hAnsi="Lucida Sans Unicode" w:cs="Lucida Sans Unicode"/>
          <w:color w:val="000000"/>
          <w:sz w:val="21"/>
          <w:szCs w:val="21"/>
        </w:rPr>
        <w:t>;</w:t>
      </w:r>
      <w:r w:rsidRPr="006A4DF7">
        <w:rPr>
          <w:rFonts w:ascii="Lucida Sans Unicode" w:hAnsi="Lucida Sans Unicode" w:cs="Lucida Sans Unicode"/>
          <w:color w:val="FF0000"/>
          <w:sz w:val="21"/>
          <w:szCs w:val="21"/>
        </w:rPr>
        <w:br/>
      </w:r>
      <w:r w:rsidRPr="006A4DF7">
        <w:rPr>
          <w:rFonts w:ascii="Lucida Sans Unicode" w:hAnsi="Lucida Sans Unicode" w:cs="Lucida Sans Unicode"/>
          <w:color w:val="000000"/>
          <w:sz w:val="21"/>
          <w:szCs w:val="21"/>
        </w:rPr>
        <w:t>}</w:t>
      </w:r>
    </w:p>
    <w:p w:rsidR="00DC4667" w:rsidRPr="006A4DF7" w:rsidRDefault="00DC4667" w:rsidP="00DC4667">
      <w:pPr>
        <w:pStyle w:val="NoSpacing"/>
        <w:rPr>
          <w:rFonts w:ascii="Lucida Sans Unicode" w:hAnsi="Lucida Sans Unicode" w:cs="Lucida Sans Unicode"/>
          <w:color w:val="000000"/>
          <w:sz w:val="21"/>
          <w:szCs w:val="21"/>
        </w:rPr>
      </w:pPr>
      <w:r w:rsidRPr="006A4DF7">
        <w:rPr>
          <w:rFonts w:ascii="Lucida Sans Unicode" w:hAnsi="Lucida Sans Unicode" w:cs="Lucida Sans Unicode"/>
          <w:color w:val="000000"/>
          <w:sz w:val="21"/>
          <w:szCs w:val="21"/>
        </w:rPr>
        <w:t>Remember to define borders for both the table and the table cells.</w:t>
      </w:r>
    </w:p>
    <w:p w:rsidR="00DC4667" w:rsidRPr="006A4DF7"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25" style="width:0;height:0" o:hralign="center" o:hrstd="t" o:hrnoshade="t" o:hr="t" fillcolor="black" stroked="f"/>
        </w:pict>
      </w: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COLLAPSED BORDERS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If you want the borders to collapse into one border, add the CSS </w:t>
      </w:r>
      <w:r w:rsidRPr="0008638E">
        <w:rPr>
          <w:rStyle w:val="Strong"/>
          <w:rFonts w:ascii="Lucida Sans Unicode" w:hAnsi="Lucida Sans Unicode" w:cs="Lucida Sans Unicode"/>
          <w:color w:val="000000"/>
          <w:sz w:val="21"/>
          <w:szCs w:val="21"/>
        </w:rPr>
        <w:t>border-collapse</w:t>
      </w:r>
      <w:r w:rsidRPr="0008638E">
        <w:rPr>
          <w:rFonts w:ascii="Lucida Sans Unicode" w:hAnsi="Lucida Sans Unicode" w:cs="Lucida Sans Unicode"/>
          <w:color w:val="000000"/>
          <w:sz w:val="21"/>
          <w:szCs w:val="21"/>
        </w:rPr>
        <w:t> property:</w:t>
      </w: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proofErr w:type="gramStart"/>
      <w:r w:rsidRPr="0008638E">
        <w:rPr>
          <w:rFonts w:ascii="Lucida Sans Unicode" w:hAnsi="Lucida Sans Unicode" w:cs="Lucida Sans Unicode"/>
          <w:color w:val="A52A2A"/>
          <w:sz w:val="21"/>
          <w:szCs w:val="21"/>
        </w:rPr>
        <w:t>table</w:t>
      </w:r>
      <w:proofErr w:type="gramEnd"/>
      <w:r w:rsidRPr="0008638E">
        <w:rPr>
          <w:rFonts w:ascii="Lucida Sans Unicode" w:hAnsi="Lucida Sans Unicode" w:cs="Lucida Sans Unicode"/>
          <w:color w:val="A52A2A"/>
          <w:sz w:val="21"/>
          <w:szCs w:val="21"/>
        </w:rPr>
        <w:t>, th, td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border</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1px solid black</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border-collapse</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collapse</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p>
    <w:p w:rsidR="00DC4667" w:rsidRPr="006A4DF7" w:rsidRDefault="00DC4667" w:rsidP="00DC4667">
      <w:pPr>
        <w:pStyle w:val="NoSpacing"/>
        <w:rPr>
          <w:rFonts w:ascii="Lucida Sans Unicode" w:hAnsi="Lucida Sans Unicode" w:cs="Lucida Sans Unicode"/>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ADDING CELL PADDING</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Cell padding specifies the space between the cell content and its borders.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 xml:space="preserve">If you do not specify </w:t>
      </w:r>
      <w:proofErr w:type="gramStart"/>
      <w:r w:rsidRPr="0008638E">
        <w:rPr>
          <w:rFonts w:ascii="Lucida Sans Unicode" w:hAnsi="Lucida Sans Unicode" w:cs="Lucida Sans Unicode"/>
          <w:color w:val="000000"/>
          <w:sz w:val="21"/>
          <w:szCs w:val="21"/>
        </w:rPr>
        <w:t>a padding</w:t>
      </w:r>
      <w:proofErr w:type="gramEnd"/>
      <w:r w:rsidRPr="0008638E">
        <w:rPr>
          <w:rFonts w:ascii="Lucida Sans Unicode" w:hAnsi="Lucida Sans Unicode" w:cs="Lucida Sans Unicode"/>
          <w:color w:val="000000"/>
          <w:sz w:val="21"/>
          <w:szCs w:val="21"/>
        </w:rPr>
        <w:t>, the table cells will be displayed without padding.</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To set the padding, use the CSS </w:t>
      </w:r>
      <w:r w:rsidRPr="0008638E">
        <w:rPr>
          <w:rStyle w:val="Strong"/>
          <w:rFonts w:ascii="Lucida Sans Unicode" w:hAnsi="Lucida Sans Unicode" w:cs="Lucida Sans Unicode"/>
          <w:color w:val="000000"/>
          <w:sz w:val="21"/>
          <w:szCs w:val="21"/>
        </w:rPr>
        <w:t>padding</w:t>
      </w:r>
      <w:r w:rsidRPr="0008638E">
        <w:rPr>
          <w:rFonts w:ascii="Lucida Sans Unicode" w:hAnsi="Lucida Sans Unicode" w:cs="Lucida Sans Unicode"/>
          <w:color w:val="000000"/>
          <w:sz w:val="21"/>
          <w:szCs w:val="21"/>
        </w:rPr>
        <w:t> property:</w:t>
      </w: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proofErr w:type="gramStart"/>
      <w:r w:rsidRPr="0008638E">
        <w:rPr>
          <w:rFonts w:ascii="Lucida Sans Unicode" w:hAnsi="Lucida Sans Unicode" w:cs="Lucida Sans Unicode"/>
          <w:color w:val="A52A2A"/>
          <w:sz w:val="21"/>
          <w:szCs w:val="21"/>
        </w:rPr>
        <w:lastRenderedPageBreak/>
        <w:t>th</w:t>
      </w:r>
      <w:proofErr w:type="gramEnd"/>
      <w:r w:rsidRPr="0008638E">
        <w:rPr>
          <w:rFonts w:ascii="Lucida Sans Unicode" w:hAnsi="Lucida Sans Unicode" w:cs="Lucida Sans Unicode"/>
          <w:color w:val="A52A2A"/>
          <w:sz w:val="21"/>
          <w:szCs w:val="21"/>
        </w:rPr>
        <w:t>, td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padding</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15px</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p>
    <w:p w:rsidR="00DC4667" w:rsidRPr="006A4DF7"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26" style="width:0;height:0" o:hralign="center" o:hrstd="t" o:hrnoshade="t" o:hr="t" fillcolor="black" stroked="f"/>
        </w:pict>
      </w: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LEFT-ALIGN HEADINGS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By default, table headings are bold and centered.</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To left-align the table headings, use the CSS </w:t>
      </w:r>
      <w:r w:rsidRPr="0008638E">
        <w:rPr>
          <w:rStyle w:val="Strong"/>
          <w:rFonts w:ascii="Lucida Sans Unicode" w:hAnsi="Lucida Sans Unicode" w:cs="Lucida Sans Unicode"/>
          <w:color w:val="000000"/>
          <w:sz w:val="21"/>
          <w:szCs w:val="21"/>
        </w:rPr>
        <w:t>text-align</w:t>
      </w:r>
      <w:r w:rsidRPr="0008638E">
        <w:rPr>
          <w:rFonts w:ascii="Lucida Sans Unicode" w:hAnsi="Lucida Sans Unicode" w:cs="Lucida Sans Unicode"/>
          <w:color w:val="000000"/>
          <w:sz w:val="21"/>
          <w:szCs w:val="21"/>
        </w:rPr>
        <w:t> property:</w:t>
      </w: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proofErr w:type="gramStart"/>
      <w:r w:rsidRPr="0008638E">
        <w:rPr>
          <w:rFonts w:ascii="Lucida Sans Unicode" w:hAnsi="Lucida Sans Unicode" w:cs="Lucida Sans Unicode"/>
          <w:color w:val="A52A2A"/>
          <w:sz w:val="21"/>
          <w:szCs w:val="21"/>
        </w:rPr>
        <w:t>th</w:t>
      </w:r>
      <w:proofErr w:type="gramEnd"/>
      <w:r w:rsidRPr="0008638E">
        <w:rPr>
          <w:rFonts w:ascii="Lucida Sans Unicode" w:hAnsi="Lucida Sans Unicode" w:cs="Lucida Sans Unicode"/>
          <w:color w:val="A52A2A"/>
          <w:sz w:val="21"/>
          <w:szCs w:val="21"/>
        </w:rPr>
        <w:t>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text-align</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left</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p>
    <w:p w:rsidR="00DC4667" w:rsidRPr="006A4DF7" w:rsidRDefault="00DC4667" w:rsidP="00DC4667">
      <w:pPr>
        <w:pStyle w:val="NoSpacing"/>
        <w:rPr>
          <w:rFonts w:ascii="Lucida Sans Unicode" w:hAnsi="Lucida Sans Unicode" w:cs="Lucida Sans Unicode"/>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ADDING BORDER SPACING</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Border spacing specifies the space between the cells.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To set the border spacing for a table, use the CSS </w:t>
      </w:r>
      <w:r w:rsidRPr="0008638E">
        <w:rPr>
          <w:rStyle w:val="Strong"/>
          <w:rFonts w:ascii="Lucida Sans Unicode" w:hAnsi="Lucida Sans Unicode" w:cs="Lucida Sans Unicode"/>
          <w:color w:val="000000"/>
          <w:sz w:val="21"/>
          <w:szCs w:val="21"/>
        </w:rPr>
        <w:t>border-spacing</w:t>
      </w:r>
      <w:r w:rsidRPr="0008638E">
        <w:rPr>
          <w:rFonts w:ascii="Lucida Sans Unicode" w:hAnsi="Lucida Sans Unicode" w:cs="Lucida Sans Unicode"/>
          <w:color w:val="000000"/>
          <w:sz w:val="21"/>
          <w:szCs w:val="21"/>
        </w:rPr>
        <w:t> property:</w:t>
      </w: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proofErr w:type="gramStart"/>
      <w:r w:rsidRPr="0008638E">
        <w:rPr>
          <w:rFonts w:ascii="Lucida Sans Unicode" w:hAnsi="Lucida Sans Unicode" w:cs="Lucida Sans Unicode"/>
          <w:color w:val="A52A2A"/>
          <w:sz w:val="21"/>
          <w:szCs w:val="21"/>
        </w:rPr>
        <w:t>table</w:t>
      </w:r>
      <w:proofErr w:type="gramEnd"/>
      <w:r w:rsidRPr="0008638E">
        <w:rPr>
          <w:rFonts w:ascii="Lucida Sans Unicode" w:hAnsi="Lucida Sans Unicode" w:cs="Lucida Sans Unicode"/>
          <w:color w:val="A52A2A"/>
          <w:sz w:val="21"/>
          <w:szCs w:val="21"/>
        </w:rPr>
        <w:t>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border-spacing</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5px</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p>
    <w:p w:rsidR="00DC4667" w:rsidRPr="0008638E" w:rsidRDefault="00DC4667" w:rsidP="00DC4667">
      <w:pPr>
        <w:pStyle w:val="NoSpacing"/>
        <w:rPr>
          <w:rFonts w:ascii="Lucida Sans Unicode" w:hAnsi="Lucida Sans Unicode" w:cs="Lucida Sans Unicode"/>
          <w:color w:val="000000"/>
          <w:sz w:val="21"/>
          <w:szCs w:val="21"/>
        </w:rPr>
      </w:pPr>
      <w:r w:rsidRPr="0008638E">
        <w:rPr>
          <w:rStyle w:val="Strong"/>
          <w:rFonts w:ascii="Lucida Sans Unicode" w:hAnsi="Lucida Sans Unicode" w:cs="Lucida Sans Unicode"/>
          <w:color w:val="000000"/>
          <w:sz w:val="21"/>
          <w:szCs w:val="21"/>
        </w:rPr>
        <w:t>Note:</w:t>
      </w:r>
      <w:r w:rsidRPr="0008638E">
        <w:rPr>
          <w:rFonts w:ascii="Lucida Sans Unicode" w:hAnsi="Lucida Sans Unicode" w:cs="Lucida Sans Unicode"/>
          <w:color w:val="000000"/>
          <w:sz w:val="21"/>
          <w:szCs w:val="21"/>
        </w:rPr>
        <w:t> If the table has collapsed borders, border-spacing has no effect.</w:t>
      </w:r>
    </w:p>
    <w:p w:rsidR="00DC4667" w:rsidRPr="006A4DF7"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27" style="width:0;height:0" o:hralign="center" o:hrstd="t" o:hrnoshade="t" o:hr="t" fillcolor="black" stroked="f"/>
        </w:pict>
      </w: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CELLS THAT SPAN MANY COLUMNS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To make a cell span more than one column, use the </w:t>
      </w:r>
      <w:r w:rsidRPr="0008638E">
        <w:rPr>
          <w:rStyle w:val="Strong"/>
          <w:rFonts w:ascii="Lucida Sans Unicode" w:hAnsi="Lucida Sans Unicode" w:cs="Lucida Sans Unicode"/>
          <w:color w:val="000000"/>
          <w:sz w:val="21"/>
          <w:szCs w:val="21"/>
        </w:rPr>
        <w:t>colspan</w:t>
      </w:r>
      <w:r w:rsidRPr="0008638E">
        <w:rPr>
          <w:rFonts w:ascii="Lucida Sans Unicode" w:hAnsi="Lucida Sans Unicode" w:cs="Lucida Sans Unicode"/>
          <w:color w:val="000000"/>
          <w:sz w:val="21"/>
          <w:szCs w:val="21"/>
        </w:rPr>
        <w:t> attribute:</w:t>
      </w:r>
    </w:p>
    <w:p w:rsidR="00DC4667" w:rsidRDefault="00DC4667" w:rsidP="00DC4667">
      <w:pPr>
        <w:pStyle w:val="NoSpacing"/>
        <w:rPr>
          <w:rFonts w:ascii="Lucida Sans Unicode" w:hAnsi="Lucida Sans Unicode" w:cs="Lucida Sans Unicode"/>
          <w:b/>
          <w:bCs/>
          <w:i/>
          <w:color w:val="000000"/>
          <w:sz w:val="21"/>
          <w:szCs w:val="21"/>
        </w:rPr>
      </w:pP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FF0000"/>
          <w:sz w:val="21"/>
          <w:szCs w:val="21"/>
        </w:rPr>
        <w:t> style</w:t>
      </w:r>
      <w:r w:rsidRPr="0008638E">
        <w:rPr>
          <w:rFonts w:ascii="Lucida Sans Unicode" w:hAnsi="Lucida Sans Unicode" w:cs="Lucida Sans Unicode"/>
          <w:color w:val="0000CD"/>
          <w:sz w:val="21"/>
          <w:szCs w:val="21"/>
        </w:rPr>
        <w:t>="width:100%"&gt;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Name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FF0000"/>
          <w:sz w:val="21"/>
          <w:szCs w:val="21"/>
        </w:rPr>
        <w:t> colspan</w:t>
      </w:r>
      <w:r w:rsidRPr="0008638E">
        <w:rPr>
          <w:rFonts w:ascii="Lucida Sans Unicode" w:hAnsi="Lucida Sans Unicode" w:cs="Lucida Sans Unicode"/>
          <w:color w:val="0000CD"/>
          <w:sz w:val="21"/>
          <w:szCs w:val="21"/>
        </w:rPr>
        <w:t>="2"&gt;</w:t>
      </w:r>
      <w:r w:rsidRPr="0008638E">
        <w:rPr>
          <w:rFonts w:ascii="Lucida Sans Unicode" w:hAnsi="Lucida Sans Unicode" w:cs="Lucida Sans Unicode"/>
          <w:color w:val="000000"/>
          <w:sz w:val="21"/>
          <w:szCs w:val="21"/>
        </w:rPr>
        <w:t>Telephone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Bill Gates</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55577854</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55577855</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0000CD"/>
          <w:sz w:val="21"/>
          <w:szCs w:val="21"/>
        </w:rPr>
        <w:t>&gt;</w:t>
      </w:r>
    </w:p>
    <w:p w:rsidR="00DC4667" w:rsidRPr="006A4DF7" w:rsidRDefault="00DC4667" w:rsidP="00DC4667">
      <w:pPr>
        <w:pStyle w:val="NoSpacing"/>
        <w:rPr>
          <w:rFonts w:ascii="Lucida Sans Unicode" w:hAnsi="Lucida Sans Unicode" w:cs="Lucida Sans Unicode"/>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CELLS THAT SPAN MANY ROWS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lastRenderedPageBreak/>
        <w:t>To make a cell span more than one row, use the </w:t>
      </w:r>
      <w:r w:rsidRPr="0008638E">
        <w:rPr>
          <w:rStyle w:val="Strong"/>
          <w:rFonts w:ascii="Lucida Sans Unicode" w:hAnsi="Lucida Sans Unicode" w:cs="Lucida Sans Unicode"/>
          <w:color w:val="000000"/>
          <w:sz w:val="21"/>
          <w:szCs w:val="21"/>
        </w:rPr>
        <w:t>rowspan</w:t>
      </w:r>
      <w:r w:rsidRPr="0008638E">
        <w:rPr>
          <w:rFonts w:ascii="Lucida Sans Unicode" w:hAnsi="Lucida Sans Unicode" w:cs="Lucida Sans Unicode"/>
          <w:color w:val="000000"/>
          <w:sz w:val="21"/>
          <w:szCs w:val="21"/>
        </w:rPr>
        <w:t> attribute:</w:t>
      </w:r>
    </w:p>
    <w:p w:rsidR="00DC4667" w:rsidRDefault="00DC4667" w:rsidP="00DC4667">
      <w:pPr>
        <w:pStyle w:val="NoSpacing"/>
        <w:rPr>
          <w:rFonts w:ascii="Lucida Sans Unicode" w:hAnsi="Lucida Sans Unicode" w:cs="Lucida Sans Unicode"/>
          <w:b/>
          <w:bCs/>
          <w:i/>
          <w:color w:val="000000"/>
          <w:sz w:val="21"/>
          <w:szCs w:val="21"/>
        </w:rPr>
      </w:pP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FF0000"/>
          <w:sz w:val="21"/>
          <w:szCs w:val="21"/>
        </w:rPr>
        <w:t> style</w:t>
      </w:r>
      <w:r w:rsidRPr="0008638E">
        <w:rPr>
          <w:rFonts w:ascii="Lucida Sans Unicode" w:hAnsi="Lucida Sans Unicode" w:cs="Lucida Sans Unicode"/>
          <w:color w:val="0000CD"/>
          <w:sz w:val="21"/>
          <w:szCs w:val="21"/>
        </w:rPr>
        <w:t>="width:100%"&gt;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Name: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Bill Gates</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FF0000"/>
          <w:sz w:val="21"/>
          <w:szCs w:val="21"/>
        </w:rPr>
        <w:t> rowspan</w:t>
      </w:r>
      <w:r w:rsidRPr="0008638E">
        <w:rPr>
          <w:rFonts w:ascii="Lucida Sans Unicode" w:hAnsi="Lucida Sans Unicode" w:cs="Lucida Sans Unicode"/>
          <w:color w:val="0000CD"/>
          <w:sz w:val="21"/>
          <w:szCs w:val="21"/>
        </w:rPr>
        <w:t>="2"&gt;</w:t>
      </w:r>
      <w:r w:rsidRPr="0008638E">
        <w:rPr>
          <w:rFonts w:ascii="Lucida Sans Unicode" w:hAnsi="Lucida Sans Unicode" w:cs="Lucida Sans Unicode"/>
          <w:color w:val="000000"/>
          <w:sz w:val="21"/>
          <w:szCs w:val="21"/>
        </w:rPr>
        <w:t>Telephone: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55577854</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55577855</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0000CD"/>
          <w:sz w:val="21"/>
          <w:szCs w:val="21"/>
        </w:rPr>
        <w:t>&gt;</w:t>
      </w:r>
    </w:p>
    <w:p w:rsidR="00DC4667" w:rsidRPr="006A4DF7"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28" style="width:0;height:0" o:hralign="center" o:hrstd="t" o:hrnoshade="t" o:hr="t" fillcolor="black" stroked="f"/>
        </w:pict>
      </w: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t>HTML TABLE - ADDING A CAPTION</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To add a caption to a table, use the </w:t>
      </w:r>
      <w:r w:rsidRPr="0008638E">
        <w:rPr>
          <w:rStyle w:val="Strong"/>
          <w:rFonts w:ascii="Lucida Sans Unicode" w:hAnsi="Lucida Sans Unicode" w:cs="Lucida Sans Unicode"/>
          <w:color w:val="000000"/>
          <w:sz w:val="21"/>
          <w:szCs w:val="21"/>
        </w:rPr>
        <w:t>&lt;caption&gt;</w:t>
      </w:r>
      <w:r w:rsidRPr="0008638E">
        <w:rPr>
          <w:rFonts w:ascii="Lucida Sans Unicode" w:hAnsi="Lucida Sans Unicode" w:cs="Lucida Sans Unicode"/>
          <w:color w:val="000000"/>
          <w:sz w:val="21"/>
          <w:szCs w:val="21"/>
        </w:rPr>
        <w:t> tag:</w:t>
      </w:r>
    </w:p>
    <w:p w:rsidR="00DC4667" w:rsidRDefault="00DC4667" w:rsidP="00DC4667">
      <w:pPr>
        <w:pStyle w:val="NoSpacing"/>
        <w:rPr>
          <w:rFonts w:ascii="Lucida Sans Unicode" w:hAnsi="Lucida Sans Unicode" w:cs="Lucida Sans Unicode"/>
          <w:b/>
          <w:bCs/>
          <w:color w:val="000000"/>
          <w:sz w:val="21"/>
          <w:szCs w:val="21"/>
        </w:rPr>
      </w:pP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FF0000"/>
          <w:sz w:val="21"/>
          <w:szCs w:val="21"/>
        </w:rPr>
        <w:t> style</w:t>
      </w:r>
      <w:r w:rsidRPr="0008638E">
        <w:rPr>
          <w:rFonts w:ascii="Lucida Sans Unicode" w:hAnsi="Lucida Sans Unicode" w:cs="Lucida Sans Unicode"/>
          <w:color w:val="0000CD"/>
          <w:sz w:val="21"/>
          <w:szCs w:val="21"/>
        </w:rPr>
        <w:t>="width:100%"&gt;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caption</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Monthly savings</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/caption</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Month</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Savings</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January</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$100</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February</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$50</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0000CD"/>
          <w:sz w:val="21"/>
          <w:szCs w:val="21"/>
        </w:rPr>
        <w:t>&gt;</w:t>
      </w:r>
    </w:p>
    <w:p w:rsidR="00DC4667" w:rsidRPr="006A4DF7" w:rsidRDefault="00DC4667" w:rsidP="00DC4667">
      <w:pPr>
        <w:pStyle w:val="NoSpacing"/>
        <w:rPr>
          <w:rFonts w:ascii="Lucida Sans Unicode" w:hAnsi="Lucida Sans Unicode" w:cs="Lucida Sans Unicode"/>
          <w:color w:val="000000"/>
          <w:sz w:val="24"/>
          <w:szCs w:val="24"/>
        </w:rPr>
      </w:pPr>
      <w:r w:rsidRPr="0008638E">
        <w:rPr>
          <w:rStyle w:val="Strong"/>
          <w:rFonts w:ascii="Lucida Sans Unicode" w:hAnsi="Lucida Sans Unicode" w:cs="Lucida Sans Unicode"/>
          <w:color w:val="000000"/>
          <w:sz w:val="21"/>
          <w:szCs w:val="21"/>
        </w:rPr>
        <w:t>Note:</w:t>
      </w:r>
      <w:r w:rsidRPr="0008638E">
        <w:rPr>
          <w:rFonts w:ascii="Lucida Sans Unicode" w:hAnsi="Lucida Sans Unicode" w:cs="Lucida Sans Unicode"/>
          <w:color w:val="000000"/>
          <w:sz w:val="21"/>
          <w:szCs w:val="21"/>
        </w:rPr>
        <w:t> The &lt;caption&gt; tag must be inserted immediately after the &lt;table&gt; tag.</w:t>
      </w:r>
    </w:p>
    <w:p w:rsidR="00DC4667" w:rsidRPr="006A4DF7"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29" style="width:0;height:0" o:hralign="center" o:hrstd="t" o:hrnoshade="t" o:hr="t" fillcolor="black" stroked="f"/>
        </w:pict>
      </w:r>
    </w:p>
    <w:p w:rsidR="00520C2A" w:rsidRDefault="00520C2A" w:rsidP="00DC4667">
      <w:pPr>
        <w:pStyle w:val="NoSpacing"/>
        <w:rPr>
          <w:rFonts w:ascii="Lucida Sans Unicode" w:hAnsi="Lucida Sans Unicode" w:cs="Lucida Sans Unicode"/>
          <w:b/>
          <w:bCs/>
          <w:color w:val="000000"/>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lastRenderedPageBreak/>
        <w:t>A SPECIAL STYLE FOR ONE TABLE</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To define a special style for a special table, add an </w:t>
      </w:r>
      <w:r w:rsidRPr="0008638E">
        <w:rPr>
          <w:rStyle w:val="Strong"/>
          <w:rFonts w:ascii="Lucida Sans Unicode" w:hAnsi="Lucida Sans Unicode" w:cs="Lucida Sans Unicode"/>
          <w:color w:val="000000"/>
          <w:sz w:val="21"/>
          <w:szCs w:val="21"/>
        </w:rPr>
        <w:t>id</w:t>
      </w:r>
      <w:r w:rsidRPr="0008638E">
        <w:rPr>
          <w:rFonts w:ascii="Lucida Sans Unicode" w:hAnsi="Lucida Sans Unicode" w:cs="Lucida Sans Unicode"/>
          <w:color w:val="000000"/>
          <w:sz w:val="21"/>
          <w:szCs w:val="21"/>
        </w:rPr>
        <w:t> attribute to the table:</w:t>
      </w:r>
    </w:p>
    <w:p w:rsidR="00DC4667" w:rsidRDefault="00DC4667" w:rsidP="00DC4667">
      <w:pPr>
        <w:pStyle w:val="NoSpacing"/>
        <w:rPr>
          <w:rFonts w:ascii="Lucida Sans Unicode" w:hAnsi="Lucida Sans Unicode" w:cs="Lucida Sans Unicode"/>
          <w:b/>
          <w:bCs/>
          <w:i/>
          <w:color w:val="000000"/>
          <w:sz w:val="21"/>
          <w:szCs w:val="21"/>
        </w:rPr>
      </w:pPr>
    </w:p>
    <w:p w:rsidR="00DC4667" w:rsidRPr="002269F9" w:rsidRDefault="00DC4667" w:rsidP="00DC4667">
      <w:pPr>
        <w:pStyle w:val="NoSpacing"/>
        <w:rPr>
          <w:rFonts w:ascii="Lucida Sans Unicode" w:hAnsi="Lucida Sans Unicode" w:cs="Lucida Sans Unicode"/>
          <w:b/>
          <w:i/>
          <w:color w:val="000000"/>
          <w:sz w:val="21"/>
          <w:szCs w:val="21"/>
        </w:rPr>
      </w:pPr>
      <w:r w:rsidRPr="002269F9">
        <w:rPr>
          <w:rFonts w:ascii="Lucida Sans Unicode" w:hAnsi="Lucida Sans Unicode" w:cs="Lucida Sans Unicode"/>
          <w:b/>
          <w:bCs/>
          <w:i/>
          <w:color w:val="000000"/>
          <w:sz w:val="21"/>
          <w:szCs w:val="21"/>
        </w:rPr>
        <w:t>Example</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FF0000"/>
          <w:sz w:val="21"/>
          <w:szCs w:val="21"/>
        </w:rPr>
        <w:t> id</w:t>
      </w:r>
      <w:r w:rsidRPr="0008638E">
        <w:rPr>
          <w:rFonts w:ascii="Lucida Sans Unicode" w:hAnsi="Lucida Sans Unicode" w:cs="Lucida Sans Unicode"/>
          <w:color w:val="0000CD"/>
          <w:sz w:val="21"/>
          <w:szCs w:val="21"/>
        </w:rPr>
        <w:t>="t01"&gt;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Firstname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Lastname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 </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Age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/th</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Eve</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Jackson</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 </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t>94</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/td</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t>  </w:t>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/tr</w:t>
      </w:r>
      <w:r w:rsidRPr="0008638E">
        <w:rPr>
          <w:rFonts w:ascii="Lucida Sans Unicode" w:hAnsi="Lucida Sans Unicode" w:cs="Lucida Sans Unicode"/>
          <w:color w:val="0000CD"/>
          <w:sz w:val="21"/>
          <w:szCs w:val="21"/>
        </w:rPr>
        <w:t>&gt;</w:t>
      </w:r>
      <w:r w:rsidRPr="0008638E">
        <w:rPr>
          <w:rFonts w:ascii="Lucida Sans Unicode" w:hAnsi="Lucida Sans Unicode" w:cs="Lucida Sans Unicode"/>
          <w:color w:val="000000"/>
          <w:sz w:val="21"/>
          <w:szCs w:val="21"/>
        </w:rPr>
        <w:br/>
      </w:r>
      <w:r w:rsidRPr="0008638E">
        <w:rPr>
          <w:rFonts w:ascii="Lucida Sans Unicode" w:hAnsi="Lucida Sans Unicode" w:cs="Lucida Sans Unicode"/>
          <w:color w:val="0000CD"/>
          <w:sz w:val="21"/>
          <w:szCs w:val="21"/>
        </w:rPr>
        <w:t>&lt;</w:t>
      </w:r>
      <w:r w:rsidRPr="0008638E">
        <w:rPr>
          <w:rFonts w:ascii="Lucida Sans Unicode" w:hAnsi="Lucida Sans Unicode" w:cs="Lucida Sans Unicode"/>
          <w:color w:val="A52A2A"/>
          <w:sz w:val="21"/>
          <w:szCs w:val="21"/>
        </w:rPr>
        <w:t>/table</w:t>
      </w:r>
      <w:r w:rsidRPr="0008638E">
        <w:rPr>
          <w:rFonts w:ascii="Lucida Sans Unicode" w:hAnsi="Lucida Sans Unicode" w:cs="Lucida Sans Unicode"/>
          <w:color w:val="0000CD"/>
          <w:sz w:val="21"/>
          <w:szCs w:val="21"/>
        </w:rPr>
        <w:t>&gt;</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bCs/>
          <w:color w:val="000000"/>
          <w:sz w:val="21"/>
          <w:szCs w:val="21"/>
        </w:rPr>
        <w:t>Now you can define a special style for this table:</w:t>
      </w:r>
    </w:p>
    <w:p w:rsidR="00DC4667" w:rsidRPr="0008638E" w:rsidRDefault="00DC4667" w:rsidP="00DC4667">
      <w:pPr>
        <w:pStyle w:val="NoSpacing"/>
        <w:rPr>
          <w:rFonts w:ascii="Lucida Sans Unicode" w:hAnsi="Lucida Sans Unicode" w:cs="Lucida Sans Unicode"/>
          <w:color w:val="000000"/>
          <w:sz w:val="21"/>
          <w:szCs w:val="21"/>
        </w:rPr>
      </w:pPr>
      <w:proofErr w:type="gramStart"/>
      <w:r w:rsidRPr="0008638E">
        <w:rPr>
          <w:rFonts w:ascii="Lucida Sans Unicode" w:hAnsi="Lucida Sans Unicode" w:cs="Lucida Sans Unicode"/>
          <w:color w:val="A52A2A"/>
          <w:sz w:val="21"/>
          <w:szCs w:val="21"/>
        </w:rPr>
        <w:t>table#</w:t>
      </w:r>
      <w:proofErr w:type="gramEnd"/>
      <w:r w:rsidRPr="0008638E">
        <w:rPr>
          <w:rFonts w:ascii="Lucida Sans Unicode" w:hAnsi="Lucida Sans Unicode" w:cs="Lucida Sans Unicode"/>
          <w:color w:val="A52A2A"/>
          <w:sz w:val="21"/>
          <w:szCs w:val="21"/>
        </w:rPr>
        <w:t>t01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width</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100%</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t> </w:t>
      </w:r>
      <w:r w:rsidRPr="0008638E">
        <w:rPr>
          <w:rFonts w:ascii="Lucida Sans Unicode" w:hAnsi="Lucida Sans Unicode" w:cs="Lucida Sans Unicode"/>
          <w:color w:val="FF0000"/>
          <w:sz w:val="21"/>
          <w:szCs w:val="21"/>
        </w:rPr>
        <w:br/>
        <w:t>    background-color</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#f1f1c1</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bCs/>
          <w:color w:val="000000"/>
          <w:sz w:val="21"/>
          <w:szCs w:val="21"/>
        </w:rPr>
        <w:t>And add more styles:</w:t>
      </w:r>
    </w:p>
    <w:p w:rsidR="00DC4667" w:rsidRPr="0008638E" w:rsidRDefault="00DC4667" w:rsidP="00DC4667">
      <w:pPr>
        <w:pStyle w:val="NoSpacing"/>
        <w:rPr>
          <w:rFonts w:ascii="Lucida Sans Unicode" w:hAnsi="Lucida Sans Unicode" w:cs="Lucida Sans Unicode"/>
          <w:color w:val="000000"/>
          <w:sz w:val="21"/>
          <w:szCs w:val="21"/>
        </w:rPr>
      </w:pPr>
      <w:r w:rsidRPr="0008638E">
        <w:rPr>
          <w:rFonts w:ascii="Lucida Sans Unicode" w:hAnsi="Lucida Sans Unicode" w:cs="Lucida Sans Unicode"/>
          <w:color w:val="A52A2A"/>
          <w:sz w:val="21"/>
          <w:szCs w:val="21"/>
        </w:rPr>
        <w:t>table#t01 tr:nth-child(even)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background-color</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#eee</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A52A2A"/>
          <w:sz w:val="21"/>
          <w:szCs w:val="21"/>
        </w:rPr>
        <w:br/>
        <w:t>table#t01 tr:nth-child(odd)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background-color</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#fff</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A52A2A"/>
          <w:sz w:val="21"/>
          <w:szCs w:val="21"/>
        </w:rPr>
        <w:br/>
        <w:t>table#t01 th </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color</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white</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t>    background-color</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0000CD"/>
          <w:sz w:val="21"/>
          <w:szCs w:val="21"/>
        </w:rPr>
        <w:t> black</w:t>
      </w:r>
      <w:r w:rsidRPr="0008638E">
        <w:rPr>
          <w:rFonts w:ascii="Lucida Sans Unicode" w:hAnsi="Lucida Sans Unicode" w:cs="Lucida Sans Unicode"/>
          <w:color w:val="000000"/>
          <w:sz w:val="21"/>
          <w:szCs w:val="21"/>
        </w:rPr>
        <w:t>;</w:t>
      </w:r>
      <w:r w:rsidRPr="0008638E">
        <w:rPr>
          <w:rFonts w:ascii="Lucida Sans Unicode" w:hAnsi="Lucida Sans Unicode" w:cs="Lucida Sans Unicode"/>
          <w:color w:val="FF0000"/>
          <w:sz w:val="21"/>
          <w:szCs w:val="21"/>
        </w:rPr>
        <w:br/>
      </w:r>
      <w:r w:rsidRPr="0008638E">
        <w:rPr>
          <w:rFonts w:ascii="Lucida Sans Unicode" w:hAnsi="Lucida Sans Unicode" w:cs="Lucida Sans Unicode"/>
          <w:color w:val="000000"/>
          <w:sz w:val="21"/>
          <w:szCs w:val="21"/>
        </w:rPr>
        <w:t>}</w:t>
      </w:r>
    </w:p>
    <w:p w:rsidR="00DC4667" w:rsidRPr="006A4DF7" w:rsidRDefault="00DC4667" w:rsidP="00DC4667">
      <w:pPr>
        <w:pStyle w:val="NoSpacing"/>
        <w:rPr>
          <w:rFonts w:ascii="Lucida Sans Unicode" w:hAnsi="Lucida Sans Unicode" w:cs="Lucida Sans Unicode"/>
          <w:sz w:val="24"/>
          <w:szCs w:val="24"/>
        </w:rPr>
      </w:pPr>
    </w:p>
    <w:p w:rsidR="00DC4667" w:rsidRDefault="00DC4667" w:rsidP="00DC4667">
      <w:pPr>
        <w:pStyle w:val="NoSpacing"/>
        <w:rPr>
          <w:rFonts w:ascii="Lucida Sans Unicode" w:hAnsi="Lucida Sans Unicode" w:cs="Lucida Sans Unicode"/>
          <w:b/>
          <w:bCs/>
          <w:color w:val="000000"/>
          <w:sz w:val="24"/>
          <w:szCs w:val="24"/>
        </w:rPr>
      </w:pPr>
    </w:p>
    <w:p w:rsidR="00554744" w:rsidRDefault="00554744" w:rsidP="00DC4667">
      <w:pPr>
        <w:pStyle w:val="NoSpacing"/>
        <w:rPr>
          <w:rFonts w:ascii="Lucida Sans Unicode" w:hAnsi="Lucida Sans Unicode" w:cs="Lucida Sans Unicode"/>
          <w:b/>
          <w:bCs/>
          <w:color w:val="000000"/>
          <w:sz w:val="24"/>
          <w:szCs w:val="24"/>
        </w:rPr>
      </w:pPr>
    </w:p>
    <w:p w:rsidR="00554744" w:rsidRDefault="00554744" w:rsidP="00DC4667">
      <w:pPr>
        <w:pStyle w:val="NoSpacing"/>
        <w:rPr>
          <w:rFonts w:ascii="Lucida Sans Unicode" w:hAnsi="Lucida Sans Unicode" w:cs="Lucida Sans Unicode"/>
          <w:b/>
          <w:bCs/>
          <w:color w:val="000000"/>
          <w:sz w:val="24"/>
          <w:szCs w:val="24"/>
        </w:rPr>
      </w:pPr>
    </w:p>
    <w:p w:rsidR="00554744" w:rsidRDefault="00554744" w:rsidP="00DC4667">
      <w:pPr>
        <w:pStyle w:val="NoSpacing"/>
        <w:rPr>
          <w:rFonts w:ascii="Lucida Sans Unicode" w:hAnsi="Lucida Sans Unicode" w:cs="Lucida Sans Unicode"/>
          <w:b/>
          <w:bCs/>
          <w:color w:val="000000"/>
          <w:sz w:val="24"/>
          <w:szCs w:val="24"/>
        </w:rPr>
      </w:pPr>
    </w:p>
    <w:p w:rsidR="00554744" w:rsidRDefault="00554744" w:rsidP="00DC4667">
      <w:pPr>
        <w:pStyle w:val="NoSpacing"/>
        <w:rPr>
          <w:rFonts w:ascii="Lucida Sans Unicode" w:hAnsi="Lucida Sans Unicode" w:cs="Lucida Sans Unicode"/>
          <w:b/>
          <w:bCs/>
          <w:color w:val="000000"/>
          <w:sz w:val="24"/>
          <w:szCs w:val="24"/>
        </w:rPr>
      </w:pPr>
    </w:p>
    <w:p w:rsidR="00DC4667" w:rsidRPr="006A4DF7" w:rsidRDefault="00DC4667" w:rsidP="00DC4667">
      <w:pPr>
        <w:pStyle w:val="NoSpacing"/>
        <w:rPr>
          <w:rFonts w:ascii="Lucida Sans Unicode" w:hAnsi="Lucida Sans Unicode" w:cs="Lucida Sans Unicode"/>
          <w:b/>
          <w:color w:val="000000"/>
          <w:sz w:val="24"/>
          <w:szCs w:val="24"/>
        </w:rPr>
      </w:pPr>
      <w:r w:rsidRPr="006A4DF7">
        <w:rPr>
          <w:rFonts w:ascii="Lucida Sans Unicode" w:hAnsi="Lucida Sans Unicode" w:cs="Lucida Sans Unicode"/>
          <w:b/>
          <w:bCs/>
          <w:color w:val="000000"/>
          <w:sz w:val="24"/>
          <w:szCs w:val="24"/>
        </w:rPr>
        <w:lastRenderedPageBreak/>
        <w:t>SUMMARY OF POINTS:</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HTML </w:t>
      </w:r>
      <w:r w:rsidRPr="0008638E">
        <w:rPr>
          <w:rStyle w:val="Strong"/>
          <w:rFonts w:ascii="Lucida Sans Unicode" w:hAnsi="Lucida Sans Unicode" w:cs="Lucida Sans Unicode"/>
          <w:color w:val="000000"/>
          <w:sz w:val="21"/>
          <w:szCs w:val="21"/>
        </w:rPr>
        <w:t>&lt;table&gt;</w:t>
      </w:r>
      <w:r w:rsidRPr="0008638E">
        <w:rPr>
          <w:rFonts w:ascii="Lucida Sans Unicode" w:hAnsi="Lucida Sans Unicode" w:cs="Lucida Sans Unicode"/>
          <w:color w:val="000000"/>
          <w:sz w:val="21"/>
          <w:szCs w:val="21"/>
        </w:rPr>
        <w:t> element to define a table</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HTML </w:t>
      </w:r>
      <w:r w:rsidRPr="0008638E">
        <w:rPr>
          <w:rStyle w:val="Strong"/>
          <w:rFonts w:ascii="Lucida Sans Unicode" w:hAnsi="Lucida Sans Unicode" w:cs="Lucida Sans Unicode"/>
          <w:color w:val="000000"/>
          <w:sz w:val="21"/>
          <w:szCs w:val="21"/>
        </w:rPr>
        <w:t>&lt;tr&gt;</w:t>
      </w:r>
      <w:r w:rsidRPr="0008638E">
        <w:rPr>
          <w:rFonts w:ascii="Lucida Sans Unicode" w:hAnsi="Lucida Sans Unicode" w:cs="Lucida Sans Unicode"/>
          <w:color w:val="000000"/>
          <w:sz w:val="21"/>
          <w:szCs w:val="21"/>
        </w:rPr>
        <w:t> element to define a table row</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HTML </w:t>
      </w:r>
      <w:r w:rsidRPr="0008638E">
        <w:rPr>
          <w:rStyle w:val="Strong"/>
          <w:rFonts w:ascii="Lucida Sans Unicode" w:hAnsi="Lucida Sans Unicode" w:cs="Lucida Sans Unicode"/>
          <w:color w:val="000000"/>
          <w:sz w:val="21"/>
          <w:szCs w:val="21"/>
        </w:rPr>
        <w:t>&lt;td&gt;</w:t>
      </w:r>
      <w:r w:rsidRPr="0008638E">
        <w:rPr>
          <w:rFonts w:ascii="Lucida Sans Unicode" w:hAnsi="Lucida Sans Unicode" w:cs="Lucida Sans Unicode"/>
          <w:color w:val="000000"/>
          <w:sz w:val="21"/>
          <w:szCs w:val="21"/>
        </w:rPr>
        <w:t> element to define a table data</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HTML </w:t>
      </w:r>
      <w:r w:rsidRPr="0008638E">
        <w:rPr>
          <w:rStyle w:val="Strong"/>
          <w:rFonts w:ascii="Lucida Sans Unicode" w:hAnsi="Lucida Sans Unicode" w:cs="Lucida Sans Unicode"/>
          <w:color w:val="000000"/>
          <w:sz w:val="21"/>
          <w:szCs w:val="21"/>
        </w:rPr>
        <w:t>&lt;th&gt;</w:t>
      </w:r>
      <w:r w:rsidRPr="0008638E">
        <w:rPr>
          <w:rFonts w:ascii="Lucida Sans Unicode" w:hAnsi="Lucida Sans Unicode" w:cs="Lucida Sans Unicode"/>
          <w:color w:val="000000"/>
          <w:sz w:val="21"/>
          <w:szCs w:val="21"/>
        </w:rPr>
        <w:t> element to define a table heading</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HTML </w:t>
      </w:r>
      <w:r w:rsidRPr="0008638E">
        <w:rPr>
          <w:rStyle w:val="Strong"/>
          <w:rFonts w:ascii="Lucida Sans Unicode" w:hAnsi="Lucida Sans Unicode" w:cs="Lucida Sans Unicode"/>
          <w:color w:val="000000"/>
          <w:sz w:val="21"/>
          <w:szCs w:val="21"/>
        </w:rPr>
        <w:t>&lt;caption&gt;</w:t>
      </w:r>
      <w:r w:rsidRPr="0008638E">
        <w:rPr>
          <w:rFonts w:ascii="Lucida Sans Unicode" w:hAnsi="Lucida Sans Unicode" w:cs="Lucida Sans Unicode"/>
          <w:color w:val="000000"/>
          <w:sz w:val="21"/>
          <w:szCs w:val="21"/>
        </w:rPr>
        <w:t> element to define a table caption</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CSS </w:t>
      </w:r>
      <w:r w:rsidRPr="0008638E">
        <w:rPr>
          <w:rStyle w:val="Strong"/>
          <w:rFonts w:ascii="Lucida Sans Unicode" w:hAnsi="Lucida Sans Unicode" w:cs="Lucida Sans Unicode"/>
          <w:color w:val="000000"/>
          <w:sz w:val="21"/>
          <w:szCs w:val="21"/>
        </w:rPr>
        <w:t>border</w:t>
      </w:r>
      <w:r w:rsidRPr="0008638E">
        <w:rPr>
          <w:rFonts w:ascii="Lucida Sans Unicode" w:hAnsi="Lucida Sans Unicode" w:cs="Lucida Sans Unicode"/>
          <w:color w:val="000000"/>
          <w:sz w:val="21"/>
          <w:szCs w:val="21"/>
        </w:rPr>
        <w:t> property to define a border</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CSS </w:t>
      </w:r>
      <w:r w:rsidRPr="0008638E">
        <w:rPr>
          <w:rStyle w:val="Strong"/>
          <w:rFonts w:ascii="Lucida Sans Unicode" w:hAnsi="Lucida Sans Unicode" w:cs="Lucida Sans Unicode"/>
          <w:color w:val="000000"/>
          <w:sz w:val="21"/>
          <w:szCs w:val="21"/>
        </w:rPr>
        <w:t>border-collapse</w:t>
      </w:r>
      <w:r w:rsidRPr="0008638E">
        <w:rPr>
          <w:rFonts w:ascii="Lucida Sans Unicode" w:hAnsi="Lucida Sans Unicode" w:cs="Lucida Sans Unicode"/>
          <w:color w:val="000000"/>
          <w:sz w:val="21"/>
          <w:szCs w:val="21"/>
        </w:rPr>
        <w:t> property to collapse cell borders</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CSS </w:t>
      </w:r>
      <w:r w:rsidRPr="0008638E">
        <w:rPr>
          <w:rStyle w:val="Strong"/>
          <w:rFonts w:ascii="Lucida Sans Unicode" w:hAnsi="Lucida Sans Unicode" w:cs="Lucida Sans Unicode"/>
          <w:color w:val="000000"/>
          <w:sz w:val="21"/>
          <w:szCs w:val="21"/>
        </w:rPr>
        <w:t>padding</w:t>
      </w:r>
      <w:r w:rsidRPr="0008638E">
        <w:rPr>
          <w:rFonts w:ascii="Lucida Sans Unicode" w:hAnsi="Lucida Sans Unicode" w:cs="Lucida Sans Unicode"/>
          <w:color w:val="000000"/>
          <w:sz w:val="21"/>
          <w:szCs w:val="21"/>
        </w:rPr>
        <w:t> property to add padding to cells</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CSS </w:t>
      </w:r>
      <w:r w:rsidRPr="0008638E">
        <w:rPr>
          <w:rStyle w:val="Strong"/>
          <w:rFonts w:ascii="Lucida Sans Unicode" w:hAnsi="Lucida Sans Unicode" w:cs="Lucida Sans Unicode"/>
          <w:color w:val="000000"/>
          <w:sz w:val="21"/>
          <w:szCs w:val="21"/>
        </w:rPr>
        <w:t>text-align</w:t>
      </w:r>
      <w:r w:rsidRPr="0008638E">
        <w:rPr>
          <w:rFonts w:ascii="Lucida Sans Unicode" w:hAnsi="Lucida Sans Unicode" w:cs="Lucida Sans Unicode"/>
          <w:color w:val="000000"/>
          <w:sz w:val="21"/>
          <w:szCs w:val="21"/>
        </w:rPr>
        <w:t> property to align cell text</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CSS </w:t>
      </w:r>
      <w:r w:rsidRPr="0008638E">
        <w:rPr>
          <w:rStyle w:val="Strong"/>
          <w:rFonts w:ascii="Lucida Sans Unicode" w:hAnsi="Lucida Sans Unicode" w:cs="Lucida Sans Unicode"/>
          <w:color w:val="000000"/>
          <w:sz w:val="21"/>
          <w:szCs w:val="21"/>
        </w:rPr>
        <w:t>border-spacing</w:t>
      </w:r>
      <w:r w:rsidRPr="0008638E">
        <w:rPr>
          <w:rFonts w:ascii="Lucida Sans Unicode" w:hAnsi="Lucida Sans Unicode" w:cs="Lucida Sans Unicode"/>
          <w:color w:val="000000"/>
          <w:sz w:val="21"/>
          <w:szCs w:val="21"/>
        </w:rPr>
        <w:t> property to set the spacing between cells</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w:t>
      </w:r>
      <w:r w:rsidRPr="0008638E">
        <w:rPr>
          <w:rStyle w:val="Strong"/>
          <w:rFonts w:ascii="Lucida Sans Unicode" w:hAnsi="Lucida Sans Unicode" w:cs="Lucida Sans Unicode"/>
          <w:color w:val="000000"/>
          <w:sz w:val="21"/>
          <w:szCs w:val="21"/>
        </w:rPr>
        <w:t>colspan</w:t>
      </w:r>
      <w:r w:rsidRPr="0008638E">
        <w:rPr>
          <w:rFonts w:ascii="Lucida Sans Unicode" w:hAnsi="Lucida Sans Unicode" w:cs="Lucida Sans Unicode"/>
          <w:color w:val="000000"/>
          <w:sz w:val="21"/>
          <w:szCs w:val="21"/>
        </w:rPr>
        <w:t> attribute to make a cell span many columns</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w:t>
      </w:r>
      <w:r w:rsidRPr="0008638E">
        <w:rPr>
          <w:rStyle w:val="Strong"/>
          <w:rFonts w:ascii="Lucida Sans Unicode" w:hAnsi="Lucida Sans Unicode" w:cs="Lucida Sans Unicode"/>
          <w:color w:val="000000"/>
          <w:sz w:val="21"/>
          <w:szCs w:val="21"/>
        </w:rPr>
        <w:t>rowspan</w:t>
      </w:r>
      <w:r w:rsidRPr="0008638E">
        <w:rPr>
          <w:rFonts w:ascii="Lucida Sans Unicode" w:hAnsi="Lucida Sans Unicode" w:cs="Lucida Sans Unicode"/>
          <w:color w:val="000000"/>
          <w:sz w:val="21"/>
          <w:szCs w:val="21"/>
        </w:rPr>
        <w:t> attribute to make a cell span many rows</w:t>
      </w:r>
    </w:p>
    <w:p w:rsidR="00DC4667" w:rsidRPr="0008638E" w:rsidRDefault="00DC4667" w:rsidP="00DC4667">
      <w:pPr>
        <w:pStyle w:val="NoSpacing"/>
        <w:numPr>
          <w:ilvl w:val="0"/>
          <w:numId w:val="5"/>
        </w:numPr>
        <w:rPr>
          <w:rFonts w:ascii="Lucida Sans Unicode" w:hAnsi="Lucida Sans Unicode" w:cs="Lucida Sans Unicode"/>
          <w:color w:val="000000"/>
          <w:sz w:val="21"/>
          <w:szCs w:val="21"/>
        </w:rPr>
      </w:pPr>
      <w:r w:rsidRPr="0008638E">
        <w:rPr>
          <w:rFonts w:ascii="Lucida Sans Unicode" w:hAnsi="Lucida Sans Unicode" w:cs="Lucida Sans Unicode"/>
          <w:color w:val="000000"/>
          <w:sz w:val="21"/>
          <w:szCs w:val="21"/>
        </w:rPr>
        <w:t>Use the </w:t>
      </w:r>
      <w:r w:rsidRPr="0008638E">
        <w:rPr>
          <w:rStyle w:val="Strong"/>
          <w:rFonts w:ascii="Lucida Sans Unicode" w:hAnsi="Lucida Sans Unicode" w:cs="Lucida Sans Unicode"/>
          <w:color w:val="000000"/>
          <w:sz w:val="21"/>
          <w:szCs w:val="21"/>
        </w:rPr>
        <w:t>id</w:t>
      </w:r>
      <w:r w:rsidRPr="0008638E">
        <w:rPr>
          <w:rFonts w:ascii="Lucida Sans Unicode" w:hAnsi="Lucida Sans Unicode" w:cs="Lucida Sans Unicode"/>
          <w:color w:val="000000"/>
          <w:sz w:val="21"/>
          <w:szCs w:val="21"/>
        </w:rPr>
        <w:t> attribute to uniquely define one table</w:t>
      </w:r>
    </w:p>
    <w:p w:rsidR="00DC4667" w:rsidRDefault="00DC4667" w:rsidP="00DC4667">
      <w:pPr>
        <w:jc w:val="center"/>
        <w:rPr>
          <w:b/>
          <w:bCs/>
          <w:sz w:val="144"/>
          <w:szCs w:val="144"/>
        </w:rPr>
      </w:pPr>
    </w:p>
    <w:p w:rsidR="00DC4667" w:rsidRDefault="00DC4667" w:rsidP="00DC4667">
      <w:pPr>
        <w:jc w:val="center"/>
        <w:rPr>
          <w:b/>
          <w:bCs/>
          <w:sz w:val="144"/>
          <w:szCs w:val="144"/>
        </w:rPr>
      </w:pPr>
    </w:p>
    <w:p w:rsidR="00DC4667" w:rsidRDefault="00DC4667" w:rsidP="00DC4667">
      <w:pPr>
        <w:jc w:val="center"/>
        <w:rPr>
          <w:b/>
          <w:bCs/>
          <w:sz w:val="144"/>
          <w:szCs w:val="144"/>
        </w:rPr>
      </w:pPr>
    </w:p>
    <w:p w:rsidR="003C582E" w:rsidRDefault="003C582E" w:rsidP="003C582E">
      <w:pPr>
        <w:pStyle w:val="NoSpacing"/>
        <w:rPr>
          <w:rFonts w:ascii="Times New Roman" w:eastAsia="Times New Roman" w:hAnsi="Times New Roman"/>
          <w:b/>
          <w:bCs/>
          <w:sz w:val="144"/>
          <w:szCs w:val="144"/>
        </w:rPr>
      </w:pPr>
    </w:p>
    <w:p w:rsidR="003C582E" w:rsidRDefault="003C582E" w:rsidP="003C582E">
      <w:pPr>
        <w:pStyle w:val="NoSpacing"/>
        <w:rPr>
          <w:rFonts w:ascii="Times New Roman" w:eastAsia="Times New Roman" w:hAnsi="Times New Roman"/>
          <w:b/>
          <w:bCs/>
          <w:sz w:val="32"/>
          <w:szCs w:val="144"/>
        </w:rPr>
      </w:pPr>
    </w:p>
    <w:p w:rsidR="003C582E" w:rsidRDefault="003C582E" w:rsidP="003C582E">
      <w:pPr>
        <w:pStyle w:val="NoSpacing"/>
        <w:rPr>
          <w:rFonts w:ascii="Times New Roman" w:eastAsia="Times New Roman" w:hAnsi="Times New Roman"/>
          <w:b/>
          <w:bCs/>
          <w:sz w:val="32"/>
          <w:szCs w:val="144"/>
        </w:rPr>
      </w:pPr>
    </w:p>
    <w:p w:rsidR="003C582E" w:rsidRPr="003C582E" w:rsidRDefault="003C582E" w:rsidP="003C582E">
      <w:pPr>
        <w:pStyle w:val="NoSpacing"/>
        <w:rPr>
          <w:rFonts w:ascii="Times New Roman" w:eastAsia="Times New Roman" w:hAnsi="Times New Roman"/>
          <w:b/>
          <w:bCs/>
          <w:sz w:val="32"/>
          <w:szCs w:val="144"/>
        </w:rPr>
      </w:pPr>
    </w:p>
    <w:p w:rsidR="00DC4667" w:rsidRDefault="00DC4667" w:rsidP="003C582E">
      <w:pPr>
        <w:pStyle w:val="NoSpacing"/>
        <w:jc w:val="center"/>
        <w:rPr>
          <w:rFonts w:ascii="Lucida Sans Unicode" w:hAnsi="Lucida Sans Unicode" w:cs="Lucida Sans Unicode"/>
          <w:b/>
          <w:sz w:val="40"/>
          <w:szCs w:val="24"/>
        </w:rPr>
      </w:pPr>
      <w:r w:rsidRPr="0004246B">
        <w:rPr>
          <w:rFonts w:ascii="Lucida Sans Unicode" w:hAnsi="Lucida Sans Unicode" w:cs="Lucida Sans Unicode"/>
          <w:b/>
          <w:sz w:val="40"/>
          <w:szCs w:val="24"/>
        </w:rPr>
        <w:lastRenderedPageBreak/>
        <w:t>Practical No.</w:t>
      </w:r>
      <w:r>
        <w:rPr>
          <w:rFonts w:ascii="Lucida Sans Unicode" w:hAnsi="Lucida Sans Unicode" w:cs="Lucida Sans Unicode"/>
          <w:b/>
          <w:sz w:val="40"/>
          <w:szCs w:val="24"/>
        </w:rPr>
        <w:t>5</w:t>
      </w:r>
    </w:p>
    <w:p w:rsidR="00DC4667" w:rsidRPr="002517A0" w:rsidRDefault="00DC4667" w:rsidP="00DC4667">
      <w:pPr>
        <w:pStyle w:val="NoSpacing"/>
        <w:jc w:val="center"/>
        <w:rPr>
          <w:rFonts w:ascii="Lucida Sans Unicode" w:hAnsi="Lucida Sans Unicode" w:cs="Lucida Sans Unicode"/>
          <w:b/>
          <w:sz w:val="40"/>
          <w:szCs w:val="24"/>
        </w:rPr>
      </w:pPr>
      <w:r w:rsidRPr="000437A6">
        <w:rPr>
          <w:rFonts w:ascii="Lucida Sans Unicode" w:hAnsi="Lucida Sans Unicode" w:cs="Lucida Sans Unicode"/>
          <w:b/>
          <w:noProof/>
          <w:sz w:val="36"/>
          <w:szCs w:val="24"/>
        </w:rPr>
        <w:t>CODE TO IMPLEMENT CONCEPT OF LISTS</w:t>
      </w:r>
    </w:p>
    <w:p w:rsidR="00DC4667" w:rsidRDefault="00DC4667" w:rsidP="00DC4667">
      <w:pPr>
        <w:pStyle w:val="NoSpacing"/>
        <w:rPr>
          <w:rFonts w:ascii="Times New Roman" w:hAnsi="Times New Roman"/>
          <w:noProof/>
          <w:sz w:val="24"/>
          <w:szCs w:val="24"/>
        </w:rPr>
      </w:pPr>
    </w:p>
    <w:p w:rsidR="00DC4667" w:rsidRDefault="00DC4667" w:rsidP="00DC4667">
      <w:pPr>
        <w:pStyle w:val="NoSpacing"/>
        <w:rPr>
          <w:rFonts w:ascii="Times New Roman" w:hAnsi="Times New Roman"/>
          <w:sz w:val="24"/>
          <w:szCs w:val="24"/>
        </w:rPr>
      </w:pPr>
    </w:p>
    <w:p w:rsidR="00DC4667"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HTML allows you to display the information in the form of </w:t>
      </w:r>
      <w:r w:rsidRPr="002517A0">
        <w:rPr>
          <w:rFonts w:ascii="Lucida Sans Unicode" w:hAnsi="Lucida Sans Unicode" w:cs="Lucida Sans Unicode"/>
          <w:sz w:val="21"/>
          <w:szCs w:val="21"/>
        </w:rPr>
        <w:t>lists</w:t>
      </w:r>
      <w:r w:rsidRPr="00AF19FF">
        <w:rPr>
          <w:rFonts w:ascii="Lucida Sans Unicode" w:hAnsi="Lucida Sans Unicode" w:cs="Lucida Sans Unicode"/>
          <w:sz w:val="21"/>
          <w:szCs w:val="21"/>
        </w:rPr>
        <w:t xml:space="preserve">. </w:t>
      </w:r>
      <w:proofErr w:type="gramStart"/>
      <w:r w:rsidRPr="00AF19FF">
        <w:rPr>
          <w:rFonts w:ascii="Lucida Sans Unicode" w:hAnsi="Lucida Sans Unicode" w:cs="Lucida Sans Unicode"/>
          <w:sz w:val="21"/>
          <w:szCs w:val="21"/>
        </w:rPr>
        <w:t>These</w:t>
      </w:r>
      <w:proofErr w:type="gramEnd"/>
      <w:r w:rsidRPr="00AF19FF">
        <w:rPr>
          <w:rFonts w:ascii="Lucida Sans Unicode" w:hAnsi="Lucida Sans Unicode" w:cs="Lucida Sans Unicode"/>
          <w:sz w:val="21"/>
          <w:szCs w:val="21"/>
        </w:rPr>
        <w:t xml:space="preserve"> information in these lists may be presented in an ordered and sequential manner or in an unordered and random manner. Here </w:t>
      </w:r>
      <w:proofErr w:type="gramStart"/>
      <w:r w:rsidRPr="00AF19FF">
        <w:rPr>
          <w:rFonts w:ascii="Lucida Sans Unicode" w:hAnsi="Lucida Sans Unicode" w:cs="Lucida Sans Unicode"/>
          <w:sz w:val="21"/>
          <w:szCs w:val="21"/>
        </w:rPr>
        <w:t>are the list</w:t>
      </w:r>
      <w:proofErr w:type="gramEnd"/>
      <w:r w:rsidRPr="00AF19FF">
        <w:rPr>
          <w:rFonts w:ascii="Lucida Sans Unicode" w:hAnsi="Lucida Sans Unicode" w:cs="Lucida Sans Unicode"/>
          <w:sz w:val="21"/>
          <w:szCs w:val="21"/>
        </w:rPr>
        <w:t xml:space="preserve"> of </w:t>
      </w:r>
      <w:r w:rsidRPr="002517A0">
        <w:rPr>
          <w:rFonts w:ascii="Lucida Sans Unicode" w:hAnsi="Lucida Sans Unicode" w:cs="Lucida Sans Unicode"/>
          <w:sz w:val="21"/>
          <w:szCs w:val="21"/>
        </w:rPr>
        <w:t>tags</w:t>
      </w:r>
      <w:r w:rsidRPr="00AF19FF">
        <w:rPr>
          <w:rFonts w:ascii="Lucida Sans Unicode" w:hAnsi="Lucida Sans Unicode" w:cs="Lucida Sans Unicode"/>
          <w:sz w:val="21"/>
          <w:szCs w:val="21"/>
        </w:rPr>
        <w:t> used in displaying the list in an HTML document:</w:t>
      </w:r>
    </w:p>
    <w:p w:rsidR="00DC4667" w:rsidRPr="00AF19FF" w:rsidRDefault="00DC4667" w:rsidP="00DC4667">
      <w:pPr>
        <w:pStyle w:val="NoSpacing"/>
        <w:rPr>
          <w:rFonts w:ascii="Lucida Sans Unicode" w:hAnsi="Lucida Sans Unicode" w:cs="Lucida Sans Unicode"/>
          <w:sz w:val="21"/>
          <w:szCs w:val="21"/>
        </w:rPr>
      </w:pPr>
    </w:p>
    <w:tbl>
      <w:tblPr>
        <w:tblW w:w="8735" w:type="dxa"/>
        <w:tblCellSpacing w:w="15" w:type="dxa"/>
        <w:tblInd w:w="496" w:type="dxa"/>
        <w:tblBorders>
          <w:top w:val="single" w:sz="6" w:space="0" w:color="008080"/>
          <w:left w:val="single" w:sz="6" w:space="0" w:color="008080"/>
          <w:bottom w:val="single" w:sz="6" w:space="0" w:color="008080"/>
          <w:right w:val="single" w:sz="6" w:space="0" w:color="008080"/>
        </w:tblBorders>
        <w:tblCellMar>
          <w:top w:w="15" w:type="dxa"/>
          <w:left w:w="15" w:type="dxa"/>
          <w:bottom w:w="15" w:type="dxa"/>
          <w:right w:w="15" w:type="dxa"/>
        </w:tblCellMar>
        <w:tblLook w:val="04A0"/>
      </w:tblPr>
      <w:tblGrid>
        <w:gridCol w:w="1008"/>
        <w:gridCol w:w="7727"/>
      </w:tblGrid>
      <w:tr w:rsidR="00DC4667" w:rsidRPr="00AF19FF" w:rsidTr="00C03345">
        <w:trPr>
          <w:trHeight w:val="278"/>
          <w:tblCellSpacing w:w="15" w:type="dxa"/>
        </w:trPr>
        <w:tc>
          <w:tcPr>
            <w:tcW w:w="963" w:type="dxa"/>
            <w:shd w:val="clear" w:color="auto" w:fill="008080"/>
            <w:tcMar>
              <w:top w:w="150" w:type="dxa"/>
              <w:left w:w="150" w:type="dxa"/>
              <w:bottom w:w="150" w:type="dxa"/>
              <w:right w:w="150" w:type="dxa"/>
            </w:tcMar>
            <w:vAlign w:val="center"/>
            <w:hideMark/>
          </w:tcPr>
          <w:p w:rsidR="00DC4667" w:rsidRPr="00AF19FF" w:rsidRDefault="00DC4667" w:rsidP="00C03345">
            <w:pPr>
              <w:pStyle w:val="NoSpacing"/>
              <w:rPr>
                <w:rFonts w:ascii="Lucida Sans Unicode" w:hAnsi="Lucida Sans Unicode" w:cs="Lucida Sans Unicode"/>
                <w:bCs/>
                <w:sz w:val="21"/>
                <w:szCs w:val="21"/>
              </w:rPr>
            </w:pPr>
            <w:r w:rsidRPr="00AF19FF">
              <w:rPr>
                <w:rFonts w:ascii="Lucida Sans Unicode" w:hAnsi="Lucida Sans Unicode" w:cs="Lucida Sans Unicode"/>
                <w:bCs/>
                <w:sz w:val="21"/>
                <w:szCs w:val="21"/>
              </w:rPr>
              <w:t>Tag</w:t>
            </w:r>
          </w:p>
        </w:tc>
        <w:tc>
          <w:tcPr>
            <w:tcW w:w="7682" w:type="dxa"/>
            <w:shd w:val="clear" w:color="auto" w:fill="008080"/>
            <w:tcMar>
              <w:top w:w="150" w:type="dxa"/>
              <w:left w:w="150" w:type="dxa"/>
              <w:bottom w:w="150" w:type="dxa"/>
              <w:right w:w="150" w:type="dxa"/>
            </w:tcMar>
            <w:vAlign w:val="center"/>
            <w:hideMark/>
          </w:tcPr>
          <w:p w:rsidR="00DC4667" w:rsidRPr="00AF19FF" w:rsidRDefault="00DC4667" w:rsidP="00C03345">
            <w:pPr>
              <w:pStyle w:val="NoSpacing"/>
              <w:rPr>
                <w:rFonts w:ascii="Lucida Sans Unicode" w:hAnsi="Lucida Sans Unicode" w:cs="Lucida Sans Unicode"/>
                <w:bCs/>
                <w:sz w:val="21"/>
                <w:szCs w:val="21"/>
              </w:rPr>
            </w:pPr>
            <w:r w:rsidRPr="00AF19FF">
              <w:rPr>
                <w:rFonts w:ascii="Lucida Sans Unicode" w:hAnsi="Lucida Sans Unicode" w:cs="Lucida Sans Unicode"/>
                <w:bCs/>
                <w:sz w:val="21"/>
                <w:szCs w:val="21"/>
              </w:rPr>
              <w:t>Description</w:t>
            </w:r>
          </w:p>
        </w:tc>
      </w:tr>
      <w:tr w:rsidR="00DC4667" w:rsidRPr="00AF19FF" w:rsidTr="00C03345">
        <w:trPr>
          <w:trHeight w:val="292"/>
          <w:tblCellSpacing w:w="15" w:type="dxa"/>
        </w:trPr>
        <w:tc>
          <w:tcPr>
            <w:tcW w:w="963" w:type="dxa"/>
            <w:shd w:val="clear" w:color="auto" w:fill="F5F5F5"/>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OL</w:t>
            </w:r>
          </w:p>
        </w:tc>
        <w:tc>
          <w:tcPr>
            <w:tcW w:w="7682" w:type="dxa"/>
            <w:shd w:val="clear" w:color="auto" w:fill="F5F5F5"/>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used to display the list of information in an ordered of sequence</w:t>
            </w:r>
          </w:p>
        </w:tc>
      </w:tr>
      <w:tr w:rsidR="00DC4667" w:rsidRPr="00AF19FF" w:rsidTr="00C03345">
        <w:trPr>
          <w:trHeight w:val="278"/>
          <w:tblCellSpacing w:w="15" w:type="dxa"/>
        </w:trPr>
        <w:tc>
          <w:tcPr>
            <w:tcW w:w="963" w:type="dxa"/>
            <w:shd w:val="clear" w:color="auto" w:fill="F5FFFA"/>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UL</w:t>
            </w:r>
          </w:p>
        </w:tc>
        <w:tc>
          <w:tcPr>
            <w:tcW w:w="7682" w:type="dxa"/>
            <w:shd w:val="clear" w:color="auto" w:fill="F5FFFA"/>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used to display the information in an unordered list</w:t>
            </w:r>
          </w:p>
        </w:tc>
      </w:tr>
      <w:tr w:rsidR="00DC4667" w:rsidRPr="00AF19FF" w:rsidTr="00C03345">
        <w:trPr>
          <w:trHeight w:val="292"/>
          <w:tblCellSpacing w:w="15" w:type="dxa"/>
        </w:trPr>
        <w:tc>
          <w:tcPr>
            <w:tcW w:w="963" w:type="dxa"/>
            <w:shd w:val="clear" w:color="auto" w:fill="F5F5F5"/>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LI</w:t>
            </w:r>
          </w:p>
        </w:tc>
        <w:tc>
          <w:tcPr>
            <w:tcW w:w="7682" w:type="dxa"/>
            <w:shd w:val="clear" w:color="auto" w:fill="F5F5F5"/>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defines a list item</w:t>
            </w:r>
          </w:p>
        </w:tc>
      </w:tr>
      <w:tr w:rsidR="00DC4667" w:rsidRPr="00AF19FF" w:rsidTr="00C03345">
        <w:trPr>
          <w:trHeight w:val="278"/>
          <w:tblCellSpacing w:w="15" w:type="dxa"/>
        </w:trPr>
        <w:tc>
          <w:tcPr>
            <w:tcW w:w="963" w:type="dxa"/>
            <w:shd w:val="clear" w:color="auto" w:fill="F5FFFA"/>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DL</w:t>
            </w:r>
          </w:p>
        </w:tc>
        <w:tc>
          <w:tcPr>
            <w:tcW w:w="7682" w:type="dxa"/>
            <w:shd w:val="clear" w:color="auto" w:fill="F5FFFA"/>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allows you to include the description of the items in the UL or OL lists</w:t>
            </w:r>
          </w:p>
        </w:tc>
      </w:tr>
      <w:tr w:rsidR="00DC4667" w:rsidRPr="00AF19FF" w:rsidTr="00C03345">
        <w:trPr>
          <w:trHeight w:val="292"/>
          <w:tblCellSpacing w:w="15" w:type="dxa"/>
        </w:trPr>
        <w:tc>
          <w:tcPr>
            <w:tcW w:w="963" w:type="dxa"/>
            <w:shd w:val="clear" w:color="auto" w:fill="F5F5F5"/>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DT</w:t>
            </w:r>
          </w:p>
        </w:tc>
        <w:tc>
          <w:tcPr>
            <w:tcW w:w="7682" w:type="dxa"/>
            <w:shd w:val="clear" w:color="auto" w:fill="F5F5F5"/>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defines the term in a description list</w:t>
            </w:r>
          </w:p>
        </w:tc>
      </w:tr>
      <w:tr w:rsidR="00DC4667" w:rsidRPr="00AF19FF" w:rsidTr="00C03345">
        <w:trPr>
          <w:trHeight w:val="278"/>
          <w:tblCellSpacing w:w="15" w:type="dxa"/>
        </w:trPr>
        <w:tc>
          <w:tcPr>
            <w:tcW w:w="963" w:type="dxa"/>
            <w:shd w:val="clear" w:color="auto" w:fill="F5FFFA"/>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DD</w:t>
            </w:r>
          </w:p>
        </w:tc>
        <w:tc>
          <w:tcPr>
            <w:tcW w:w="7682" w:type="dxa"/>
            <w:shd w:val="clear" w:color="auto" w:fill="F5FFFA"/>
            <w:tcMar>
              <w:top w:w="105" w:type="dxa"/>
              <w:left w:w="105" w:type="dxa"/>
              <w:bottom w:w="105" w:type="dxa"/>
              <w:right w:w="105" w:type="dxa"/>
            </w:tcMar>
            <w:vAlign w:val="cente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defines the description in a description list</w:t>
            </w:r>
          </w:p>
        </w:tc>
      </w:tr>
    </w:tbl>
    <w:p w:rsidR="00DC4667" w:rsidRPr="000437A6" w:rsidRDefault="00DC4667" w:rsidP="00DC4667">
      <w:pPr>
        <w:pStyle w:val="NoSpacing"/>
        <w:rPr>
          <w:rFonts w:ascii="Lucida Sans Unicode" w:hAnsi="Lucida Sans Unicode" w:cs="Lucida Sans Unicode"/>
          <w:noProof/>
          <w:sz w:val="24"/>
          <w:szCs w:val="24"/>
        </w:rPr>
      </w:pPr>
    </w:p>
    <w:p w:rsidR="00DC4667" w:rsidRPr="000437A6" w:rsidRDefault="00DC4667" w:rsidP="00DC4667">
      <w:pPr>
        <w:pStyle w:val="NoSpacing"/>
        <w:rPr>
          <w:rFonts w:ascii="Lucida Sans Unicode" w:hAnsi="Lucida Sans Unicode" w:cs="Lucida Sans Unicode"/>
          <w:b/>
          <w:sz w:val="24"/>
          <w:szCs w:val="24"/>
        </w:rPr>
      </w:pPr>
      <w:r w:rsidRPr="000437A6">
        <w:rPr>
          <w:rFonts w:ascii="Lucida Sans Unicode" w:hAnsi="Lucida Sans Unicode" w:cs="Lucida Sans Unicode"/>
        </w:rPr>
        <w:t> </w:t>
      </w:r>
      <w:r w:rsidRPr="000437A6">
        <w:rPr>
          <w:rFonts w:ascii="Lucida Sans Unicode" w:hAnsi="Lucida Sans Unicode" w:cs="Lucida Sans Unicode"/>
          <w:b/>
          <w:sz w:val="24"/>
          <w:szCs w:val="24"/>
        </w:rPr>
        <w:t>HTML List Example</w:t>
      </w:r>
    </w:p>
    <w:p w:rsidR="00DC4667" w:rsidRPr="00AF19FF" w:rsidRDefault="00DC4667" w:rsidP="00DC4667">
      <w:pPr>
        <w:pStyle w:val="NoSpacing"/>
        <w:numPr>
          <w:ilvl w:val="0"/>
          <w:numId w:val="7"/>
        </w:numPr>
        <w:rPr>
          <w:rFonts w:ascii="Lucida Sans Unicode" w:hAnsi="Lucida Sans Unicode" w:cs="Lucida Sans Unicode"/>
          <w:sz w:val="21"/>
          <w:szCs w:val="21"/>
        </w:rPr>
      </w:pPr>
      <w:r w:rsidRPr="00AF19FF">
        <w:rPr>
          <w:rFonts w:ascii="Lucida Sans Unicode" w:hAnsi="Lucida Sans Unicode" w:cs="Lucida Sans Unicode"/>
          <w:sz w:val="21"/>
          <w:szCs w:val="21"/>
        </w:rPr>
        <w:t>An Unordered List:</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Item</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Item</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Item</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Item</w:t>
      </w:r>
    </w:p>
    <w:p w:rsidR="00DC4667" w:rsidRPr="00AF19FF" w:rsidRDefault="00DC4667" w:rsidP="00DC4667">
      <w:pPr>
        <w:pStyle w:val="NoSpacing"/>
        <w:numPr>
          <w:ilvl w:val="0"/>
          <w:numId w:val="7"/>
        </w:numPr>
        <w:rPr>
          <w:rFonts w:ascii="Lucida Sans Unicode" w:hAnsi="Lucida Sans Unicode" w:cs="Lucida Sans Unicode"/>
          <w:sz w:val="21"/>
          <w:szCs w:val="21"/>
        </w:rPr>
      </w:pPr>
      <w:r w:rsidRPr="00AF19FF">
        <w:rPr>
          <w:rFonts w:ascii="Lucida Sans Unicode" w:hAnsi="Lucida Sans Unicode" w:cs="Lucida Sans Unicode"/>
          <w:sz w:val="21"/>
          <w:szCs w:val="21"/>
        </w:rPr>
        <w:t>An Ordered List:</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First item</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Second item</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Third item</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Fourth item</w:t>
      </w:r>
    </w:p>
    <w:p w:rsidR="00DC4667" w:rsidRPr="000437A6"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0" style="width:0;height:0" o:hralign="center" o:hrstd="t" o:hrnoshade="t" o:hr="t" fillcolor="black" stroked="f"/>
        </w:pict>
      </w:r>
    </w:p>
    <w:p w:rsidR="003C582E" w:rsidRDefault="003C582E" w:rsidP="00DC4667">
      <w:pPr>
        <w:pStyle w:val="NoSpacing"/>
        <w:rPr>
          <w:rFonts w:ascii="Lucida Sans Unicode" w:hAnsi="Lucida Sans Unicode" w:cs="Lucida Sans Unicode"/>
          <w:b/>
          <w:sz w:val="24"/>
          <w:szCs w:val="24"/>
        </w:rPr>
      </w:pPr>
    </w:p>
    <w:p w:rsidR="003C582E" w:rsidRDefault="003C582E" w:rsidP="00DC4667">
      <w:pPr>
        <w:pStyle w:val="NoSpacing"/>
        <w:rPr>
          <w:rFonts w:ascii="Lucida Sans Unicode" w:hAnsi="Lucida Sans Unicode" w:cs="Lucida Sans Unicode"/>
          <w:b/>
          <w:sz w:val="24"/>
          <w:szCs w:val="24"/>
        </w:rPr>
      </w:pPr>
    </w:p>
    <w:p w:rsidR="003C582E" w:rsidRDefault="003C582E" w:rsidP="00DC4667">
      <w:pPr>
        <w:pStyle w:val="NoSpacing"/>
        <w:rPr>
          <w:rFonts w:ascii="Lucida Sans Unicode" w:hAnsi="Lucida Sans Unicode" w:cs="Lucida Sans Unicode"/>
          <w:b/>
          <w:sz w:val="24"/>
          <w:szCs w:val="24"/>
        </w:rPr>
      </w:pPr>
    </w:p>
    <w:p w:rsidR="00DC4667" w:rsidRPr="000437A6" w:rsidRDefault="00DC4667" w:rsidP="00DC4667">
      <w:pPr>
        <w:pStyle w:val="NoSpacing"/>
        <w:rPr>
          <w:rFonts w:ascii="Lucida Sans Unicode" w:hAnsi="Lucida Sans Unicode" w:cs="Lucida Sans Unicode"/>
          <w:b/>
          <w:sz w:val="24"/>
          <w:szCs w:val="24"/>
        </w:rPr>
      </w:pPr>
      <w:r w:rsidRPr="000437A6">
        <w:rPr>
          <w:rFonts w:ascii="Lucida Sans Unicode" w:hAnsi="Lucida Sans Unicode" w:cs="Lucida Sans Unicode"/>
          <w:b/>
          <w:sz w:val="24"/>
          <w:szCs w:val="24"/>
        </w:rPr>
        <w:lastRenderedPageBreak/>
        <w:t>UNORDERED HTML LIST</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An unordered list starts with the </w:t>
      </w:r>
      <w:r w:rsidRPr="00AF19FF">
        <w:rPr>
          <w:rStyle w:val="Strong"/>
          <w:rFonts w:ascii="Lucida Sans Unicode" w:hAnsi="Lucida Sans Unicode" w:cs="Lucida Sans Unicode"/>
          <w:color w:val="000000"/>
          <w:sz w:val="21"/>
          <w:szCs w:val="21"/>
        </w:rPr>
        <w:t>&lt;ul&gt;</w:t>
      </w:r>
      <w:r w:rsidRPr="00AF19FF">
        <w:rPr>
          <w:rFonts w:ascii="Lucida Sans Unicode" w:hAnsi="Lucida Sans Unicode" w:cs="Lucida Sans Unicode"/>
          <w:sz w:val="21"/>
          <w:szCs w:val="21"/>
        </w:rPr>
        <w:t> tag. Each list item starts with the </w:t>
      </w:r>
      <w:r w:rsidRPr="00AF19FF">
        <w:rPr>
          <w:rStyle w:val="Strong"/>
          <w:rFonts w:ascii="Lucida Sans Unicode" w:hAnsi="Lucida Sans Unicode" w:cs="Lucida Sans Unicode"/>
          <w:color w:val="000000"/>
          <w:sz w:val="21"/>
          <w:szCs w:val="21"/>
        </w:rPr>
        <w:t>&lt;li&gt;</w:t>
      </w:r>
      <w:r w:rsidRPr="00AF19FF">
        <w:rPr>
          <w:rFonts w:ascii="Lucida Sans Unicode" w:hAnsi="Lucida Sans Unicode" w:cs="Lucida Sans Unicode"/>
          <w:sz w:val="21"/>
          <w:szCs w:val="21"/>
        </w:rPr>
        <w:t> tag.</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The list items will be marked with bullets (small black circles) by default:</w:t>
      </w:r>
    </w:p>
    <w:p w:rsidR="00DC4667" w:rsidRPr="00AF19FF" w:rsidRDefault="00DC4667" w:rsidP="00DC4667">
      <w:pPr>
        <w:pStyle w:val="NoSpacing"/>
        <w:rPr>
          <w:rFonts w:ascii="Lucida Sans Unicode" w:hAnsi="Lucida Sans Unicode" w:cs="Lucida Sans Unicode"/>
          <w:b/>
          <w:sz w:val="21"/>
          <w:szCs w:val="21"/>
        </w:rPr>
      </w:pPr>
    </w:p>
    <w:p w:rsidR="00DC4667" w:rsidRPr="00AF19FF" w:rsidRDefault="00DC4667" w:rsidP="00DC4667">
      <w:pPr>
        <w:pStyle w:val="NoSpacing"/>
        <w:rPr>
          <w:rFonts w:ascii="Lucida Sans Unicode" w:hAnsi="Lucida Sans Unicode" w:cs="Lucida Sans Unicode"/>
          <w:b/>
          <w:sz w:val="21"/>
          <w:szCs w:val="21"/>
        </w:rPr>
      </w:pPr>
      <w:r w:rsidRPr="00AF19FF">
        <w:rPr>
          <w:rFonts w:ascii="Lucida Sans Unicode" w:hAnsi="Lucida Sans Unicode" w:cs="Lucida Sans Unicode"/>
          <w:b/>
          <w:sz w:val="21"/>
          <w:szCs w:val="21"/>
        </w:rPr>
        <w:t>Example</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color w:val="0000CD"/>
          <w:sz w:val="21"/>
          <w:szCs w:val="21"/>
        </w:rPr>
        <w:t>&lt;</w:t>
      </w:r>
      <w:proofErr w:type="gramStart"/>
      <w:r w:rsidRPr="00AF19FF">
        <w:rPr>
          <w:rFonts w:ascii="Lucida Sans Unicode" w:hAnsi="Lucida Sans Unicode" w:cs="Lucida Sans Unicode"/>
          <w:color w:val="A52A2A"/>
          <w:sz w:val="21"/>
          <w:szCs w:val="21"/>
        </w:rPr>
        <w:t>ul</w:t>
      </w:r>
      <w:proofErr w:type="gramEnd"/>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Coffee</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Tea</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Milk</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0000CD"/>
          <w:sz w:val="21"/>
          <w:szCs w:val="21"/>
        </w:rPr>
        <w:t>&gt;</w:t>
      </w:r>
    </w:p>
    <w:p w:rsidR="00DC4667" w:rsidRPr="000437A6"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1" style="width:0;height:0" o:hralign="center" o:hrstd="t" o:hrnoshade="t" o:hr="t" fillcolor="black" stroked="f"/>
        </w:pict>
      </w:r>
    </w:p>
    <w:p w:rsidR="00DC4667" w:rsidRDefault="00DC4667" w:rsidP="00DC4667">
      <w:pPr>
        <w:pStyle w:val="NoSpacing"/>
        <w:rPr>
          <w:rFonts w:ascii="Lucida Sans Unicode" w:hAnsi="Lucida Sans Unicode" w:cs="Lucida Sans Unicode"/>
          <w:sz w:val="24"/>
          <w:szCs w:val="24"/>
        </w:rPr>
      </w:pPr>
      <w:r w:rsidRPr="000437A6">
        <w:rPr>
          <w:rFonts w:ascii="Lucida Sans Unicode" w:hAnsi="Lucida Sans Unicode" w:cs="Lucida Sans Unicode"/>
          <w:b/>
          <w:sz w:val="24"/>
          <w:szCs w:val="24"/>
        </w:rPr>
        <w:t xml:space="preserve">UNORDERED HTML LIST </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 xml:space="preserve"> Choose List Item Marker</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The CSS </w:t>
      </w:r>
      <w:r w:rsidRPr="00AF19FF">
        <w:rPr>
          <w:rStyle w:val="Strong"/>
          <w:rFonts w:ascii="Lucida Sans Unicode" w:hAnsi="Lucida Sans Unicode" w:cs="Lucida Sans Unicode"/>
          <w:color w:val="000000"/>
          <w:sz w:val="21"/>
          <w:szCs w:val="21"/>
        </w:rPr>
        <w:t>list-style-type</w:t>
      </w:r>
      <w:r w:rsidRPr="00AF19FF">
        <w:rPr>
          <w:rFonts w:ascii="Lucida Sans Unicode" w:hAnsi="Lucida Sans Unicode" w:cs="Lucida Sans Unicode"/>
          <w:sz w:val="21"/>
          <w:szCs w:val="21"/>
        </w:rPr>
        <w:t> property is used to define the style of the list item marker:</w:t>
      </w:r>
    </w:p>
    <w:p w:rsidR="00DC4667" w:rsidRDefault="00DC4667" w:rsidP="00DC4667"/>
    <w:tbl>
      <w:tblPr>
        <w:tblpPr w:leftFromText="180" w:rightFromText="180" w:vertAnchor="page" w:horzAnchor="margin" w:tblpY="2731"/>
        <w:tblW w:w="93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728"/>
        <w:gridCol w:w="7632"/>
      </w:tblGrid>
      <w:tr w:rsidR="00DC4667" w:rsidRPr="00AF19FF" w:rsidTr="00C03345">
        <w:tc>
          <w:tcPr>
            <w:tcW w:w="1728" w:type="dxa"/>
            <w:shd w:val="clear" w:color="auto" w:fill="FFFFFF"/>
            <w:tcMar>
              <w:top w:w="120" w:type="dxa"/>
              <w:left w:w="24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Value</w:t>
            </w:r>
          </w:p>
        </w:tc>
        <w:tc>
          <w:tcPr>
            <w:tcW w:w="7632" w:type="dxa"/>
            <w:shd w:val="clear" w:color="auto" w:fill="FFFFFF"/>
            <w:tcMar>
              <w:top w:w="120" w:type="dxa"/>
              <w:left w:w="12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Description</w:t>
            </w:r>
          </w:p>
        </w:tc>
      </w:tr>
      <w:tr w:rsidR="00DC4667" w:rsidRPr="00AF19FF" w:rsidTr="00C03345">
        <w:tc>
          <w:tcPr>
            <w:tcW w:w="1728" w:type="dxa"/>
            <w:shd w:val="clear" w:color="auto" w:fill="F1F1F1"/>
            <w:tcMar>
              <w:top w:w="120" w:type="dxa"/>
              <w:left w:w="24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Disc</w:t>
            </w:r>
          </w:p>
        </w:tc>
        <w:tc>
          <w:tcPr>
            <w:tcW w:w="7632" w:type="dxa"/>
            <w:shd w:val="clear" w:color="auto" w:fill="F1F1F1"/>
            <w:tcMar>
              <w:top w:w="120" w:type="dxa"/>
              <w:left w:w="120" w:type="dxa"/>
              <w:bottom w:w="120" w:type="dxa"/>
              <w:right w:w="120" w:type="dxa"/>
            </w:tcMar>
            <w:hideMark/>
          </w:tcPr>
          <w:p w:rsidR="00DC4667" w:rsidRPr="00AF19FF" w:rsidRDefault="00DC4667" w:rsidP="00C03345">
            <w:pPr>
              <w:pStyle w:val="NoSpacing"/>
              <w:ind w:left="-8" w:firstLine="8"/>
              <w:rPr>
                <w:rFonts w:ascii="Lucida Sans Unicode" w:hAnsi="Lucida Sans Unicode" w:cs="Lucida Sans Unicode"/>
                <w:sz w:val="21"/>
                <w:szCs w:val="21"/>
              </w:rPr>
            </w:pPr>
            <w:r w:rsidRPr="00AF19FF">
              <w:rPr>
                <w:rFonts w:ascii="Lucida Sans Unicode" w:hAnsi="Lucida Sans Unicode" w:cs="Lucida Sans Unicode"/>
                <w:sz w:val="21"/>
                <w:szCs w:val="21"/>
              </w:rPr>
              <w:t>Sets the list item marker to a bullet (default)</w:t>
            </w:r>
          </w:p>
        </w:tc>
      </w:tr>
      <w:tr w:rsidR="00DC4667" w:rsidRPr="00AF19FF" w:rsidTr="00C03345">
        <w:tc>
          <w:tcPr>
            <w:tcW w:w="1728" w:type="dxa"/>
            <w:shd w:val="clear" w:color="auto" w:fill="FFFFFF"/>
            <w:tcMar>
              <w:top w:w="120" w:type="dxa"/>
              <w:left w:w="24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Circle</w:t>
            </w:r>
          </w:p>
        </w:tc>
        <w:tc>
          <w:tcPr>
            <w:tcW w:w="7632" w:type="dxa"/>
            <w:shd w:val="clear" w:color="auto" w:fill="FFFFFF"/>
            <w:tcMar>
              <w:top w:w="120" w:type="dxa"/>
              <w:left w:w="12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Sets the list item marker to a circle</w:t>
            </w:r>
          </w:p>
        </w:tc>
      </w:tr>
      <w:tr w:rsidR="00DC4667" w:rsidRPr="00AF19FF" w:rsidTr="00C03345">
        <w:tc>
          <w:tcPr>
            <w:tcW w:w="1728" w:type="dxa"/>
            <w:shd w:val="clear" w:color="auto" w:fill="F1F1F1"/>
            <w:tcMar>
              <w:top w:w="120" w:type="dxa"/>
              <w:left w:w="24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Square</w:t>
            </w:r>
          </w:p>
        </w:tc>
        <w:tc>
          <w:tcPr>
            <w:tcW w:w="7632" w:type="dxa"/>
            <w:shd w:val="clear" w:color="auto" w:fill="F1F1F1"/>
            <w:tcMar>
              <w:top w:w="120" w:type="dxa"/>
              <w:left w:w="12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Sets the list item marker to a square</w:t>
            </w:r>
          </w:p>
        </w:tc>
      </w:tr>
      <w:tr w:rsidR="00DC4667" w:rsidRPr="00AF19FF" w:rsidTr="00C03345">
        <w:tc>
          <w:tcPr>
            <w:tcW w:w="1728" w:type="dxa"/>
            <w:shd w:val="clear" w:color="auto" w:fill="FFFFFF"/>
            <w:tcMar>
              <w:top w:w="120" w:type="dxa"/>
              <w:left w:w="24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None</w:t>
            </w:r>
          </w:p>
        </w:tc>
        <w:tc>
          <w:tcPr>
            <w:tcW w:w="7632" w:type="dxa"/>
            <w:shd w:val="clear" w:color="auto" w:fill="FFFFFF"/>
            <w:tcMar>
              <w:top w:w="120" w:type="dxa"/>
              <w:left w:w="120" w:type="dxa"/>
              <w:bottom w:w="120" w:type="dxa"/>
              <w:right w:w="120" w:type="dxa"/>
            </w:tcMar>
            <w:hideMark/>
          </w:tcPr>
          <w:p w:rsidR="00DC4667" w:rsidRPr="00AF19FF" w:rsidRDefault="00DC4667" w:rsidP="00C03345">
            <w:pPr>
              <w:pStyle w:val="NoSpacing"/>
              <w:rPr>
                <w:rFonts w:ascii="Lucida Sans Unicode" w:hAnsi="Lucida Sans Unicode" w:cs="Lucida Sans Unicode"/>
                <w:sz w:val="21"/>
                <w:szCs w:val="21"/>
              </w:rPr>
            </w:pPr>
            <w:r w:rsidRPr="00AF19FF">
              <w:rPr>
                <w:rFonts w:ascii="Lucida Sans Unicode" w:hAnsi="Lucida Sans Unicode" w:cs="Lucida Sans Unicode"/>
                <w:sz w:val="21"/>
                <w:szCs w:val="21"/>
              </w:rPr>
              <w:t>The list items will not be marked</w:t>
            </w:r>
          </w:p>
        </w:tc>
      </w:tr>
    </w:tbl>
    <w:p w:rsidR="00DC4667" w:rsidRDefault="00DC4667" w:rsidP="00DC4667">
      <w:pPr>
        <w:pStyle w:val="NoSpacing"/>
        <w:rPr>
          <w:rFonts w:ascii="Lucida Sans Unicode" w:hAnsi="Lucida Sans Unicode" w:cs="Lucida Sans Unicode"/>
          <w:b/>
          <w:sz w:val="21"/>
          <w:szCs w:val="21"/>
        </w:rPr>
      </w:pPr>
    </w:p>
    <w:p w:rsidR="00DC4667" w:rsidRPr="00AF19FF"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b/>
          <w:i/>
          <w:sz w:val="21"/>
          <w:szCs w:val="21"/>
        </w:rPr>
        <w:t>Example</w:t>
      </w:r>
      <w:r w:rsidRPr="00AF19FF">
        <w:rPr>
          <w:rFonts w:ascii="Lucida Sans Unicode" w:hAnsi="Lucida Sans Unicode" w:cs="Lucida Sans Unicode"/>
          <w:sz w:val="21"/>
          <w:szCs w:val="21"/>
        </w:rPr>
        <w:t xml:space="preserve"> - Disc</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FF0000"/>
          <w:sz w:val="21"/>
          <w:szCs w:val="21"/>
        </w:rPr>
        <w:t> style</w:t>
      </w:r>
      <w:r w:rsidRPr="00AF19FF">
        <w:rPr>
          <w:rFonts w:ascii="Lucida Sans Unicode" w:hAnsi="Lucida Sans Unicode" w:cs="Lucida Sans Unicode"/>
          <w:color w:val="0000CD"/>
          <w:sz w:val="21"/>
          <w:szCs w:val="21"/>
        </w:rPr>
        <w:t>="list-style-type</w:t>
      </w:r>
      <w:proofErr w:type="gramStart"/>
      <w:r w:rsidRPr="00AF19FF">
        <w:rPr>
          <w:rFonts w:ascii="Lucida Sans Unicode" w:hAnsi="Lucida Sans Unicode" w:cs="Lucida Sans Unicode"/>
          <w:color w:val="0000CD"/>
          <w:sz w:val="21"/>
          <w:szCs w:val="21"/>
        </w:rPr>
        <w:t>:disc</w:t>
      </w:r>
      <w:proofErr w:type="gramEnd"/>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Coffee</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Tea</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Milk</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0000CD"/>
          <w:sz w:val="21"/>
          <w:szCs w:val="21"/>
        </w:rPr>
        <w:t>&gt;</w:t>
      </w:r>
    </w:p>
    <w:p w:rsidR="00DC4667" w:rsidRPr="00AF19FF"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b/>
          <w:i/>
          <w:sz w:val="21"/>
          <w:szCs w:val="21"/>
        </w:rPr>
        <w:t>Example</w:t>
      </w:r>
      <w:r w:rsidRPr="00AF19FF">
        <w:rPr>
          <w:rFonts w:ascii="Lucida Sans Unicode" w:hAnsi="Lucida Sans Unicode" w:cs="Lucida Sans Unicode"/>
          <w:sz w:val="21"/>
          <w:szCs w:val="21"/>
        </w:rPr>
        <w:t xml:space="preserve"> - Circle</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FF0000"/>
          <w:sz w:val="21"/>
          <w:szCs w:val="21"/>
        </w:rPr>
        <w:t> style</w:t>
      </w:r>
      <w:r w:rsidRPr="00AF19FF">
        <w:rPr>
          <w:rFonts w:ascii="Lucida Sans Unicode" w:hAnsi="Lucida Sans Unicode" w:cs="Lucida Sans Unicode"/>
          <w:color w:val="0000CD"/>
          <w:sz w:val="21"/>
          <w:szCs w:val="21"/>
        </w:rPr>
        <w:t>="list-style-type</w:t>
      </w:r>
      <w:proofErr w:type="gramStart"/>
      <w:r w:rsidRPr="00AF19FF">
        <w:rPr>
          <w:rFonts w:ascii="Lucida Sans Unicode" w:hAnsi="Lucida Sans Unicode" w:cs="Lucida Sans Unicode"/>
          <w:color w:val="0000CD"/>
          <w:sz w:val="21"/>
          <w:szCs w:val="21"/>
        </w:rPr>
        <w:t>:circle</w:t>
      </w:r>
      <w:proofErr w:type="gramEnd"/>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Coffee</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Tea</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Milk</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0000CD"/>
          <w:sz w:val="21"/>
          <w:szCs w:val="21"/>
        </w:rPr>
        <w:t>&gt;</w:t>
      </w:r>
    </w:p>
    <w:p w:rsidR="00DC4667" w:rsidRPr="00AF19FF"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b/>
          <w:i/>
          <w:sz w:val="21"/>
          <w:szCs w:val="21"/>
        </w:rPr>
        <w:t>Example</w:t>
      </w:r>
      <w:r w:rsidRPr="00AF19FF">
        <w:rPr>
          <w:rFonts w:ascii="Lucida Sans Unicode" w:hAnsi="Lucida Sans Unicode" w:cs="Lucida Sans Unicode"/>
          <w:sz w:val="21"/>
          <w:szCs w:val="21"/>
        </w:rPr>
        <w:t xml:space="preserve"> - Square</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color w:val="0000CD"/>
          <w:sz w:val="21"/>
          <w:szCs w:val="21"/>
        </w:rPr>
        <w:lastRenderedPageBreak/>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FF0000"/>
          <w:sz w:val="21"/>
          <w:szCs w:val="21"/>
        </w:rPr>
        <w:t> style</w:t>
      </w:r>
      <w:r w:rsidRPr="00AF19FF">
        <w:rPr>
          <w:rFonts w:ascii="Lucida Sans Unicode" w:hAnsi="Lucida Sans Unicode" w:cs="Lucida Sans Unicode"/>
          <w:color w:val="0000CD"/>
          <w:sz w:val="21"/>
          <w:szCs w:val="21"/>
        </w:rPr>
        <w:t>="list-style-type</w:t>
      </w:r>
      <w:proofErr w:type="gramStart"/>
      <w:r w:rsidRPr="00AF19FF">
        <w:rPr>
          <w:rFonts w:ascii="Lucida Sans Unicode" w:hAnsi="Lucida Sans Unicode" w:cs="Lucida Sans Unicode"/>
          <w:color w:val="0000CD"/>
          <w:sz w:val="21"/>
          <w:szCs w:val="21"/>
        </w:rPr>
        <w:t>:square</w:t>
      </w:r>
      <w:proofErr w:type="gramEnd"/>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Coffee</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Tea</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Milk</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0000CD"/>
          <w:sz w:val="21"/>
          <w:szCs w:val="21"/>
        </w:rPr>
        <w:t>&gt;</w:t>
      </w:r>
    </w:p>
    <w:p w:rsidR="00DC4667" w:rsidRPr="00AF19FF"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b/>
          <w:i/>
          <w:sz w:val="21"/>
          <w:szCs w:val="21"/>
        </w:rPr>
        <w:t>Example</w:t>
      </w:r>
      <w:r w:rsidRPr="00AF19FF">
        <w:rPr>
          <w:rFonts w:ascii="Lucida Sans Unicode" w:hAnsi="Lucida Sans Unicode" w:cs="Lucida Sans Unicode"/>
          <w:sz w:val="21"/>
          <w:szCs w:val="21"/>
        </w:rPr>
        <w:t xml:space="preserve"> - None</w:t>
      </w:r>
    </w:p>
    <w:p w:rsidR="00DC4667" w:rsidRPr="00AF19FF" w:rsidRDefault="00DC4667" w:rsidP="00DC4667">
      <w:pPr>
        <w:pStyle w:val="NoSpacing"/>
        <w:rPr>
          <w:rFonts w:ascii="Lucida Sans Unicode" w:hAnsi="Lucida Sans Unicode" w:cs="Lucida Sans Unicode"/>
          <w:sz w:val="21"/>
          <w:szCs w:val="21"/>
        </w:rPr>
      </w:pP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FF0000"/>
          <w:sz w:val="21"/>
          <w:szCs w:val="21"/>
        </w:rPr>
        <w:t> style</w:t>
      </w:r>
      <w:r w:rsidRPr="00AF19FF">
        <w:rPr>
          <w:rFonts w:ascii="Lucida Sans Unicode" w:hAnsi="Lucida Sans Unicode" w:cs="Lucida Sans Unicode"/>
          <w:color w:val="0000CD"/>
          <w:sz w:val="21"/>
          <w:szCs w:val="21"/>
        </w:rPr>
        <w:t>="list-style-type</w:t>
      </w:r>
      <w:proofErr w:type="gramStart"/>
      <w:r w:rsidRPr="00AF19FF">
        <w:rPr>
          <w:rFonts w:ascii="Lucida Sans Unicode" w:hAnsi="Lucida Sans Unicode" w:cs="Lucida Sans Unicode"/>
          <w:color w:val="0000CD"/>
          <w:sz w:val="21"/>
          <w:szCs w:val="21"/>
        </w:rPr>
        <w:t>:none</w:t>
      </w:r>
      <w:proofErr w:type="gramEnd"/>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Coffee</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Tea</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t>  </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t>Milk</w:t>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/li</w:t>
      </w:r>
      <w:r w:rsidRPr="00AF19FF">
        <w:rPr>
          <w:rFonts w:ascii="Lucida Sans Unicode" w:hAnsi="Lucida Sans Unicode" w:cs="Lucida Sans Unicode"/>
          <w:color w:val="0000CD"/>
          <w:sz w:val="21"/>
          <w:szCs w:val="21"/>
        </w:rPr>
        <w:t>&gt;</w:t>
      </w:r>
      <w:r w:rsidRPr="00AF19FF">
        <w:rPr>
          <w:rFonts w:ascii="Lucida Sans Unicode" w:hAnsi="Lucida Sans Unicode" w:cs="Lucida Sans Unicode"/>
          <w:sz w:val="21"/>
          <w:szCs w:val="21"/>
        </w:rPr>
        <w:br/>
      </w:r>
      <w:r w:rsidRPr="00AF19FF">
        <w:rPr>
          <w:rFonts w:ascii="Lucida Sans Unicode" w:hAnsi="Lucida Sans Unicode" w:cs="Lucida Sans Unicode"/>
          <w:color w:val="0000CD"/>
          <w:sz w:val="21"/>
          <w:szCs w:val="21"/>
        </w:rPr>
        <w:t>&lt;</w:t>
      </w:r>
      <w:r w:rsidRPr="00AF19FF">
        <w:rPr>
          <w:rFonts w:ascii="Lucida Sans Unicode" w:hAnsi="Lucida Sans Unicode" w:cs="Lucida Sans Unicode"/>
          <w:color w:val="A52A2A"/>
          <w:sz w:val="21"/>
          <w:szCs w:val="21"/>
        </w:rPr>
        <w:t>/ul</w:t>
      </w:r>
      <w:r w:rsidRPr="00AF19FF">
        <w:rPr>
          <w:rFonts w:ascii="Lucida Sans Unicode" w:hAnsi="Lucida Sans Unicode" w:cs="Lucida Sans Unicode"/>
          <w:color w:val="0000CD"/>
          <w:sz w:val="21"/>
          <w:szCs w:val="21"/>
        </w:rPr>
        <w:t>&gt;</w:t>
      </w:r>
    </w:p>
    <w:p w:rsidR="00DC4667" w:rsidRPr="000437A6"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2" style="width:0;height:0" o:hralign="center" o:hrstd="t" o:hrnoshade="t" o:hr="t" fillcolor="black" stroked="f"/>
        </w:pict>
      </w:r>
    </w:p>
    <w:p w:rsidR="00DC4667" w:rsidRPr="003C582E"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3" style="width:0;height:0" o:hralign="center" o:hrstd="t" o:hrnoshade="t" o:hr="t" fillcolor="black" stroked="f"/>
        </w:pict>
      </w:r>
      <w:r w:rsidR="00DC4667" w:rsidRPr="000437A6">
        <w:rPr>
          <w:rFonts w:ascii="Lucida Sans Unicode" w:hAnsi="Lucida Sans Unicode" w:cs="Lucida Sans Unicode"/>
          <w:b/>
          <w:sz w:val="24"/>
          <w:szCs w:val="24"/>
        </w:rPr>
        <w:t>ORDERED HTML LIST</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An ordered list starts with the </w:t>
      </w:r>
      <w:r w:rsidRPr="00FF4F74">
        <w:rPr>
          <w:rStyle w:val="Strong"/>
          <w:rFonts w:ascii="Lucida Sans Unicode" w:hAnsi="Lucida Sans Unicode" w:cs="Lucida Sans Unicode"/>
          <w:color w:val="000000"/>
          <w:sz w:val="21"/>
          <w:szCs w:val="21"/>
        </w:rPr>
        <w:t>&lt;ol&gt;</w:t>
      </w:r>
      <w:r w:rsidRPr="00FF4F74">
        <w:rPr>
          <w:rFonts w:ascii="Lucida Sans Unicode" w:hAnsi="Lucida Sans Unicode" w:cs="Lucida Sans Unicode"/>
          <w:sz w:val="21"/>
          <w:szCs w:val="21"/>
        </w:rPr>
        <w:t> tag. Each list item starts with the </w:t>
      </w:r>
      <w:r w:rsidRPr="00FF4F74">
        <w:rPr>
          <w:rStyle w:val="Strong"/>
          <w:rFonts w:ascii="Lucida Sans Unicode" w:hAnsi="Lucida Sans Unicode" w:cs="Lucida Sans Unicode"/>
          <w:color w:val="000000"/>
          <w:sz w:val="21"/>
          <w:szCs w:val="21"/>
        </w:rPr>
        <w:t>&lt;li&gt;</w:t>
      </w:r>
      <w:r w:rsidRPr="00FF4F74">
        <w:rPr>
          <w:rFonts w:ascii="Lucida Sans Unicode" w:hAnsi="Lucida Sans Unicode" w:cs="Lucida Sans Unicode"/>
          <w:sz w:val="21"/>
          <w:szCs w:val="21"/>
        </w:rPr>
        <w:t> tag.</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list items will be marked with numbers by default:</w:t>
      </w:r>
    </w:p>
    <w:p w:rsidR="00DC4667" w:rsidRPr="00FF4F74" w:rsidRDefault="00DC4667" w:rsidP="00DC4667">
      <w:pPr>
        <w:pStyle w:val="NoSpacing"/>
        <w:rPr>
          <w:rFonts w:ascii="Lucida Sans Unicode" w:hAnsi="Lucida Sans Unicode" w:cs="Lucida Sans Unicode"/>
          <w:b/>
          <w:i/>
          <w:sz w:val="21"/>
          <w:szCs w:val="21"/>
        </w:rPr>
      </w:pPr>
      <w:r w:rsidRPr="00FF4F74">
        <w:rPr>
          <w:rFonts w:ascii="Lucida Sans Unicode" w:hAnsi="Lucida Sans Unicode" w:cs="Lucida Sans Unicode"/>
          <w:b/>
          <w:i/>
          <w:sz w:val="21"/>
          <w:szCs w:val="21"/>
        </w:rPr>
        <w:t>Example</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proofErr w:type="gramStart"/>
      <w:r w:rsidRPr="00FF4F74">
        <w:rPr>
          <w:rFonts w:ascii="Lucida Sans Unicode" w:hAnsi="Lucida Sans Unicode" w:cs="Lucida Sans Unicode"/>
          <w:color w:val="A52A2A"/>
          <w:sz w:val="21"/>
          <w:szCs w:val="21"/>
        </w:rPr>
        <w:t>ol</w:t>
      </w:r>
      <w:proofErr w:type="gramEnd"/>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0000CD"/>
          <w:sz w:val="21"/>
          <w:szCs w:val="21"/>
        </w:rPr>
        <w:t>&gt;</w:t>
      </w:r>
    </w:p>
    <w:p w:rsidR="00DC4667" w:rsidRPr="000437A6"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4" style="width:0;height:0" o:hralign="center" o:hrstd="t" o:hrnoshade="t" o:hr="t" fillcolor="black" stroked="f"/>
        </w:pict>
      </w:r>
    </w:p>
    <w:p w:rsidR="00DC4667" w:rsidRPr="000437A6" w:rsidRDefault="00DC4667" w:rsidP="00DC4667">
      <w:pPr>
        <w:pStyle w:val="NoSpacing"/>
        <w:rPr>
          <w:rFonts w:ascii="Lucida Sans Unicode" w:hAnsi="Lucida Sans Unicode" w:cs="Lucida Sans Unicode"/>
          <w:b/>
          <w:sz w:val="24"/>
          <w:szCs w:val="24"/>
        </w:rPr>
      </w:pPr>
      <w:r w:rsidRPr="000437A6">
        <w:rPr>
          <w:rFonts w:ascii="Lucida Sans Unicode" w:hAnsi="Lucida Sans Unicode" w:cs="Lucida Sans Unicode"/>
          <w:b/>
          <w:sz w:val="24"/>
          <w:szCs w:val="24"/>
        </w:rPr>
        <w:t>ORDERED HTML LIST - THE TYPE ATTRIBUTE</w:t>
      </w:r>
    </w:p>
    <w:p w:rsidR="00DC4667"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w:t>
      </w:r>
      <w:r w:rsidRPr="00FF4F74">
        <w:rPr>
          <w:rStyle w:val="Strong"/>
          <w:rFonts w:ascii="Lucida Sans Unicode" w:hAnsi="Lucida Sans Unicode" w:cs="Lucida Sans Unicode"/>
          <w:color w:val="000000"/>
          <w:sz w:val="21"/>
          <w:szCs w:val="21"/>
        </w:rPr>
        <w:t>type</w:t>
      </w:r>
      <w:r w:rsidRPr="00FF4F74">
        <w:rPr>
          <w:rFonts w:ascii="Lucida Sans Unicode" w:hAnsi="Lucida Sans Unicode" w:cs="Lucida Sans Unicode"/>
          <w:sz w:val="21"/>
          <w:szCs w:val="21"/>
        </w:rPr>
        <w:t> attribute of the &lt;ol&gt; tag, defines the type of the list item marker:</w:t>
      </w:r>
    </w:p>
    <w:p w:rsidR="00DC4667" w:rsidRPr="00FF4F74" w:rsidRDefault="00DC4667" w:rsidP="00DC4667">
      <w:pPr>
        <w:pStyle w:val="NoSpacing"/>
        <w:rPr>
          <w:rFonts w:ascii="Lucida Sans Unicode" w:hAnsi="Lucida Sans Unicode" w:cs="Lucida Sans Unicode"/>
          <w:sz w:val="21"/>
          <w:szCs w:val="21"/>
        </w:rPr>
      </w:pPr>
    </w:p>
    <w:tbl>
      <w:tblPr>
        <w:tblW w:w="8755" w:type="dxa"/>
        <w:tblInd w:w="41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267"/>
        <w:gridCol w:w="7488"/>
      </w:tblGrid>
      <w:tr w:rsidR="00DC4667" w:rsidRPr="00FF4F74" w:rsidTr="00C03345">
        <w:tc>
          <w:tcPr>
            <w:tcW w:w="1267" w:type="dxa"/>
            <w:shd w:val="clear" w:color="auto" w:fill="FFFFFF"/>
            <w:tcMar>
              <w:top w:w="120" w:type="dxa"/>
              <w:left w:w="24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Type</w:t>
            </w:r>
          </w:p>
        </w:tc>
        <w:tc>
          <w:tcPr>
            <w:tcW w:w="7488" w:type="dxa"/>
            <w:shd w:val="clear" w:color="auto" w:fill="FFFFFF"/>
            <w:tcMar>
              <w:top w:w="120" w:type="dxa"/>
              <w:left w:w="12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Description</w:t>
            </w:r>
          </w:p>
        </w:tc>
      </w:tr>
      <w:tr w:rsidR="00DC4667" w:rsidRPr="00FF4F74" w:rsidTr="00C03345">
        <w:tc>
          <w:tcPr>
            <w:tcW w:w="1267" w:type="dxa"/>
            <w:shd w:val="clear" w:color="auto" w:fill="F1F1F1"/>
            <w:tcMar>
              <w:top w:w="120" w:type="dxa"/>
              <w:left w:w="24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type="1"</w:t>
            </w:r>
          </w:p>
        </w:tc>
        <w:tc>
          <w:tcPr>
            <w:tcW w:w="7488" w:type="dxa"/>
            <w:shd w:val="clear" w:color="auto" w:fill="F1F1F1"/>
            <w:tcMar>
              <w:top w:w="120" w:type="dxa"/>
              <w:left w:w="12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list items will be numbered with numbers (default)</w:t>
            </w:r>
          </w:p>
        </w:tc>
      </w:tr>
      <w:tr w:rsidR="00DC4667" w:rsidRPr="00FF4F74" w:rsidTr="00C03345">
        <w:tc>
          <w:tcPr>
            <w:tcW w:w="1267" w:type="dxa"/>
            <w:shd w:val="clear" w:color="auto" w:fill="FFFFFF"/>
            <w:tcMar>
              <w:top w:w="120" w:type="dxa"/>
              <w:left w:w="24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type="A"</w:t>
            </w:r>
          </w:p>
        </w:tc>
        <w:tc>
          <w:tcPr>
            <w:tcW w:w="7488" w:type="dxa"/>
            <w:shd w:val="clear" w:color="auto" w:fill="FFFFFF"/>
            <w:tcMar>
              <w:top w:w="120" w:type="dxa"/>
              <w:left w:w="12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list items will be numbered with uppercase letters</w:t>
            </w:r>
          </w:p>
        </w:tc>
      </w:tr>
      <w:tr w:rsidR="00DC4667" w:rsidRPr="00FF4F74" w:rsidTr="00C03345">
        <w:tc>
          <w:tcPr>
            <w:tcW w:w="1267" w:type="dxa"/>
            <w:shd w:val="clear" w:color="auto" w:fill="F1F1F1"/>
            <w:tcMar>
              <w:top w:w="120" w:type="dxa"/>
              <w:left w:w="24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type="a"</w:t>
            </w:r>
          </w:p>
        </w:tc>
        <w:tc>
          <w:tcPr>
            <w:tcW w:w="7488" w:type="dxa"/>
            <w:shd w:val="clear" w:color="auto" w:fill="F1F1F1"/>
            <w:tcMar>
              <w:top w:w="120" w:type="dxa"/>
              <w:left w:w="12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list items will be numbered with lowercase letters</w:t>
            </w:r>
          </w:p>
        </w:tc>
      </w:tr>
      <w:tr w:rsidR="00DC4667" w:rsidRPr="00FF4F74" w:rsidTr="00C03345">
        <w:tc>
          <w:tcPr>
            <w:tcW w:w="1267" w:type="dxa"/>
            <w:shd w:val="clear" w:color="auto" w:fill="FFFFFF"/>
            <w:tcMar>
              <w:top w:w="120" w:type="dxa"/>
              <w:left w:w="24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type="I"</w:t>
            </w:r>
          </w:p>
        </w:tc>
        <w:tc>
          <w:tcPr>
            <w:tcW w:w="7488" w:type="dxa"/>
            <w:shd w:val="clear" w:color="auto" w:fill="FFFFFF"/>
            <w:tcMar>
              <w:top w:w="120" w:type="dxa"/>
              <w:left w:w="12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list items will be numbered with uppercase roman numbers</w:t>
            </w:r>
          </w:p>
        </w:tc>
      </w:tr>
      <w:tr w:rsidR="00DC4667" w:rsidRPr="00FF4F74" w:rsidTr="00C03345">
        <w:tc>
          <w:tcPr>
            <w:tcW w:w="1267" w:type="dxa"/>
            <w:shd w:val="clear" w:color="auto" w:fill="F1F1F1"/>
            <w:tcMar>
              <w:top w:w="120" w:type="dxa"/>
              <w:left w:w="240" w:type="dxa"/>
              <w:bottom w:w="120" w:type="dxa"/>
              <w:right w:w="120" w:type="dxa"/>
            </w:tcMar>
            <w:hideMark/>
          </w:tcPr>
          <w:p w:rsidR="00DC4667" w:rsidRPr="00FF4F74" w:rsidRDefault="00DC4667" w:rsidP="00C03345">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type="i"</w:t>
            </w:r>
          </w:p>
        </w:tc>
        <w:tc>
          <w:tcPr>
            <w:tcW w:w="7488" w:type="dxa"/>
            <w:shd w:val="clear" w:color="auto" w:fill="F1F1F1"/>
            <w:tcMar>
              <w:top w:w="120" w:type="dxa"/>
              <w:left w:w="120" w:type="dxa"/>
              <w:bottom w:w="120" w:type="dxa"/>
              <w:right w:w="120" w:type="dxa"/>
            </w:tcMar>
            <w:hideMark/>
          </w:tcPr>
          <w:p w:rsidR="00DC4667" w:rsidRPr="00FF4F74" w:rsidRDefault="00DC4667" w:rsidP="00C03345">
            <w:pPr>
              <w:pStyle w:val="NoSpacing"/>
              <w:tabs>
                <w:tab w:val="left" w:pos="7755"/>
              </w:tabs>
              <w:rPr>
                <w:rFonts w:ascii="Lucida Sans Unicode" w:hAnsi="Lucida Sans Unicode" w:cs="Lucida Sans Unicode"/>
                <w:sz w:val="21"/>
                <w:szCs w:val="21"/>
              </w:rPr>
            </w:pPr>
            <w:r w:rsidRPr="00FF4F74">
              <w:rPr>
                <w:rFonts w:ascii="Lucida Sans Unicode" w:hAnsi="Lucida Sans Unicode" w:cs="Lucida Sans Unicode"/>
                <w:sz w:val="21"/>
                <w:szCs w:val="21"/>
              </w:rPr>
              <w:t>The list items will be numbered with lowercase roman numbers</w:t>
            </w:r>
            <w:r>
              <w:rPr>
                <w:rFonts w:ascii="Lucida Sans Unicode" w:hAnsi="Lucida Sans Unicode" w:cs="Lucida Sans Unicode"/>
                <w:sz w:val="21"/>
                <w:szCs w:val="21"/>
              </w:rPr>
              <w:tab/>
            </w:r>
          </w:p>
        </w:tc>
      </w:tr>
    </w:tbl>
    <w:p w:rsidR="00DC4667" w:rsidRDefault="00DC4667" w:rsidP="00DC4667">
      <w:pPr>
        <w:pStyle w:val="NoSpacing"/>
        <w:rPr>
          <w:rFonts w:ascii="Lucida Sans Unicode" w:hAnsi="Lucida Sans Unicode" w:cs="Lucida Sans Unicode"/>
          <w:sz w:val="21"/>
          <w:szCs w:val="21"/>
        </w:rPr>
      </w:pPr>
    </w:p>
    <w:p w:rsidR="003C582E" w:rsidRDefault="003C582E" w:rsidP="00DC4667">
      <w:pPr>
        <w:pStyle w:val="NoSpacing"/>
        <w:rPr>
          <w:rFonts w:ascii="Lucida Sans Unicode" w:hAnsi="Lucida Sans Unicode" w:cs="Lucida Sans Unicode"/>
          <w:sz w:val="21"/>
          <w:szCs w:val="21"/>
        </w:rPr>
      </w:pPr>
    </w:p>
    <w:p w:rsidR="003C582E" w:rsidRDefault="003C582E" w:rsidP="00DC4667">
      <w:pPr>
        <w:pStyle w:val="NoSpacing"/>
        <w:rPr>
          <w:rFonts w:ascii="Lucida Sans Unicode" w:hAnsi="Lucida Sans Unicode" w:cs="Lucida Sans Unicode"/>
          <w:sz w:val="21"/>
          <w:szCs w:val="21"/>
        </w:rPr>
      </w:pP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lastRenderedPageBreak/>
        <w:t>Numbers: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FF0000"/>
          <w:sz w:val="21"/>
          <w:szCs w:val="21"/>
        </w:rPr>
        <w:t> type</w:t>
      </w:r>
      <w:r w:rsidRPr="00FF4F74">
        <w:rPr>
          <w:rFonts w:ascii="Lucida Sans Unicode" w:hAnsi="Lucida Sans Unicode" w:cs="Lucida Sans Unicode"/>
          <w:color w:val="0000CD"/>
          <w:sz w:val="21"/>
          <w:szCs w:val="21"/>
        </w:rPr>
        <w:t>="1"&gt;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0000CD"/>
          <w:sz w:val="21"/>
          <w:szCs w:val="21"/>
        </w:rPr>
        <w:t>&gt;</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Uppercase Letters: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FF0000"/>
          <w:sz w:val="21"/>
          <w:szCs w:val="21"/>
        </w:rPr>
        <w:t> type</w:t>
      </w:r>
      <w:r w:rsidRPr="00FF4F74">
        <w:rPr>
          <w:rFonts w:ascii="Lucida Sans Unicode" w:hAnsi="Lucida Sans Unicode" w:cs="Lucida Sans Unicode"/>
          <w:color w:val="0000CD"/>
          <w:sz w:val="21"/>
          <w:szCs w:val="21"/>
        </w:rPr>
        <w:t>="A"&gt;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0000CD"/>
          <w:sz w:val="21"/>
          <w:szCs w:val="21"/>
        </w:rPr>
        <w:t>&gt;</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Lowercase Letters: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FF0000"/>
          <w:sz w:val="21"/>
          <w:szCs w:val="21"/>
        </w:rPr>
        <w:t> type</w:t>
      </w:r>
      <w:r w:rsidRPr="00FF4F74">
        <w:rPr>
          <w:rFonts w:ascii="Lucida Sans Unicode" w:hAnsi="Lucida Sans Unicode" w:cs="Lucida Sans Unicode"/>
          <w:color w:val="0000CD"/>
          <w:sz w:val="21"/>
          <w:szCs w:val="21"/>
        </w:rPr>
        <w:t>="a"&gt;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0000CD"/>
          <w:sz w:val="21"/>
          <w:szCs w:val="21"/>
        </w:rPr>
        <w:t>&gt;</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Uppercase Roman Numbers: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FF0000"/>
          <w:sz w:val="21"/>
          <w:szCs w:val="21"/>
        </w:rPr>
        <w:t> type</w:t>
      </w:r>
      <w:r w:rsidRPr="00FF4F74">
        <w:rPr>
          <w:rFonts w:ascii="Lucida Sans Unicode" w:hAnsi="Lucida Sans Unicode" w:cs="Lucida Sans Unicode"/>
          <w:color w:val="0000CD"/>
          <w:sz w:val="21"/>
          <w:szCs w:val="21"/>
        </w:rPr>
        <w:t>="I"&gt;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0000CD"/>
          <w:sz w:val="21"/>
          <w:szCs w:val="21"/>
        </w:rPr>
        <w:t>&gt;</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Lowercase Roman Numbers:</w:t>
      </w:r>
    </w:p>
    <w:p w:rsidR="00DC4667" w:rsidRPr="000437A6" w:rsidRDefault="00DC4667" w:rsidP="00DC4667">
      <w:pPr>
        <w:pStyle w:val="NoSpacing"/>
        <w:rPr>
          <w:rFonts w:ascii="Lucida Sans Unicode" w:hAnsi="Lucida Sans Unicode" w:cs="Lucida Sans Unicode"/>
          <w:sz w:val="24"/>
          <w:szCs w:val="24"/>
        </w:rPr>
      </w:pP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FF0000"/>
          <w:sz w:val="21"/>
          <w:szCs w:val="21"/>
        </w:rPr>
        <w:t> type</w:t>
      </w:r>
      <w:r w:rsidRPr="00FF4F74">
        <w:rPr>
          <w:rFonts w:ascii="Lucida Sans Unicode" w:hAnsi="Lucida Sans Unicode" w:cs="Lucida Sans Unicode"/>
          <w:color w:val="0000CD"/>
          <w:sz w:val="21"/>
          <w:szCs w:val="21"/>
        </w:rPr>
        <w:t>="i"&gt;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/ol</w:t>
      </w:r>
      <w:r w:rsidRPr="00FF4F74">
        <w:rPr>
          <w:rFonts w:ascii="Lucida Sans Unicode" w:hAnsi="Lucida Sans Unicode" w:cs="Lucida Sans Unicode"/>
          <w:color w:val="0000CD"/>
          <w:sz w:val="21"/>
          <w:szCs w:val="21"/>
        </w:rPr>
        <w:t>&gt;</w:t>
      </w:r>
    </w:p>
    <w:p w:rsidR="00DC4667" w:rsidRPr="000437A6"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5" style="width:0;height:0" o:hralign="center" o:hrstd="t" o:hrnoshade="t" o:hr="t" fillcolor="black" stroked="f"/>
        </w:pict>
      </w:r>
    </w:p>
    <w:p w:rsidR="00DC4667" w:rsidRPr="000437A6" w:rsidRDefault="00DC4667" w:rsidP="00DC4667">
      <w:pPr>
        <w:pStyle w:val="NoSpacing"/>
        <w:rPr>
          <w:rFonts w:ascii="Lucida Sans Unicode" w:hAnsi="Lucida Sans Unicode" w:cs="Lucida Sans Unicode"/>
          <w:b/>
          <w:sz w:val="24"/>
          <w:szCs w:val="24"/>
        </w:rPr>
      </w:pPr>
      <w:r w:rsidRPr="000437A6">
        <w:rPr>
          <w:rFonts w:ascii="Lucida Sans Unicode" w:hAnsi="Lucida Sans Unicode" w:cs="Lucida Sans Unicode"/>
          <w:b/>
          <w:sz w:val="24"/>
          <w:szCs w:val="24"/>
        </w:rPr>
        <w:t>HTML DESCRIPTION LISTS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HTML also supports description lists.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A description list is a list of terms, with a description of each term.</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The </w:t>
      </w:r>
      <w:r w:rsidRPr="00FF4F74">
        <w:rPr>
          <w:rStyle w:val="Strong"/>
          <w:rFonts w:ascii="Lucida Sans Unicode" w:hAnsi="Lucida Sans Unicode" w:cs="Lucida Sans Unicode"/>
          <w:color w:val="000000"/>
          <w:sz w:val="21"/>
          <w:szCs w:val="21"/>
        </w:rPr>
        <w:t>&lt;dl&gt;</w:t>
      </w:r>
      <w:r w:rsidRPr="00FF4F74">
        <w:rPr>
          <w:rFonts w:ascii="Lucida Sans Unicode" w:hAnsi="Lucida Sans Unicode" w:cs="Lucida Sans Unicode"/>
          <w:sz w:val="21"/>
          <w:szCs w:val="21"/>
        </w:rPr>
        <w:t> tag defines the description list, the </w:t>
      </w:r>
      <w:r w:rsidRPr="00FF4F74">
        <w:rPr>
          <w:rStyle w:val="Strong"/>
          <w:rFonts w:ascii="Lucida Sans Unicode" w:hAnsi="Lucida Sans Unicode" w:cs="Lucida Sans Unicode"/>
          <w:color w:val="000000"/>
          <w:sz w:val="21"/>
          <w:szCs w:val="21"/>
        </w:rPr>
        <w:t>&lt;</w:t>
      </w:r>
      <w:proofErr w:type="gramStart"/>
      <w:r w:rsidRPr="00FF4F74">
        <w:rPr>
          <w:rStyle w:val="Strong"/>
          <w:rFonts w:ascii="Lucida Sans Unicode" w:hAnsi="Lucida Sans Unicode" w:cs="Lucida Sans Unicode"/>
          <w:color w:val="000000"/>
          <w:sz w:val="21"/>
          <w:szCs w:val="21"/>
        </w:rPr>
        <w:t>dt</w:t>
      </w:r>
      <w:proofErr w:type="gramEnd"/>
      <w:r w:rsidRPr="00FF4F74">
        <w:rPr>
          <w:rStyle w:val="Strong"/>
          <w:rFonts w:ascii="Lucida Sans Unicode" w:hAnsi="Lucida Sans Unicode" w:cs="Lucida Sans Unicode"/>
          <w:color w:val="000000"/>
          <w:sz w:val="21"/>
          <w:szCs w:val="21"/>
        </w:rPr>
        <w:t>&gt;</w:t>
      </w:r>
      <w:r w:rsidRPr="00FF4F74">
        <w:rPr>
          <w:rFonts w:ascii="Lucida Sans Unicode" w:hAnsi="Lucida Sans Unicode" w:cs="Lucida Sans Unicode"/>
          <w:sz w:val="21"/>
          <w:szCs w:val="21"/>
        </w:rPr>
        <w:t> tag defines the term (name), and the </w:t>
      </w:r>
      <w:r w:rsidRPr="00FF4F74">
        <w:rPr>
          <w:rStyle w:val="Strong"/>
          <w:rFonts w:ascii="Lucida Sans Unicode" w:hAnsi="Lucida Sans Unicode" w:cs="Lucida Sans Unicode"/>
          <w:color w:val="000000"/>
          <w:sz w:val="21"/>
          <w:szCs w:val="21"/>
        </w:rPr>
        <w:t>&lt;dd&gt;</w:t>
      </w:r>
      <w:r w:rsidRPr="00FF4F74">
        <w:rPr>
          <w:rFonts w:ascii="Lucida Sans Unicode" w:hAnsi="Lucida Sans Unicode" w:cs="Lucida Sans Unicode"/>
          <w:sz w:val="21"/>
          <w:szCs w:val="21"/>
        </w:rPr>
        <w:t> tag describes each term: </w:t>
      </w:r>
    </w:p>
    <w:p w:rsidR="00DC4667" w:rsidRPr="00FF4F74" w:rsidRDefault="00DC4667" w:rsidP="00DC4667">
      <w:pPr>
        <w:pStyle w:val="NoSpacing"/>
        <w:rPr>
          <w:rFonts w:ascii="Lucida Sans Unicode" w:hAnsi="Lucida Sans Unicode" w:cs="Lucida Sans Unicode"/>
          <w:b/>
          <w:i/>
          <w:sz w:val="21"/>
          <w:szCs w:val="21"/>
        </w:rPr>
      </w:pPr>
      <w:r w:rsidRPr="00FF4F74">
        <w:rPr>
          <w:rFonts w:ascii="Lucida Sans Unicode" w:hAnsi="Lucida Sans Unicode" w:cs="Lucida Sans Unicode"/>
          <w:b/>
          <w:i/>
          <w:sz w:val="21"/>
          <w:szCs w:val="21"/>
        </w:rPr>
        <w:t>Example</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proofErr w:type="gramStart"/>
      <w:r w:rsidRPr="00FF4F74">
        <w:rPr>
          <w:rFonts w:ascii="Lucida Sans Unicode" w:hAnsi="Lucida Sans Unicode" w:cs="Lucida Sans Unicode"/>
          <w:color w:val="A52A2A"/>
          <w:sz w:val="21"/>
          <w:szCs w:val="21"/>
        </w:rPr>
        <w:t>dl</w:t>
      </w:r>
      <w:proofErr w:type="gramEnd"/>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dt</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/dt</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sz w:val="21"/>
          <w:szCs w:val="21"/>
        </w:rPr>
        <w:lastRenderedPageBreak/>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dd</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 black hot drink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/dd</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dt</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/dt</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dd</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 white cold drink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/dd</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/dl</w:t>
      </w:r>
      <w:r w:rsidRPr="00FF4F74">
        <w:rPr>
          <w:rFonts w:ascii="Lucida Sans Unicode" w:hAnsi="Lucida Sans Unicode" w:cs="Lucida Sans Unicode"/>
          <w:color w:val="0000CD"/>
          <w:sz w:val="21"/>
          <w:szCs w:val="21"/>
        </w:rPr>
        <w:t>&gt;</w:t>
      </w:r>
    </w:p>
    <w:p w:rsidR="00DC4667" w:rsidRPr="000437A6" w:rsidRDefault="00DC4667" w:rsidP="00DC4667">
      <w:pPr>
        <w:pStyle w:val="NoSpacing"/>
        <w:rPr>
          <w:rFonts w:ascii="Lucida Sans Unicode" w:hAnsi="Lucida Sans Unicode" w:cs="Lucida Sans Unicode"/>
          <w:sz w:val="24"/>
          <w:szCs w:val="24"/>
        </w:rPr>
      </w:pPr>
    </w:p>
    <w:p w:rsidR="00DC4667" w:rsidRPr="000437A6" w:rsidRDefault="00DC4667" w:rsidP="00DC4667">
      <w:pPr>
        <w:pStyle w:val="NoSpacing"/>
        <w:rPr>
          <w:rFonts w:ascii="Lucida Sans Unicode" w:hAnsi="Lucida Sans Unicode" w:cs="Lucida Sans Unicode"/>
          <w:b/>
          <w:sz w:val="24"/>
          <w:szCs w:val="24"/>
        </w:rPr>
      </w:pPr>
      <w:r w:rsidRPr="000437A6">
        <w:rPr>
          <w:rFonts w:ascii="Lucida Sans Unicode" w:hAnsi="Lucida Sans Unicode" w:cs="Lucida Sans Unicode"/>
          <w:b/>
          <w:sz w:val="24"/>
          <w:szCs w:val="24"/>
        </w:rPr>
        <w:t>NESTED </w:t>
      </w:r>
      <w:r w:rsidRPr="00A045D4">
        <w:rPr>
          <w:rFonts w:ascii="Lucida Sans Unicode" w:hAnsi="Lucida Sans Unicode" w:cs="Lucida Sans Unicode"/>
          <w:b/>
          <w:bCs/>
          <w:sz w:val="24"/>
          <w:szCs w:val="24"/>
        </w:rPr>
        <w:t>HTML LISTS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List can be nested (lists inside lists):</w:t>
      </w:r>
    </w:p>
    <w:p w:rsidR="00DC4667" w:rsidRPr="00FF4F74" w:rsidRDefault="00DC4667" w:rsidP="00DC4667">
      <w:pPr>
        <w:pStyle w:val="NoSpacing"/>
        <w:rPr>
          <w:rFonts w:ascii="Lucida Sans Unicode" w:hAnsi="Lucida Sans Unicode" w:cs="Lucida Sans Unicode"/>
          <w:b/>
          <w:i/>
          <w:sz w:val="21"/>
          <w:szCs w:val="21"/>
        </w:rPr>
      </w:pPr>
      <w:r w:rsidRPr="00FF4F74">
        <w:rPr>
          <w:rFonts w:ascii="Lucida Sans Unicode" w:hAnsi="Lucida Sans Unicode" w:cs="Lucida Sans Unicode"/>
          <w:b/>
          <w:i/>
          <w:sz w:val="21"/>
          <w:szCs w:val="21"/>
        </w:rPr>
        <w:t>Example</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proofErr w:type="gramStart"/>
      <w:r w:rsidRPr="00FF4F74">
        <w:rPr>
          <w:rFonts w:ascii="Lucida Sans Unicode" w:hAnsi="Lucida Sans Unicode" w:cs="Lucida Sans Unicode"/>
          <w:color w:val="A52A2A"/>
          <w:sz w:val="21"/>
          <w:szCs w:val="21"/>
        </w:rPr>
        <w:t>ul</w:t>
      </w:r>
      <w:proofErr w:type="gramEnd"/>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Coffee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Tea</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ul</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Black 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Green tea</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/ul</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t>Milk</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/ul</w:t>
      </w:r>
      <w:r w:rsidRPr="00FF4F74">
        <w:rPr>
          <w:rFonts w:ascii="Lucida Sans Unicode" w:hAnsi="Lucida Sans Unicode" w:cs="Lucida Sans Unicode"/>
          <w:color w:val="0000CD"/>
          <w:sz w:val="21"/>
          <w:szCs w:val="21"/>
        </w:rPr>
        <w:t>&gt;</w:t>
      </w:r>
    </w:p>
    <w:p w:rsidR="00DC4667" w:rsidRPr="00FF4F74" w:rsidRDefault="00DC4667" w:rsidP="00DC4667">
      <w:pPr>
        <w:pStyle w:val="NoSpacing"/>
        <w:rPr>
          <w:rFonts w:ascii="Lucida Sans Unicode" w:hAnsi="Lucida Sans Unicode" w:cs="Lucida Sans Unicode"/>
          <w:sz w:val="21"/>
          <w:szCs w:val="21"/>
        </w:rPr>
      </w:pPr>
      <w:r w:rsidRPr="00FF4F74">
        <w:rPr>
          <w:rStyle w:val="Strong"/>
          <w:rFonts w:ascii="Lucida Sans Unicode" w:hAnsi="Lucida Sans Unicode" w:cs="Lucida Sans Unicode"/>
          <w:color w:val="000000"/>
          <w:sz w:val="21"/>
          <w:szCs w:val="21"/>
        </w:rPr>
        <w:t>Note:</w:t>
      </w:r>
      <w:r w:rsidRPr="00FF4F74">
        <w:rPr>
          <w:rFonts w:ascii="Lucida Sans Unicode" w:hAnsi="Lucida Sans Unicode" w:cs="Lucida Sans Unicode"/>
          <w:sz w:val="21"/>
          <w:szCs w:val="21"/>
        </w:rPr>
        <w:t> List items can contain new list, and other HTML elements, like images and links, etc.</w:t>
      </w:r>
    </w:p>
    <w:p w:rsidR="00DC4667" w:rsidRPr="000437A6"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36" style="width:0;height:0" o:hralign="center" o:hrstd="t" o:hrnoshade="t" o:hr="t" fillcolor="black" stroked="f"/>
        </w:pict>
      </w:r>
    </w:p>
    <w:p w:rsidR="00DC4667" w:rsidRPr="000437A6" w:rsidRDefault="00DC4667" w:rsidP="00DC4667">
      <w:pPr>
        <w:pStyle w:val="NoSpacing"/>
        <w:rPr>
          <w:rFonts w:ascii="Lucida Sans Unicode" w:hAnsi="Lucida Sans Unicode" w:cs="Lucida Sans Unicode"/>
          <w:b/>
          <w:sz w:val="24"/>
          <w:szCs w:val="24"/>
        </w:rPr>
      </w:pPr>
      <w:r w:rsidRPr="000437A6">
        <w:rPr>
          <w:rFonts w:ascii="Lucida Sans Unicode" w:hAnsi="Lucida Sans Unicode" w:cs="Lucida Sans Unicode"/>
          <w:b/>
          <w:sz w:val="24"/>
          <w:szCs w:val="24"/>
        </w:rPr>
        <w:t>HORIZONTAL LISTS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HTML lists can be styled in many different ways with CSS.</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sz w:val="21"/>
          <w:szCs w:val="21"/>
        </w:rPr>
        <w:t>One popular way is to style a list horizontally, to create a menu:</w:t>
      </w:r>
    </w:p>
    <w:p w:rsidR="00DC4667" w:rsidRPr="00FF4F74" w:rsidRDefault="00DC4667" w:rsidP="00DC4667">
      <w:pPr>
        <w:pStyle w:val="NoSpacing"/>
        <w:rPr>
          <w:rFonts w:ascii="Lucida Sans Unicode" w:hAnsi="Lucida Sans Unicode" w:cs="Lucida Sans Unicode"/>
          <w:b/>
          <w:sz w:val="21"/>
          <w:szCs w:val="21"/>
        </w:rPr>
      </w:pPr>
      <w:r w:rsidRPr="00FF4F74">
        <w:rPr>
          <w:rFonts w:ascii="Lucida Sans Unicode" w:hAnsi="Lucida Sans Unicode" w:cs="Lucida Sans Unicode"/>
          <w:b/>
          <w:sz w:val="21"/>
          <w:szCs w:val="21"/>
        </w:rPr>
        <w:t>Example</w:t>
      </w:r>
    </w:p>
    <w:p w:rsidR="00DC4667" w:rsidRPr="00FF4F74" w:rsidRDefault="00DC4667" w:rsidP="00DC4667">
      <w:pPr>
        <w:pStyle w:val="NoSpacing"/>
        <w:rPr>
          <w:rFonts w:ascii="Lucida Sans Unicode" w:hAnsi="Lucida Sans Unicode" w:cs="Lucida Sans Unicode"/>
          <w:sz w:val="21"/>
          <w:szCs w:val="21"/>
        </w:rPr>
      </w:pP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!DOCTYPE</w:t>
      </w:r>
      <w:r w:rsidRPr="00FF4F74">
        <w:rPr>
          <w:rFonts w:ascii="Lucida Sans Unicode" w:hAnsi="Lucida Sans Unicode" w:cs="Lucida Sans Unicode"/>
          <w:color w:val="FF0000"/>
          <w:sz w:val="21"/>
          <w:szCs w:val="21"/>
        </w:rPr>
        <w:t> html</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html</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head</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style</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color w:val="A52A2A"/>
          <w:sz w:val="21"/>
          <w:szCs w:val="21"/>
        </w:rPr>
        <w:br/>
        <w:t>ul </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list-style-type</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none</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margin</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0</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padding</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0</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overflow</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hidden</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background-color</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#333333</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r>
      <w:r w:rsidRPr="00FF4F74">
        <w:rPr>
          <w:rFonts w:ascii="Lucida Sans Unicode" w:hAnsi="Lucida Sans Unicode" w:cs="Lucida Sans Unicode"/>
          <w:sz w:val="21"/>
          <w:szCs w:val="21"/>
        </w:rPr>
        <w:t>}</w:t>
      </w:r>
      <w:r w:rsidRPr="00FF4F74">
        <w:rPr>
          <w:rFonts w:ascii="Lucida Sans Unicode" w:hAnsi="Lucida Sans Unicode" w:cs="Lucida Sans Unicode"/>
          <w:color w:val="A52A2A"/>
          <w:sz w:val="21"/>
          <w:szCs w:val="21"/>
        </w:rPr>
        <w:br/>
      </w:r>
      <w:r w:rsidRPr="00FF4F74">
        <w:rPr>
          <w:rFonts w:ascii="Lucida Sans Unicode" w:hAnsi="Lucida Sans Unicode" w:cs="Lucida Sans Unicode"/>
          <w:color w:val="A52A2A"/>
          <w:sz w:val="21"/>
          <w:szCs w:val="21"/>
        </w:rPr>
        <w:br/>
        <w:t>li </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float</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left</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r>
      <w:r w:rsidRPr="00FF4F74">
        <w:rPr>
          <w:rFonts w:ascii="Lucida Sans Unicode" w:hAnsi="Lucida Sans Unicode" w:cs="Lucida Sans Unicode"/>
          <w:sz w:val="21"/>
          <w:szCs w:val="21"/>
        </w:rPr>
        <w:t>}</w:t>
      </w:r>
      <w:r w:rsidRPr="00FF4F74">
        <w:rPr>
          <w:rFonts w:ascii="Lucida Sans Unicode" w:hAnsi="Lucida Sans Unicode" w:cs="Lucida Sans Unicode"/>
          <w:color w:val="A52A2A"/>
          <w:sz w:val="21"/>
          <w:szCs w:val="21"/>
        </w:rPr>
        <w:br/>
      </w:r>
      <w:r w:rsidRPr="00FF4F74">
        <w:rPr>
          <w:rFonts w:ascii="Lucida Sans Unicode" w:hAnsi="Lucida Sans Unicode" w:cs="Lucida Sans Unicode"/>
          <w:color w:val="A52A2A"/>
          <w:sz w:val="21"/>
          <w:szCs w:val="21"/>
        </w:rPr>
        <w:lastRenderedPageBreak/>
        <w:br/>
        <w:t>li a </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display</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block</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color</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white</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text-align</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center</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padding</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16px</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text-decoration</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none</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r>
      <w:r w:rsidRPr="00FF4F74">
        <w:rPr>
          <w:rFonts w:ascii="Lucida Sans Unicode" w:hAnsi="Lucida Sans Unicode" w:cs="Lucida Sans Unicode"/>
          <w:sz w:val="21"/>
          <w:szCs w:val="21"/>
        </w:rPr>
        <w:t>}</w:t>
      </w:r>
      <w:r w:rsidRPr="00FF4F74">
        <w:rPr>
          <w:rFonts w:ascii="Lucida Sans Unicode" w:hAnsi="Lucida Sans Unicode" w:cs="Lucida Sans Unicode"/>
          <w:color w:val="A52A2A"/>
          <w:sz w:val="21"/>
          <w:szCs w:val="21"/>
        </w:rPr>
        <w:br/>
      </w:r>
      <w:r w:rsidRPr="00FF4F74">
        <w:rPr>
          <w:rFonts w:ascii="Lucida Sans Unicode" w:hAnsi="Lucida Sans Unicode" w:cs="Lucida Sans Unicode"/>
          <w:color w:val="A52A2A"/>
          <w:sz w:val="21"/>
          <w:szCs w:val="21"/>
        </w:rPr>
        <w:br/>
        <w:t>li a:hover </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t>    background-color</w:t>
      </w:r>
      <w:r w:rsidRPr="00FF4F74">
        <w:rPr>
          <w:rFonts w:ascii="Lucida Sans Unicode" w:hAnsi="Lucida Sans Unicode" w:cs="Lucida Sans Unicode"/>
          <w:sz w:val="21"/>
          <w:szCs w:val="21"/>
        </w:rPr>
        <w:t>:</w:t>
      </w:r>
      <w:r w:rsidRPr="00FF4F74">
        <w:rPr>
          <w:rFonts w:ascii="Lucida Sans Unicode" w:hAnsi="Lucida Sans Unicode" w:cs="Lucida Sans Unicode"/>
          <w:color w:val="0000CD"/>
          <w:sz w:val="21"/>
          <w:szCs w:val="21"/>
        </w:rPr>
        <w:t> #111111</w:t>
      </w:r>
      <w:r w:rsidRPr="00FF4F74">
        <w:rPr>
          <w:rFonts w:ascii="Lucida Sans Unicode" w:hAnsi="Lucida Sans Unicode" w:cs="Lucida Sans Unicode"/>
          <w:sz w:val="21"/>
          <w:szCs w:val="21"/>
        </w:rPr>
        <w:t>;</w:t>
      </w:r>
      <w:r w:rsidRPr="00FF4F74">
        <w:rPr>
          <w:rFonts w:ascii="Lucida Sans Unicode" w:hAnsi="Lucida Sans Unicode" w:cs="Lucida Sans Unicode"/>
          <w:color w:val="FF0000"/>
          <w:sz w:val="21"/>
          <w:szCs w:val="21"/>
        </w:rPr>
        <w:br/>
      </w:r>
      <w:r w:rsidRPr="00FF4F74">
        <w:rPr>
          <w:rFonts w:ascii="Lucida Sans Unicode" w:hAnsi="Lucida Sans Unicode" w:cs="Lucida Sans Unicode"/>
          <w:sz w:val="21"/>
          <w:szCs w:val="21"/>
        </w:rPr>
        <w:t>}</w:t>
      </w:r>
      <w:r w:rsidRPr="00FF4F74">
        <w:rPr>
          <w:rFonts w:ascii="Lucida Sans Unicode" w:hAnsi="Lucida Sans Unicode" w:cs="Lucida Sans Unicode"/>
          <w:color w:val="A52A2A"/>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/style</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/head</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body</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ul</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FF0000"/>
          <w:sz w:val="21"/>
          <w:szCs w:val="21"/>
        </w:rPr>
        <w:t> href</w:t>
      </w:r>
      <w:r w:rsidRPr="00FF4F74">
        <w:rPr>
          <w:rFonts w:ascii="Lucida Sans Unicode" w:hAnsi="Lucida Sans Unicode" w:cs="Lucida Sans Unicode"/>
          <w:color w:val="0000CD"/>
          <w:sz w:val="21"/>
          <w:szCs w:val="21"/>
        </w:rPr>
        <w:t>="#home"&gt;</w:t>
      </w:r>
      <w:r w:rsidRPr="00FF4F74">
        <w:rPr>
          <w:rFonts w:ascii="Lucida Sans Unicode" w:hAnsi="Lucida Sans Unicode" w:cs="Lucida Sans Unicode"/>
          <w:sz w:val="21"/>
          <w:szCs w:val="21"/>
        </w:rPr>
        <w:t>Home</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FF0000"/>
          <w:sz w:val="21"/>
          <w:szCs w:val="21"/>
        </w:rPr>
        <w:t> href</w:t>
      </w:r>
      <w:r w:rsidRPr="00FF4F74">
        <w:rPr>
          <w:rFonts w:ascii="Lucida Sans Unicode" w:hAnsi="Lucida Sans Unicode" w:cs="Lucida Sans Unicode"/>
          <w:color w:val="0000CD"/>
          <w:sz w:val="21"/>
          <w:szCs w:val="21"/>
        </w:rPr>
        <w:t>="#news"&gt;</w:t>
      </w:r>
      <w:r w:rsidRPr="00FF4F74">
        <w:rPr>
          <w:rFonts w:ascii="Lucida Sans Unicode" w:hAnsi="Lucida Sans Unicode" w:cs="Lucida Sans Unicode"/>
          <w:sz w:val="21"/>
          <w:szCs w:val="21"/>
        </w:rPr>
        <w:t>News</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FF0000"/>
          <w:sz w:val="21"/>
          <w:szCs w:val="21"/>
        </w:rPr>
        <w:t> href</w:t>
      </w:r>
      <w:r w:rsidRPr="00FF4F74">
        <w:rPr>
          <w:rFonts w:ascii="Lucida Sans Unicode" w:hAnsi="Lucida Sans Unicode" w:cs="Lucida Sans Unicode"/>
          <w:color w:val="0000CD"/>
          <w:sz w:val="21"/>
          <w:szCs w:val="21"/>
        </w:rPr>
        <w:t>="#contact"&gt;</w:t>
      </w:r>
      <w:r w:rsidRPr="00FF4F74">
        <w:rPr>
          <w:rFonts w:ascii="Lucida Sans Unicode" w:hAnsi="Lucida Sans Unicode" w:cs="Lucida Sans Unicode"/>
          <w:sz w:val="21"/>
          <w:szCs w:val="21"/>
        </w:rPr>
        <w:t>Contact</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t>  </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FF0000"/>
          <w:sz w:val="21"/>
          <w:szCs w:val="21"/>
        </w:rPr>
        <w:t> href</w:t>
      </w:r>
      <w:r w:rsidRPr="00FF4F74">
        <w:rPr>
          <w:rFonts w:ascii="Lucida Sans Unicode" w:hAnsi="Lucida Sans Unicode" w:cs="Lucida Sans Unicode"/>
          <w:color w:val="0000CD"/>
          <w:sz w:val="21"/>
          <w:szCs w:val="21"/>
        </w:rPr>
        <w:t>="#about"&gt;</w:t>
      </w:r>
      <w:r w:rsidRPr="00FF4F74">
        <w:rPr>
          <w:rFonts w:ascii="Lucida Sans Unicode" w:hAnsi="Lucida Sans Unicode" w:cs="Lucida Sans Unicode"/>
          <w:sz w:val="21"/>
          <w:szCs w:val="21"/>
        </w:rPr>
        <w:t>About</w:t>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/a</w:t>
      </w:r>
      <w:r w:rsidRPr="00FF4F74">
        <w:rPr>
          <w:rFonts w:ascii="Lucida Sans Unicode" w:hAnsi="Lucida Sans Unicode" w:cs="Lucida Sans Unicode"/>
          <w:color w:val="0000CD"/>
          <w:sz w:val="21"/>
          <w:szCs w:val="21"/>
        </w:rPr>
        <w:t>&gt;&lt;</w:t>
      </w:r>
      <w:r w:rsidRPr="00FF4F74">
        <w:rPr>
          <w:rFonts w:ascii="Lucida Sans Unicode" w:hAnsi="Lucida Sans Unicode" w:cs="Lucida Sans Unicode"/>
          <w:color w:val="A52A2A"/>
          <w:sz w:val="21"/>
          <w:szCs w:val="21"/>
        </w:rPr>
        <w:t>/li</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/ul</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/body</w:t>
      </w:r>
      <w:r w:rsidRPr="00FF4F74">
        <w:rPr>
          <w:rFonts w:ascii="Lucida Sans Unicode" w:hAnsi="Lucida Sans Unicode" w:cs="Lucida Sans Unicode"/>
          <w:color w:val="0000CD"/>
          <w:sz w:val="21"/>
          <w:szCs w:val="21"/>
        </w:rPr>
        <w:t>&gt;</w:t>
      </w:r>
      <w:r w:rsidRPr="00FF4F74">
        <w:rPr>
          <w:rFonts w:ascii="Lucida Sans Unicode" w:hAnsi="Lucida Sans Unicode" w:cs="Lucida Sans Unicode"/>
          <w:sz w:val="21"/>
          <w:szCs w:val="21"/>
        </w:rPr>
        <w:br/>
      </w:r>
      <w:r w:rsidRPr="00FF4F74">
        <w:rPr>
          <w:rFonts w:ascii="Lucida Sans Unicode" w:hAnsi="Lucida Sans Unicode" w:cs="Lucida Sans Unicode"/>
          <w:color w:val="0000CD"/>
          <w:sz w:val="21"/>
          <w:szCs w:val="21"/>
        </w:rPr>
        <w:t>&lt;</w:t>
      </w:r>
      <w:r w:rsidRPr="00FF4F74">
        <w:rPr>
          <w:rFonts w:ascii="Lucida Sans Unicode" w:hAnsi="Lucida Sans Unicode" w:cs="Lucida Sans Unicode"/>
          <w:color w:val="A52A2A"/>
          <w:sz w:val="21"/>
          <w:szCs w:val="21"/>
        </w:rPr>
        <w:t>/html</w:t>
      </w:r>
      <w:r w:rsidRPr="00FF4F74">
        <w:rPr>
          <w:rFonts w:ascii="Lucida Sans Unicode" w:hAnsi="Lucida Sans Unicode" w:cs="Lucida Sans Unicode"/>
          <w:color w:val="0000CD"/>
          <w:sz w:val="21"/>
          <w:szCs w:val="21"/>
        </w:rPr>
        <w:t>&gt;</w:t>
      </w:r>
    </w:p>
    <w:p w:rsidR="00DC4667" w:rsidRPr="000437A6" w:rsidRDefault="00DC4667" w:rsidP="00DC4667">
      <w:pPr>
        <w:pStyle w:val="Heading2"/>
        <w:shd w:val="clear" w:color="auto" w:fill="FFFFFF"/>
        <w:spacing w:before="150" w:after="150"/>
        <w:rPr>
          <w:rFonts w:ascii="Lucida Sans Unicode" w:hAnsi="Lucida Sans Unicode" w:cs="Lucida Sans Unicode"/>
          <w:bCs w:val="0"/>
          <w:color w:val="000000"/>
          <w:sz w:val="24"/>
          <w:szCs w:val="24"/>
        </w:rPr>
      </w:pPr>
      <w:r w:rsidRPr="000437A6">
        <w:rPr>
          <w:rFonts w:ascii="Lucida Sans Unicode" w:hAnsi="Lucida Sans Unicode" w:cs="Lucida Sans Unicode"/>
          <w:bCs w:val="0"/>
          <w:color w:val="000000"/>
          <w:sz w:val="24"/>
          <w:szCs w:val="24"/>
        </w:rPr>
        <w:t>SUMMARY WITH POINTS:</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&lt;ul&gt;</w:t>
      </w:r>
      <w:r w:rsidRPr="00FF4F74">
        <w:rPr>
          <w:rFonts w:ascii="Lucida Sans Unicode" w:hAnsi="Lucida Sans Unicode" w:cs="Lucida Sans Unicode"/>
          <w:color w:val="000000"/>
          <w:sz w:val="21"/>
          <w:szCs w:val="21"/>
        </w:rPr>
        <w:t> element to define an unordered list</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CSS</w:t>
      </w:r>
      <w:r w:rsidRPr="00FF4F74">
        <w:rPr>
          <w:rStyle w:val="Strong"/>
          <w:rFonts w:ascii="Lucida Sans Unicode" w:hAnsi="Lucida Sans Unicode" w:cs="Lucida Sans Unicode"/>
          <w:color w:val="000000"/>
          <w:sz w:val="21"/>
          <w:szCs w:val="21"/>
        </w:rPr>
        <w:t> list-style-type</w:t>
      </w:r>
      <w:r w:rsidRPr="00FF4F74">
        <w:rPr>
          <w:rFonts w:ascii="Lucida Sans Unicode" w:hAnsi="Lucida Sans Unicode" w:cs="Lucida Sans Unicode"/>
          <w:color w:val="000000"/>
          <w:sz w:val="21"/>
          <w:szCs w:val="21"/>
        </w:rPr>
        <w:t> property to define the list item marker</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&lt;ol&gt;</w:t>
      </w:r>
      <w:r w:rsidRPr="00FF4F74">
        <w:rPr>
          <w:rFonts w:ascii="Lucida Sans Unicode" w:hAnsi="Lucida Sans Unicode" w:cs="Lucida Sans Unicode"/>
          <w:color w:val="000000"/>
          <w:sz w:val="21"/>
          <w:szCs w:val="21"/>
        </w:rPr>
        <w:t> element to define an ordered list</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type</w:t>
      </w:r>
      <w:r w:rsidRPr="00FF4F74">
        <w:rPr>
          <w:rFonts w:ascii="Lucida Sans Unicode" w:hAnsi="Lucida Sans Unicode" w:cs="Lucida Sans Unicode"/>
          <w:color w:val="000000"/>
          <w:sz w:val="21"/>
          <w:szCs w:val="21"/>
        </w:rPr>
        <w:t> attribute to define the numbering type</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&lt;li&gt;</w:t>
      </w:r>
      <w:r w:rsidRPr="00FF4F74">
        <w:rPr>
          <w:rFonts w:ascii="Lucida Sans Unicode" w:hAnsi="Lucida Sans Unicode" w:cs="Lucida Sans Unicode"/>
          <w:color w:val="000000"/>
          <w:sz w:val="21"/>
          <w:szCs w:val="21"/>
        </w:rPr>
        <w:t> element to define a list item</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&lt;dl&gt;</w:t>
      </w:r>
      <w:r w:rsidRPr="00FF4F74">
        <w:rPr>
          <w:rFonts w:ascii="Lucida Sans Unicode" w:hAnsi="Lucida Sans Unicode" w:cs="Lucida Sans Unicode"/>
          <w:color w:val="000000"/>
          <w:sz w:val="21"/>
          <w:szCs w:val="21"/>
        </w:rPr>
        <w:t> element to define a description list</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&lt;dt&gt;</w:t>
      </w:r>
      <w:r w:rsidRPr="00FF4F74">
        <w:rPr>
          <w:rFonts w:ascii="Lucida Sans Unicode" w:hAnsi="Lucida Sans Unicode" w:cs="Lucida Sans Unicode"/>
          <w:color w:val="000000"/>
          <w:sz w:val="21"/>
          <w:szCs w:val="21"/>
        </w:rPr>
        <w:t> element to define the description term</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Use the HTML </w:t>
      </w:r>
      <w:r w:rsidRPr="00FF4F74">
        <w:rPr>
          <w:rStyle w:val="Strong"/>
          <w:rFonts w:ascii="Lucida Sans Unicode" w:hAnsi="Lucida Sans Unicode" w:cs="Lucida Sans Unicode"/>
          <w:color w:val="000000"/>
          <w:sz w:val="21"/>
          <w:szCs w:val="21"/>
        </w:rPr>
        <w:t>&lt;dd&gt;</w:t>
      </w:r>
      <w:r w:rsidRPr="00FF4F74">
        <w:rPr>
          <w:rFonts w:ascii="Lucida Sans Unicode" w:hAnsi="Lucida Sans Unicode" w:cs="Lucida Sans Unicode"/>
          <w:color w:val="000000"/>
          <w:sz w:val="21"/>
          <w:szCs w:val="21"/>
        </w:rPr>
        <w:t> element to describe the term in a description list</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Lists can be nested inside lists</w:t>
      </w:r>
    </w:p>
    <w:p w:rsidR="00DC4667" w:rsidRPr="00FF4F74" w:rsidRDefault="00DC4667" w:rsidP="00DC4667">
      <w:pPr>
        <w:numPr>
          <w:ilvl w:val="0"/>
          <w:numId w:val="6"/>
        </w:numPr>
        <w:shd w:val="clear" w:color="auto" w:fill="FFFFFF"/>
        <w:tabs>
          <w:tab w:val="num" w:pos="720"/>
        </w:tabs>
        <w:spacing w:before="100" w:beforeAutospacing="1" w:after="100" w:afterAutospacing="1"/>
        <w:rPr>
          <w:rFonts w:ascii="Lucida Sans Unicode" w:hAnsi="Lucida Sans Unicode" w:cs="Lucida Sans Unicode"/>
          <w:color w:val="000000"/>
          <w:sz w:val="21"/>
          <w:szCs w:val="21"/>
        </w:rPr>
      </w:pPr>
      <w:r w:rsidRPr="00FF4F74">
        <w:rPr>
          <w:rFonts w:ascii="Lucida Sans Unicode" w:hAnsi="Lucida Sans Unicode" w:cs="Lucida Sans Unicode"/>
          <w:color w:val="000000"/>
          <w:sz w:val="21"/>
          <w:szCs w:val="21"/>
        </w:rPr>
        <w:t>List items can contain other HTML elements</w:t>
      </w:r>
    </w:p>
    <w:p w:rsidR="0008667F" w:rsidRPr="0008667F" w:rsidRDefault="00DC4667" w:rsidP="0008667F">
      <w:pPr>
        <w:numPr>
          <w:ilvl w:val="0"/>
          <w:numId w:val="6"/>
        </w:numPr>
        <w:rPr>
          <w:rFonts w:ascii="Lucida Sans Unicode" w:hAnsi="Lucida Sans Unicode" w:cs="Lucida Sans Unicode"/>
          <w:b/>
          <w:bCs/>
          <w:sz w:val="21"/>
          <w:szCs w:val="21"/>
        </w:rPr>
      </w:pPr>
      <w:r w:rsidRPr="00FF4F74">
        <w:rPr>
          <w:rFonts w:ascii="Lucida Sans Unicode" w:hAnsi="Lucida Sans Unicode" w:cs="Lucida Sans Unicode"/>
          <w:color w:val="000000"/>
          <w:sz w:val="21"/>
          <w:szCs w:val="21"/>
        </w:rPr>
        <w:t>Use the CSS property </w:t>
      </w:r>
      <w:r w:rsidRPr="00FF4F74">
        <w:rPr>
          <w:rStyle w:val="Strong"/>
          <w:rFonts w:ascii="Lucida Sans Unicode" w:hAnsi="Lucida Sans Unicode" w:cs="Lucida Sans Unicode"/>
          <w:color w:val="000000"/>
          <w:sz w:val="21"/>
          <w:szCs w:val="21"/>
        </w:rPr>
        <w:t>float:left</w:t>
      </w:r>
      <w:r w:rsidRPr="00FF4F74">
        <w:rPr>
          <w:rFonts w:ascii="Lucida Sans Unicode" w:hAnsi="Lucida Sans Unicode" w:cs="Lucida Sans Unicode"/>
          <w:color w:val="000000"/>
          <w:sz w:val="21"/>
          <w:szCs w:val="21"/>
        </w:rPr>
        <w:t> or </w:t>
      </w:r>
      <w:r w:rsidRPr="00FF4F74">
        <w:rPr>
          <w:rStyle w:val="Strong"/>
          <w:rFonts w:ascii="Lucida Sans Unicode" w:hAnsi="Lucida Sans Unicode" w:cs="Lucida Sans Unicode"/>
          <w:color w:val="000000"/>
          <w:sz w:val="21"/>
          <w:szCs w:val="21"/>
        </w:rPr>
        <w:t>display:inline </w:t>
      </w:r>
      <w:r w:rsidRPr="00FF4F74">
        <w:rPr>
          <w:rFonts w:ascii="Lucida Sans Unicode" w:hAnsi="Lucida Sans Unicode" w:cs="Lucida Sans Unicode"/>
          <w:color w:val="000000"/>
          <w:sz w:val="21"/>
          <w:szCs w:val="21"/>
        </w:rPr>
        <w:t>to display a list horizontally</w:t>
      </w:r>
    </w:p>
    <w:p w:rsidR="0008667F" w:rsidRPr="0008667F" w:rsidRDefault="0008667F" w:rsidP="0008667F">
      <w:pPr>
        <w:ind w:left="360"/>
        <w:rPr>
          <w:rFonts w:ascii="Lucida Sans Unicode" w:hAnsi="Lucida Sans Unicode" w:cs="Lucida Sans Unicode"/>
          <w:b/>
          <w:bCs/>
          <w:sz w:val="21"/>
          <w:szCs w:val="21"/>
        </w:rPr>
      </w:pPr>
    </w:p>
    <w:p w:rsidR="00DC4667" w:rsidRPr="0008667F" w:rsidRDefault="00DC4667" w:rsidP="0008667F">
      <w:pPr>
        <w:ind w:left="360"/>
        <w:jc w:val="center"/>
        <w:rPr>
          <w:rFonts w:ascii="Lucida Sans Unicode" w:hAnsi="Lucida Sans Unicode" w:cs="Lucida Sans Unicode"/>
          <w:b/>
          <w:bCs/>
          <w:sz w:val="21"/>
          <w:szCs w:val="21"/>
        </w:rPr>
      </w:pPr>
      <w:r w:rsidRPr="0008667F">
        <w:rPr>
          <w:rFonts w:ascii="Lucida Sans Unicode" w:hAnsi="Lucida Sans Unicode" w:cs="Lucida Sans Unicode"/>
          <w:b/>
          <w:sz w:val="40"/>
        </w:rPr>
        <w:lastRenderedPageBreak/>
        <w:t>Practical No.6</w:t>
      </w:r>
    </w:p>
    <w:p w:rsidR="00DC4667" w:rsidRPr="00524FF2" w:rsidRDefault="00DC4667" w:rsidP="00DC4667">
      <w:pPr>
        <w:pStyle w:val="NoSpacing"/>
        <w:jc w:val="center"/>
        <w:rPr>
          <w:rFonts w:ascii="Lucida Sans Unicode" w:hAnsi="Lucida Sans Unicode" w:cs="Lucida Sans Unicode"/>
          <w:b/>
          <w:sz w:val="36"/>
          <w:szCs w:val="24"/>
        </w:rPr>
      </w:pPr>
      <w:r w:rsidRPr="00524FF2">
        <w:rPr>
          <w:rFonts w:ascii="Lucida Sans Unicode" w:hAnsi="Lucida Sans Unicode" w:cs="Lucida Sans Unicode"/>
          <w:b/>
          <w:sz w:val="36"/>
          <w:szCs w:val="24"/>
        </w:rPr>
        <w:t xml:space="preserve"> </w:t>
      </w:r>
      <w:proofErr w:type="gramStart"/>
      <w:r w:rsidRPr="00524FF2">
        <w:rPr>
          <w:rFonts w:ascii="Lucida Sans Unicode" w:hAnsi="Lucida Sans Unicode" w:cs="Lucida Sans Unicode"/>
          <w:b/>
          <w:sz w:val="36"/>
          <w:szCs w:val="24"/>
        </w:rPr>
        <w:t>CODE TO IMPLEMENT CONCEPT OF VIDEO AND AUDIO.</w:t>
      </w:r>
      <w:proofErr w:type="gramEnd"/>
    </w:p>
    <w:p w:rsidR="00DC4667" w:rsidRPr="00524FF2" w:rsidRDefault="00DC4667" w:rsidP="00DC4667">
      <w:pPr>
        <w:pStyle w:val="NoSpacing"/>
        <w:rPr>
          <w:rFonts w:ascii="Lucida Sans Unicode" w:hAnsi="Lucida Sans Unicode" w:cs="Lucida Sans Unicode"/>
          <w:b/>
          <w:sz w:val="24"/>
          <w:szCs w:val="24"/>
          <w:u w:val="single"/>
        </w:rPr>
      </w:pPr>
    </w:p>
    <w:p w:rsidR="00DC4667" w:rsidRDefault="00DC4667" w:rsidP="00DC4667">
      <w:pPr>
        <w:pStyle w:val="NoSpacing"/>
        <w:rPr>
          <w:rFonts w:ascii="Lucida Sans Unicode" w:hAnsi="Lucida Sans Unicode" w:cs="Lucida Sans Unicode"/>
          <w:b/>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HTML VIDEO</w:t>
      </w:r>
    </w:p>
    <w:p w:rsidR="00DC4667" w:rsidRPr="00524FF2" w:rsidRDefault="00DC4667" w:rsidP="00DC4667">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A video file is a collection of images that is displayed in a sequence representing scenes in motion.</w:t>
      </w:r>
    </w:p>
    <w:p w:rsidR="00DC4667" w:rsidRPr="00524FF2" w:rsidRDefault="00DC4667" w:rsidP="00DC4667">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Similar to the audio file system, video files are also encoded or decoded using the various video codecs, such as DivX and QuickTime.</w:t>
      </w:r>
    </w:p>
    <w:p w:rsidR="00DC4667" w:rsidRPr="00524FF2" w:rsidRDefault="00DC4667" w:rsidP="00DC4667">
      <w:pPr>
        <w:pStyle w:val="NoSpacing"/>
        <w:rPr>
          <w:rFonts w:ascii="Lucida Sans Unicode" w:hAnsi="Lucida Sans Unicode" w:cs="Lucida Sans Unicode"/>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List of Commonly Used Video File Formats</w:t>
      </w:r>
    </w:p>
    <w:p w:rsidR="00DC4667" w:rsidRDefault="00DC4667" w:rsidP="00DC4667">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The table given below lists commonly used video file formats.</w:t>
      </w:r>
    </w:p>
    <w:p w:rsidR="00DC4667" w:rsidRPr="00524FF2" w:rsidRDefault="00DC4667" w:rsidP="00DC4667">
      <w:pPr>
        <w:pStyle w:val="NoSpacing"/>
        <w:rPr>
          <w:rFonts w:ascii="Lucida Sans Unicode" w:hAnsi="Lucida Sans Unicode" w:cs="Lucida Sans Unicode"/>
          <w:sz w:val="21"/>
          <w:szCs w:val="21"/>
        </w:rPr>
      </w:pPr>
    </w:p>
    <w:tbl>
      <w:tblPr>
        <w:tblW w:w="9076" w:type="dxa"/>
        <w:tblCellSpacing w:w="15" w:type="dxa"/>
        <w:tblInd w:w="323" w:type="dxa"/>
        <w:tblBorders>
          <w:top w:val="single" w:sz="6" w:space="0" w:color="008080"/>
          <w:left w:val="single" w:sz="6" w:space="0" w:color="008080"/>
          <w:bottom w:val="single" w:sz="6" w:space="0" w:color="008080"/>
          <w:right w:val="single" w:sz="6" w:space="0" w:color="008080"/>
        </w:tblBorders>
        <w:tblCellMar>
          <w:top w:w="15" w:type="dxa"/>
          <w:left w:w="15" w:type="dxa"/>
          <w:bottom w:w="15" w:type="dxa"/>
          <w:right w:w="15" w:type="dxa"/>
        </w:tblCellMar>
        <w:tblLook w:val="04A0"/>
      </w:tblPr>
      <w:tblGrid>
        <w:gridCol w:w="1362"/>
        <w:gridCol w:w="914"/>
        <w:gridCol w:w="6800"/>
      </w:tblGrid>
      <w:tr w:rsidR="00DC4667" w:rsidRPr="00524FF2" w:rsidTr="00C03345">
        <w:trPr>
          <w:trHeight w:val="20"/>
          <w:tblCellSpacing w:w="15" w:type="dxa"/>
        </w:trPr>
        <w:tc>
          <w:tcPr>
            <w:tcW w:w="1317" w:type="dxa"/>
            <w:shd w:val="clear" w:color="auto" w:fill="008080"/>
            <w:tcMar>
              <w:top w:w="150" w:type="dxa"/>
              <w:left w:w="150" w:type="dxa"/>
              <w:bottom w:w="150" w:type="dxa"/>
              <w:right w:w="150" w:type="dxa"/>
            </w:tcMar>
            <w:vAlign w:val="center"/>
            <w:hideMark/>
          </w:tcPr>
          <w:p w:rsidR="00DC4667" w:rsidRPr="00524FF2" w:rsidRDefault="00DC4667" w:rsidP="00C03345">
            <w:pPr>
              <w:pStyle w:val="NoSpacing"/>
              <w:rPr>
                <w:rFonts w:ascii="Lucida Sans Unicode" w:hAnsi="Lucida Sans Unicode" w:cs="Lucida Sans Unicode"/>
                <w:b/>
                <w:bCs/>
                <w:sz w:val="21"/>
                <w:szCs w:val="21"/>
              </w:rPr>
            </w:pPr>
            <w:r w:rsidRPr="00524FF2">
              <w:rPr>
                <w:rFonts w:ascii="Lucida Sans Unicode" w:hAnsi="Lucida Sans Unicode" w:cs="Lucida Sans Unicode"/>
                <w:b/>
                <w:bCs/>
                <w:sz w:val="21"/>
                <w:szCs w:val="21"/>
              </w:rPr>
              <w:t>Format</w:t>
            </w:r>
          </w:p>
        </w:tc>
        <w:tc>
          <w:tcPr>
            <w:tcW w:w="0" w:type="auto"/>
            <w:shd w:val="clear" w:color="auto" w:fill="008080"/>
            <w:tcMar>
              <w:top w:w="150" w:type="dxa"/>
              <w:left w:w="150" w:type="dxa"/>
              <w:bottom w:w="150" w:type="dxa"/>
              <w:right w:w="150" w:type="dxa"/>
            </w:tcMar>
            <w:vAlign w:val="center"/>
            <w:hideMark/>
          </w:tcPr>
          <w:p w:rsidR="00DC4667" w:rsidRPr="00524FF2" w:rsidRDefault="00DC4667" w:rsidP="00C03345">
            <w:pPr>
              <w:pStyle w:val="NoSpacing"/>
              <w:rPr>
                <w:rFonts w:ascii="Lucida Sans Unicode" w:hAnsi="Lucida Sans Unicode" w:cs="Lucida Sans Unicode"/>
                <w:b/>
                <w:bCs/>
                <w:sz w:val="21"/>
                <w:szCs w:val="21"/>
              </w:rPr>
            </w:pPr>
            <w:r w:rsidRPr="00524FF2">
              <w:rPr>
                <w:rFonts w:ascii="Lucida Sans Unicode" w:hAnsi="Lucida Sans Unicode" w:cs="Lucida Sans Unicode"/>
                <w:b/>
                <w:bCs/>
                <w:sz w:val="21"/>
                <w:szCs w:val="21"/>
              </w:rPr>
              <w:t>File</w:t>
            </w:r>
          </w:p>
        </w:tc>
        <w:tc>
          <w:tcPr>
            <w:tcW w:w="6755" w:type="dxa"/>
            <w:shd w:val="clear" w:color="auto" w:fill="008080"/>
            <w:tcMar>
              <w:top w:w="150" w:type="dxa"/>
              <w:left w:w="150" w:type="dxa"/>
              <w:bottom w:w="150" w:type="dxa"/>
              <w:right w:w="150" w:type="dxa"/>
            </w:tcMar>
            <w:vAlign w:val="center"/>
            <w:hideMark/>
          </w:tcPr>
          <w:p w:rsidR="00DC4667" w:rsidRPr="00524FF2" w:rsidRDefault="00DC4667" w:rsidP="00C03345">
            <w:pPr>
              <w:pStyle w:val="NoSpacing"/>
              <w:rPr>
                <w:rFonts w:ascii="Lucida Sans Unicode" w:hAnsi="Lucida Sans Unicode" w:cs="Lucida Sans Unicode"/>
                <w:b/>
                <w:bCs/>
                <w:sz w:val="21"/>
                <w:szCs w:val="21"/>
              </w:rPr>
            </w:pPr>
            <w:r w:rsidRPr="00524FF2">
              <w:rPr>
                <w:rFonts w:ascii="Lucida Sans Unicode" w:hAnsi="Lucida Sans Unicode" w:cs="Lucida Sans Unicode"/>
                <w:b/>
                <w:bCs/>
                <w:sz w:val="21"/>
                <w:szCs w:val="21"/>
              </w:rPr>
              <w:t>Description</w:t>
            </w:r>
          </w:p>
        </w:tc>
      </w:tr>
      <w:tr w:rsidR="00DC4667" w:rsidRPr="00524FF2" w:rsidTr="00C03345">
        <w:trPr>
          <w:trHeight w:val="302"/>
          <w:tblCellSpacing w:w="15" w:type="dxa"/>
        </w:trPr>
        <w:tc>
          <w:tcPr>
            <w:tcW w:w="1317"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Pr>
                <w:rFonts w:ascii="Lucida Sans Unicode" w:hAnsi="Lucida Sans Unicode" w:cs="Lucida Sans Unicode"/>
                <w:sz w:val="21"/>
                <w:szCs w:val="21"/>
              </w:rPr>
              <w:t xml:space="preserve"> </w:t>
            </w:r>
            <w:r w:rsidRPr="00524FF2">
              <w:rPr>
                <w:rFonts w:ascii="Lucida Sans Unicode" w:hAnsi="Lucida Sans Unicode" w:cs="Lucida Sans Unicode"/>
                <w:sz w:val="21"/>
                <w:szCs w:val="21"/>
              </w:rPr>
              <w:t>MPEG</w:t>
            </w:r>
          </w:p>
        </w:tc>
        <w:tc>
          <w:tcPr>
            <w:tcW w:w="0" w:type="auto"/>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.mpg</w:t>
            </w:r>
            <w:r w:rsidRPr="00524FF2">
              <w:rPr>
                <w:rFonts w:ascii="Lucida Sans Unicode" w:hAnsi="Lucida Sans Unicode" w:cs="Lucida Sans Unicode"/>
                <w:sz w:val="21"/>
                <w:szCs w:val="21"/>
              </w:rPr>
              <w:br/>
              <w:t>.mpeg</w:t>
            </w:r>
          </w:p>
        </w:tc>
        <w:tc>
          <w:tcPr>
            <w:tcW w:w="6755"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MPEG. Developed by the Moving Pictures Expert Group. The first popular video format on the web. Used to be supported by all browsers, but it is not supported in HTML5 (See MP4)</w:t>
            </w:r>
          </w:p>
        </w:tc>
      </w:tr>
      <w:tr w:rsidR="00DC4667" w:rsidRPr="00524FF2" w:rsidTr="00C03345">
        <w:trPr>
          <w:trHeight w:val="901"/>
          <w:tblCellSpacing w:w="15" w:type="dxa"/>
        </w:trPr>
        <w:tc>
          <w:tcPr>
            <w:tcW w:w="1317"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MPEG-4</w:t>
            </w:r>
            <w:r w:rsidRPr="00524FF2">
              <w:rPr>
                <w:rFonts w:ascii="Lucida Sans Unicode" w:hAnsi="Lucida Sans Unicode" w:cs="Lucida Sans Unicode"/>
                <w:sz w:val="21"/>
                <w:szCs w:val="21"/>
              </w:rPr>
              <w:br/>
              <w:t>or MP4</w:t>
            </w:r>
          </w:p>
        </w:tc>
        <w:tc>
          <w:tcPr>
            <w:tcW w:w="0" w:type="auto"/>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.mp4</w:t>
            </w:r>
          </w:p>
        </w:tc>
        <w:tc>
          <w:tcPr>
            <w:tcW w:w="6755"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MP4. Developed by the Moving Pictures Expert Group. Based on QuickTime. Commonly used in newer video cameras and TV hardware. Supported by all HTML5 browsers. Recommended by YouTube</w:t>
            </w:r>
          </w:p>
        </w:tc>
      </w:tr>
      <w:tr w:rsidR="00DC4667" w:rsidRPr="00524FF2" w:rsidTr="00C03345">
        <w:trPr>
          <w:trHeight w:val="681"/>
          <w:tblCellSpacing w:w="15" w:type="dxa"/>
        </w:trPr>
        <w:tc>
          <w:tcPr>
            <w:tcW w:w="1317"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AVI</w:t>
            </w:r>
          </w:p>
        </w:tc>
        <w:tc>
          <w:tcPr>
            <w:tcW w:w="0" w:type="auto"/>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.avi</w:t>
            </w:r>
          </w:p>
        </w:tc>
        <w:tc>
          <w:tcPr>
            <w:tcW w:w="6755"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AVI (Audio Video Interleave). Developed by Microsoft. Commonly used in video cameras and TV hardware. Plays well on Windows computers, but not in web browsers</w:t>
            </w:r>
          </w:p>
        </w:tc>
      </w:tr>
      <w:tr w:rsidR="00DC4667" w:rsidRPr="00524FF2" w:rsidTr="00C03345">
        <w:trPr>
          <w:trHeight w:val="670"/>
          <w:tblCellSpacing w:w="15" w:type="dxa"/>
        </w:trPr>
        <w:tc>
          <w:tcPr>
            <w:tcW w:w="1317"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QuickTime</w:t>
            </w:r>
          </w:p>
        </w:tc>
        <w:tc>
          <w:tcPr>
            <w:tcW w:w="0" w:type="auto"/>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.mov</w:t>
            </w:r>
          </w:p>
        </w:tc>
        <w:tc>
          <w:tcPr>
            <w:tcW w:w="6755"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QuickTime. Developed by Apple. Commonly used in video cameras and TV hardware. Plays well on Apple computers, but not in web browsers. (See MP4)</w:t>
            </w:r>
          </w:p>
        </w:tc>
      </w:tr>
      <w:tr w:rsidR="00DC4667" w:rsidRPr="00524FF2" w:rsidTr="00C03345">
        <w:trPr>
          <w:trHeight w:val="461"/>
          <w:tblCellSpacing w:w="15" w:type="dxa"/>
        </w:trPr>
        <w:tc>
          <w:tcPr>
            <w:tcW w:w="1317"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Flash</w:t>
            </w:r>
          </w:p>
        </w:tc>
        <w:tc>
          <w:tcPr>
            <w:tcW w:w="0" w:type="auto"/>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.swf</w:t>
            </w:r>
            <w:r w:rsidRPr="00524FF2">
              <w:rPr>
                <w:rFonts w:ascii="Lucida Sans Unicode" w:hAnsi="Lucida Sans Unicode" w:cs="Lucida Sans Unicode"/>
                <w:sz w:val="21"/>
                <w:szCs w:val="21"/>
              </w:rPr>
              <w:br/>
              <w:t>.flv</w:t>
            </w:r>
          </w:p>
        </w:tc>
        <w:tc>
          <w:tcPr>
            <w:tcW w:w="6755"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Flash. Developed by Macromedia. Often requires an extra component (plug-in) to play in web browsers</w:t>
            </w:r>
          </w:p>
        </w:tc>
      </w:tr>
      <w:tr w:rsidR="00DC4667" w:rsidRPr="00524FF2" w:rsidTr="00C03345">
        <w:trPr>
          <w:trHeight w:val="670"/>
          <w:tblCellSpacing w:w="15" w:type="dxa"/>
        </w:trPr>
        <w:tc>
          <w:tcPr>
            <w:tcW w:w="1317"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lastRenderedPageBreak/>
              <w:t>RealVideo</w:t>
            </w:r>
          </w:p>
        </w:tc>
        <w:tc>
          <w:tcPr>
            <w:tcW w:w="0" w:type="auto"/>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.rm</w:t>
            </w:r>
            <w:r w:rsidRPr="00524FF2">
              <w:rPr>
                <w:rFonts w:ascii="Lucida Sans Unicode" w:hAnsi="Lucida Sans Unicode" w:cs="Lucida Sans Unicode"/>
                <w:sz w:val="21"/>
                <w:szCs w:val="21"/>
              </w:rPr>
              <w:br/>
              <w:t>.ram</w:t>
            </w:r>
          </w:p>
        </w:tc>
        <w:tc>
          <w:tcPr>
            <w:tcW w:w="6755"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RealVideo. Developed by Real Media to allow video streaming with low bandwidths. It is still used for online video and Internet TV, but does not play in web browsers</w:t>
            </w:r>
          </w:p>
        </w:tc>
      </w:tr>
      <w:tr w:rsidR="00DC4667" w:rsidRPr="00524FF2" w:rsidTr="00C03345">
        <w:trPr>
          <w:trHeight w:val="231"/>
          <w:tblCellSpacing w:w="15" w:type="dxa"/>
        </w:trPr>
        <w:tc>
          <w:tcPr>
            <w:tcW w:w="1317"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WMV</w:t>
            </w:r>
          </w:p>
        </w:tc>
        <w:tc>
          <w:tcPr>
            <w:tcW w:w="0" w:type="auto"/>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.wmv</w:t>
            </w:r>
          </w:p>
        </w:tc>
        <w:tc>
          <w:tcPr>
            <w:tcW w:w="6755"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WMV (Windows Media Video). Developed by Microsoft. Commonly used in video cameras and TV hardware. Plays well on Windows computers, but not in web browsers</w:t>
            </w:r>
          </w:p>
        </w:tc>
      </w:tr>
      <w:tr w:rsidR="00DC4667" w:rsidRPr="00524FF2" w:rsidTr="00C03345">
        <w:trPr>
          <w:trHeight w:val="450"/>
          <w:tblCellSpacing w:w="15" w:type="dxa"/>
        </w:trPr>
        <w:tc>
          <w:tcPr>
            <w:tcW w:w="1317"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WebM</w:t>
            </w:r>
          </w:p>
        </w:tc>
        <w:tc>
          <w:tcPr>
            <w:tcW w:w="0" w:type="auto"/>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.webm</w:t>
            </w:r>
          </w:p>
        </w:tc>
        <w:tc>
          <w:tcPr>
            <w:tcW w:w="6755" w:type="dxa"/>
            <w:shd w:val="clear" w:color="auto" w:fill="F5FFFA"/>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WebM. Developed by the web giants, Mozilla, Opera, Adobe, and Google. Supported by HTML5</w:t>
            </w:r>
          </w:p>
        </w:tc>
      </w:tr>
      <w:tr w:rsidR="00DC4667" w:rsidRPr="00524FF2" w:rsidTr="00C03345">
        <w:trPr>
          <w:trHeight w:val="450"/>
          <w:tblCellSpacing w:w="15" w:type="dxa"/>
        </w:trPr>
        <w:tc>
          <w:tcPr>
            <w:tcW w:w="1317"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Ogg</w:t>
            </w:r>
          </w:p>
        </w:tc>
        <w:tc>
          <w:tcPr>
            <w:tcW w:w="0" w:type="auto"/>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.ogg</w:t>
            </w:r>
          </w:p>
        </w:tc>
        <w:tc>
          <w:tcPr>
            <w:tcW w:w="6755" w:type="dxa"/>
            <w:shd w:val="clear" w:color="auto" w:fill="F5F5F5"/>
            <w:tcMar>
              <w:top w:w="105" w:type="dxa"/>
              <w:left w:w="105" w:type="dxa"/>
              <w:bottom w:w="105" w:type="dxa"/>
              <w:right w:w="105" w:type="dxa"/>
            </w:tcMar>
            <w:vAlign w:val="center"/>
            <w:hideMark/>
          </w:tcPr>
          <w:p w:rsidR="00DC4667" w:rsidRPr="00524FF2" w:rsidRDefault="00DC4667" w:rsidP="00C03345">
            <w:pPr>
              <w:pStyle w:val="NoSpacing"/>
              <w:rPr>
                <w:rFonts w:ascii="Lucida Sans Unicode" w:hAnsi="Lucida Sans Unicode" w:cs="Lucida Sans Unicode"/>
                <w:sz w:val="21"/>
                <w:szCs w:val="21"/>
              </w:rPr>
            </w:pPr>
            <w:r w:rsidRPr="00524FF2">
              <w:rPr>
                <w:rFonts w:ascii="Lucida Sans Unicode" w:hAnsi="Lucida Sans Unicode" w:cs="Lucida Sans Unicode"/>
                <w:sz w:val="21"/>
                <w:szCs w:val="21"/>
              </w:rPr>
              <w:t>Theora Ogg. Developed by the Xiph.Org Foundation. Supported by HTML5</w:t>
            </w:r>
          </w:p>
        </w:tc>
      </w:tr>
    </w:tbl>
    <w:p w:rsidR="00DC4667" w:rsidRPr="00524FF2" w:rsidRDefault="00DC4667" w:rsidP="00DC4667">
      <w:pPr>
        <w:pStyle w:val="NoSpacing"/>
        <w:rPr>
          <w:rFonts w:ascii="Lucida Sans Unicode" w:hAnsi="Lucida Sans Unicode" w:cs="Lucida Sans Unicode"/>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HTML &lt;video&gt; tag</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To show a video in HTML, use the &lt;video&gt; tag. Let's look at the following example, to know how to embed video into your webpage.</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&lt;video width="320" height="240" controls&gt;</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 xml:space="preserve">  &lt;source src="song.mp4" type="video/mp4"&gt;</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 xml:space="preserve">  &lt;source src="song.ogg" type="video/ogg"&gt;</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Your browser does not support the video tag.</w:t>
      </w:r>
    </w:p>
    <w:p w:rsidR="00DC4667" w:rsidRPr="00524FF2" w:rsidRDefault="00DC4667" w:rsidP="00DC4667">
      <w:pPr>
        <w:pStyle w:val="NoSpacing"/>
        <w:rPr>
          <w:rFonts w:ascii="Lucida Sans Unicode" w:hAnsi="Lucida Sans Unicode" w:cs="Lucida Sans Unicode"/>
          <w:sz w:val="24"/>
          <w:szCs w:val="24"/>
        </w:rPr>
      </w:pPr>
      <w:r w:rsidRPr="005E443C">
        <w:rPr>
          <w:rFonts w:ascii="Lucida Sans Unicode" w:hAnsi="Lucida Sans Unicode" w:cs="Lucida Sans Unicode"/>
          <w:sz w:val="21"/>
          <w:szCs w:val="21"/>
        </w:rPr>
        <w:t>&lt;/video&gt;</w:t>
      </w:r>
    </w:p>
    <w:p w:rsidR="00DC4667" w:rsidRPr="00524FF2" w:rsidRDefault="00DC4667" w:rsidP="00DC4667">
      <w:pPr>
        <w:pStyle w:val="NoSpacing"/>
        <w:rPr>
          <w:rFonts w:ascii="Lucida Sans Unicode" w:hAnsi="Lucida Sans Unicode" w:cs="Lucida Sans Unicode"/>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HTML Video Working</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The controls attribute adds video controls, like play, pause, and volume.</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It is a good idea to always include width and height attributes. If height and width are not set, the browser does not know the size of the video. The effect will be that the page will change (or flicker) while the video loads.</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Text between the &lt;video&gt; and &lt;/video&gt; tags will only display in browsers that do not support the &lt;video&gt; tag.</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Multiple &lt;source&gt; tags can link to different video files. The browser will use the first recognized format.</w:t>
      </w:r>
    </w:p>
    <w:p w:rsidR="00DC4667" w:rsidRPr="00524FF2" w:rsidRDefault="00DC4667" w:rsidP="00DC4667">
      <w:pPr>
        <w:pStyle w:val="NoSpacing"/>
        <w:rPr>
          <w:rFonts w:ascii="Lucida Sans Unicode" w:hAnsi="Lucida Sans Unicode" w:cs="Lucida Sans Unicode"/>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HTML &lt;video&gt; Autoplay</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To start a video automatically use the autoplay attribute.</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Let's look at the following example, to know hot to embed video and set to autoplay when web page loads.</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&lt;video width="320" height="240" autoplay&gt;</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lastRenderedPageBreak/>
        <w:t xml:space="preserve">  &lt;source src="songs.mp4" type="video/mp4"&gt;</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 xml:space="preserve">  &lt;source src="songs.ogg" type="video/ogg"&gt;</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Your browser does not support the video tag.</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&lt;/video&gt;</w:t>
      </w:r>
    </w:p>
    <w:p w:rsidR="00DC4667" w:rsidRDefault="00DC4667" w:rsidP="00DC4667">
      <w:pPr>
        <w:pStyle w:val="NoSpacing"/>
        <w:rPr>
          <w:rFonts w:ascii="Lucida Sans Unicode" w:hAnsi="Lucida Sans Unicode" w:cs="Lucida Sans Unicode"/>
          <w:b/>
          <w:sz w:val="24"/>
          <w:szCs w:val="24"/>
          <w:u w:val="single"/>
        </w:rPr>
      </w:pPr>
    </w:p>
    <w:p w:rsidR="00DC4667" w:rsidRPr="00524FF2" w:rsidRDefault="00DC4667" w:rsidP="00DC4667">
      <w:pPr>
        <w:pStyle w:val="NoSpacing"/>
        <w:rPr>
          <w:rFonts w:ascii="Lucida Sans Unicode" w:hAnsi="Lucida Sans Unicode" w:cs="Lucida Sans Unicode"/>
          <w:b/>
          <w:sz w:val="24"/>
          <w:szCs w:val="24"/>
          <w:u w:val="single"/>
        </w:rPr>
      </w:pPr>
      <w:r w:rsidRPr="00524FF2">
        <w:rPr>
          <w:rFonts w:ascii="Lucida Sans Unicode" w:hAnsi="Lucida Sans Unicode" w:cs="Lucida Sans Unicode"/>
          <w:b/>
          <w:sz w:val="24"/>
          <w:szCs w:val="24"/>
          <w:u w:val="single"/>
        </w:rPr>
        <w:t>HTML AUDIO</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An audio file is used to store audio data on various data, such as a computer system, mp3 players, and mobile phones.</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To store an audio data, you need to convert it into a digital format. The process of converting audio data into a digital file is called encoding of the raw audio data. It involves taking samples of audio data and storing them in a compressed format to reduce the file size.</w:t>
      </w:r>
    </w:p>
    <w:p w:rsidR="00DC4667" w:rsidRPr="005E443C"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An audio player decodes these compressed sample files to make the audio waves audible. The process of converting a digital file into the audio data is known as decoding. A codec is performs the encoding and decoding of the raw audio data.</w:t>
      </w:r>
    </w:p>
    <w:p w:rsidR="00DC4667" w:rsidRDefault="00DC4667" w:rsidP="00DC4667">
      <w:pPr>
        <w:pStyle w:val="NoSpacing"/>
        <w:rPr>
          <w:rFonts w:ascii="Lucida Sans Unicode" w:hAnsi="Lucida Sans Unicode" w:cs="Lucida Sans Unicode"/>
          <w:b/>
          <w:sz w:val="24"/>
          <w:szCs w:val="24"/>
        </w:rPr>
      </w:pPr>
    </w:p>
    <w:p w:rsidR="00DC4667"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List of Commonly Used Audio File Formats</w:t>
      </w:r>
    </w:p>
    <w:p w:rsidR="00DC4667" w:rsidRPr="00F11756" w:rsidRDefault="00DC4667" w:rsidP="00DC4667">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The table given below lists commonly used audio file formats:</w:t>
      </w:r>
    </w:p>
    <w:tbl>
      <w:tblPr>
        <w:tblpPr w:leftFromText="180" w:rightFromText="180" w:vertAnchor="text" w:horzAnchor="margin" w:tblpXSpec="center" w:tblpY="562"/>
        <w:tblW w:w="8669" w:type="dxa"/>
        <w:tblCellSpacing w:w="15" w:type="dxa"/>
        <w:tblBorders>
          <w:top w:val="single" w:sz="6" w:space="0" w:color="008080"/>
          <w:left w:val="single" w:sz="6" w:space="0" w:color="008080"/>
          <w:bottom w:val="single" w:sz="6" w:space="0" w:color="008080"/>
          <w:right w:val="single" w:sz="6" w:space="0" w:color="008080"/>
        </w:tblBorders>
        <w:tblCellMar>
          <w:top w:w="15" w:type="dxa"/>
          <w:left w:w="15" w:type="dxa"/>
          <w:bottom w:w="15" w:type="dxa"/>
          <w:right w:w="15" w:type="dxa"/>
        </w:tblCellMar>
        <w:tblLook w:val="04A0"/>
      </w:tblPr>
      <w:tblGrid>
        <w:gridCol w:w="1294"/>
        <w:gridCol w:w="1327"/>
        <w:gridCol w:w="6048"/>
      </w:tblGrid>
      <w:tr w:rsidR="00DC4667" w:rsidRPr="005E443C" w:rsidTr="00C03345">
        <w:trPr>
          <w:trHeight w:val="545"/>
          <w:tblCellSpacing w:w="15" w:type="dxa"/>
        </w:trPr>
        <w:tc>
          <w:tcPr>
            <w:tcW w:w="1249" w:type="dxa"/>
            <w:shd w:val="clear" w:color="auto" w:fill="008080"/>
            <w:tcMar>
              <w:top w:w="150" w:type="dxa"/>
              <w:left w:w="150" w:type="dxa"/>
              <w:bottom w:w="150" w:type="dxa"/>
              <w:right w:w="150" w:type="dxa"/>
            </w:tcMar>
            <w:vAlign w:val="center"/>
            <w:hideMark/>
          </w:tcPr>
          <w:p w:rsidR="00DC4667" w:rsidRPr="005E443C" w:rsidRDefault="00DC4667" w:rsidP="00C03345">
            <w:pPr>
              <w:pStyle w:val="NoSpacing"/>
              <w:rPr>
                <w:rFonts w:ascii="Lucida Sans Unicode" w:hAnsi="Lucida Sans Unicode" w:cs="Lucida Sans Unicode"/>
                <w:b/>
                <w:bCs/>
                <w:sz w:val="21"/>
                <w:szCs w:val="21"/>
              </w:rPr>
            </w:pPr>
            <w:r w:rsidRPr="005E443C">
              <w:rPr>
                <w:rFonts w:ascii="Lucida Sans Unicode" w:hAnsi="Lucida Sans Unicode" w:cs="Lucida Sans Unicode"/>
                <w:b/>
                <w:bCs/>
                <w:sz w:val="21"/>
                <w:szCs w:val="21"/>
              </w:rPr>
              <w:t>Format</w:t>
            </w:r>
          </w:p>
        </w:tc>
        <w:tc>
          <w:tcPr>
            <w:tcW w:w="0" w:type="auto"/>
            <w:shd w:val="clear" w:color="auto" w:fill="008080"/>
            <w:tcMar>
              <w:top w:w="150" w:type="dxa"/>
              <w:left w:w="150" w:type="dxa"/>
              <w:bottom w:w="150" w:type="dxa"/>
              <w:right w:w="150" w:type="dxa"/>
            </w:tcMar>
            <w:vAlign w:val="center"/>
            <w:hideMark/>
          </w:tcPr>
          <w:p w:rsidR="00DC4667" w:rsidRPr="005E443C" w:rsidRDefault="00DC4667" w:rsidP="00C03345">
            <w:pPr>
              <w:pStyle w:val="NoSpacing"/>
              <w:rPr>
                <w:rFonts w:ascii="Lucida Sans Unicode" w:hAnsi="Lucida Sans Unicode" w:cs="Lucida Sans Unicode"/>
                <w:b/>
                <w:bCs/>
                <w:sz w:val="21"/>
                <w:szCs w:val="21"/>
              </w:rPr>
            </w:pPr>
            <w:r w:rsidRPr="005E443C">
              <w:rPr>
                <w:rFonts w:ascii="Lucida Sans Unicode" w:hAnsi="Lucida Sans Unicode" w:cs="Lucida Sans Unicode"/>
                <w:b/>
                <w:bCs/>
                <w:sz w:val="21"/>
                <w:szCs w:val="21"/>
              </w:rPr>
              <w:t>File Extension</w:t>
            </w:r>
          </w:p>
        </w:tc>
        <w:tc>
          <w:tcPr>
            <w:tcW w:w="6003" w:type="dxa"/>
            <w:shd w:val="clear" w:color="auto" w:fill="008080"/>
            <w:tcMar>
              <w:top w:w="150" w:type="dxa"/>
              <w:left w:w="150" w:type="dxa"/>
              <w:bottom w:w="150" w:type="dxa"/>
              <w:right w:w="150" w:type="dxa"/>
            </w:tcMar>
            <w:vAlign w:val="center"/>
            <w:hideMark/>
          </w:tcPr>
          <w:p w:rsidR="00DC4667" w:rsidRPr="005E443C" w:rsidRDefault="00DC4667" w:rsidP="00C03345">
            <w:pPr>
              <w:pStyle w:val="NoSpacing"/>
              <w:rPr>
                <w:rFonts w:ascii="Lucida Sans Unicode" w:hAnsi="Lucida Sans Unicode" w:cs="Lucida Sans Unicode"/>
                <w:b/>
                <w:bCs/>
                <w:sz w:val="21"/>
                <w:szCs w:val="21"/>
              </w:rPr>
            </w:pPr>
            <w:r w:rsidRPr="005E443C">
              <w:rPr>
                <w:rFonts w:ascii="Lucida Sans Unicode" w:hAnsi="Lucida Sans Unicode" w:cs="Lucida Sans Unicode"/>
                <w:b/>
                <w:bCs/>
                <w:sz w:val="21"/>
                <w:szCs w:val="21"/>
              </w:rPr>
              <w:t>Description</w:t>
            </w:r>
          </w:p>
        </w:tc>
      </w:tr>
      <w:tr w:rsidR="00DC4667" w:rsidRPr="005E443C" w:rsidTr="00C03345">
        <w:trPr>
          <w:trHeight w:val="1357"/>
          <w:tblCellSpacing w:w="15" w:type="dxa"/>
        </w:trPr>
        <w:tc>
          <w:tcPr>
            <w:tcW w:w="1249"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MIDI</w:t>
            </w:r>
          </w:p>
        </w:tc>
        <w:tc>
          <w:tcPr>
            <w:tcW w:w="0" w:type="auto"/>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.mid</w:t>
            </w:r>
            <w:r w:rsidRPr="005E443C">
              <w:rPr>
                <w:rFonts w:ascii="Lucida Sans Unicode" w:hAnsi="Lucida Sans Unicode" w:cs="Lucida Sans Unicode"/>
                <w:sz w:val="21"/>
                <w:szCs w:val="21"/>
              </w:rPr>
              <w:br/>
              <w:t>.midi</w:t>
            </w:r>
          </w:p>
        </w:tc>
        <w:tc>
          <w:tcPr>
            <w:tcW w:w="6003"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MIDI (Musical Instrument Digital Interface). Main format for all electronic music devices like synthesizers and PC sound cards. MIDI files do not contain sound, but digital notes that can be played by electronics. Plays well on all computers and music hardware, but not in web browsers</w:t>
            </w:r>
          </w:p>
        </w:tc>
      </w:tr>
      <w:tr w:rsidR="00DC4667" w:rsidRPr="005E443C" w:rsidTr="00C03345">
        <w:trPr>
          <w:trHeight w:val="824"/>
          <w:tblCellSpacing w:w="15" w:type="dxa"/>
        </w:trPr>
        <w:tc>
          <w:tcPr>
            <w:tcW w:w="1249"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WMA</w:t>
            </w:r>
          </w:p>
        </w:tc>
        <w:tc>
          <w:tcPr>
            <w:tcW w:w="0" w:type="auto"/>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.wma</w:t>
            </w:r>
          </w:p>
        </w:tc>
        <w:tc>
          <w:tcPr>
            <w:tcW w:w="6003"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WMA (Windows Media Audio). Developed by Microsoft. Commonly used in music players. Plays well on Windows computers, but not in web browsers</w:t>
            </w:r>
          </w:p>
        </w:tc>
      </w:tr>
      <w:tr w:rsidR="00DC4667" w:rsidRPr="005E443C" w:rsidTr="00C03345">
        <w:trPr>
          <w:trHeight w:val="545"/>
          <w:tblCellSpacing w:w="15" w:type="dxa"/>
        </w:trPr>
        <w:tc>
          <w:tcPr>
            <w:tcW w:w="1249"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RealAudio</w:t>
            </w:r>
          </w:p>
        </w:tc>
        <w:tc>
          <w:tcPr>
            <w:tcW w:w="0" w:type="auto"/>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.rm</w:t>
            </w:r>
            <w:r w:rsidRPr="005E443C">
              <w:rPr>
                <w:rFonts w:ascii="Lucida Sans Unicode" w:hAnsi="Lucida Sans Unicode" w:cs="Lucida Sans Unicode"/>
                <w:sz w:val="21"/>
                <w:szCs w:val="21"/>
              </w:rPr>
              <w:br/>
              <w:t>.ram</w:t>
            </w:r>
          </w:p>
        </w:tc>
        <w:tc>
          <w:tcPr>
            <w:tcW w:w="6003"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RealAudio. Developed by Real Media to allow streaming of audio with low bandwidths. Does not play in web browsers</w:t>
            </w:r>
          </w:p>
        </w:tc>
      </w:tr>
      <w:tr w:rsidR="00DC4667" w:rsidRPr="005E443C" w:rsidTr="00C03345">
        <w:trPr>
          <w:trHeight w:val="812"/>
          <w:tblCellSpacing w:w="15" w:type="dxa"/>
        </w:trPr>
        <w:tc>
          <w:tcPr>
            <w:tcW w:w="1249"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lastRenderedPageBreak/>
              <w:t>WAV</w:t>
            </w:r>
          </w:p>
        </w:tc>
        <w:tc>
          <w:tcPr>
            <w:tcW w:w="0" w:type="auto"/>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.wav</w:t>
            </w:r>
          </w:p>
        </w:tc>
        <w:tc>
          <w:tcPr>
            <w:tcW w:w="6003"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WAV. Developed by IBM and Microsoft. Plays well on Windows, Macintosh, and Linux operating systems. Supported by HTML5</w:t>
            </w:r>
          </w:p>
        </w:tc>
      </w:tr>
      <w:tr w:rsidR="00DC4667" w:rsidRPr="005E443C" w:rsidTr="00C03345">
        <w:trPr>
          <w:trHeight w:val="824"/>
          <w:tblCellSpacing w:w="15" w:type="dxa"/>
        </w:trPr>
        <w:tc>
          <w:tcPr>
            <w:tcW w:w="1249"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AAC</w:t>
            </w:r>
          </w:p>
        </w:tc>
        <w:tc>
          <w:tcPr>
            <w:tcW w:w="0" w:type="auto"/>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.aac</w:t>
            </w:r>
          </w:p>
        </w:tc>
        <w:tc>
          <w:tcPr>
            <w:tcW w:w="6003"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AAC (Advanced Audio Coding). Developed by Apple as the default format for iTunes. Plays well on Apple computers, but not in web browsers</w:t>
            </w:r>
          </w:p>
        </w:tc>
      </w:tr>
      <w:tr w:rsidR="00DC4667" w:rsidRPr="005E443C" w:rsidTr="00C03345">
        <w:trPr>
          <w:trHeight w:val="1090"/>
          <w:tblCellSpacing w:w="15" w:type="dxa"/>
        </w:trPr>
        <w:tc>
          <w:tcPr>
            <w:tcW w:w="1249"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MP3</w:t>
            </w:r>
          </w:p>
        </w:tc>
        <w:tc>
          <w:tcPr>
            <w:tcW w:w="0" w:type="auto"/>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.mp3</w:t>
            </w:r>
          </w:p>
        </w:tc>
        <w:tc>
          <w:tcPr>
            <w:tcW w:w="6003"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MP3 files are actually the sound part of MPEG files. MP3 is the most popular format for music players. Combines good compression (small files) with high quality. Supported by all browsers</w:t>
            </w:r>
          </w:p>
        </w:tc>
      </w:tr>
      <w:tr w:rsidR="00DC4667" w:rsidRPr="005E443C" w:rsidTr="00C03345">
        <w:trPr>
          <w:trHeight w:val="576"/>
          <w:tblCellSpacing w:w="15" w:type="dxa"/>
        </w:trPr>
        <w:tc>
          <w:tcPr>
            <w:tcW w:w="1249"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Ogg</w:t>
            </w:r>
          </w:p>
        </w:tc>
        <w:tc>
          <w:tcPr>
            <w:tcW w:w="0" w:type="auto"/>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.ogg</w:t>
            </w:r>
          </w:p>
        </w:tc>
        <w:tc>
          <w:tcPr>
            <w:tcW w:w="6003" w:type="dxa"/>
            <w:shd w:val="clear" w:color="auto" w:fill="F5F5F5"/>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Ogg. Developed by the Xiph.Org Foundation. Supported by HTML5</w:t>
            </w:r>
          </w:p>
        </w:tc>
      </w:tr>
      <w:tr w:rsidR="00DC4667" w:rsidRPr="005E443C" w:rsidTr="00C03345">
        <w:trPr>
          <w:trHeight w:val="17"/>
          <w:tblCellSpacing w:w="15" w:type="dxa"/>
        </w:trPr>
        <w:tc>
          <w:tcPr>
            <w:tcW w:w="1249"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MP4</w:t>
            </w:r>
          </w:p>
        </w:tc>
        <w:tc>
          <w:tcPr>
            <w:tcW w:w="0" w:type="auto"/>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.mp4</w:t>
            </w:r>
          </w:p>
        </w:tc>
        <w:tc>
          <w:tcPr>
            <w:tcW w:w="6003" w:type="dxa"/>
            <w:shd w:val="clear" w:color="auto" w:fill="F5FFFA"/>
            <w:tcMar>
              <w:top w:w="105" w:type="dxa"/>
              <w:left w:w="105" w:type="dxa"/>
              <w:bottom w:w="105" w:type="dxa"/>
              <w:right w:w="105" w:type="dxa"/>
            </w:tcMar>
            <w:vAlign w:val="center"/>
            <w:hideMark/>
          </w:tcPr>
          <w:p w:rsidR="00DC4667" w:rsidRPr="005E443C" w:rsidRDefault="00DC4667" w:rsidP="00C03345">
            <w:pPr>
              <w:pStyle w:val="NoSpacing"/>
              <w:rPr>
                <w:rFonts w:ascii="Lucida Sans Unicode" w:hAnsi="Lucida Sans Unicode" w:cs="Lucida Sans Unicode"/>
                <w:sz w:val="21"/>
                <w:szCs w:val="21"/>
              </w:rPr>
            </w:pPr>
            <w:r w:rsidRPr="005E443C">
              <w:rPr>
                <w:rFonts w:ascii="Lucida Sans Unicode" w:hAnsi="Lucida Sans Unicode" w:cs="Lucida Sans Unicode"/>
                <w:sz w:val="21"/>
                <w:szCs w:val="21"/>
              </w:rPr>
              <w:t>MP4 is a video format, but can also be used for audio. MP4 video is the upcoming video format on the internet. This leads to automatic support for MP4 audio by all browsers</w:t>
            </w:r>
          </w:p>
        </w:tc>
      </w:tr>
    </w:tbl>
    <w:p w:rsidR="00DC4667" w:rsidRPr="00F11756" w:rsidRDefault="00DC4667" w:rsidP="00DC4667">
      <w:pPr>
        <w:pStyle w:val="NoSpacing"/>
        <w:rPr>
          <w:rFonts w:ascii="Lucida Sans Unicode" w:hAnsi="Lucida Sans Unicode" w:cs="Lucida Sans Unicode"/>
          <w:b/>
          <w:sz w:val="24"/>
          <w:szCs w:val="24"/>
        </w:rPr>
      </w:pPr>
    </w:p>
    <w:p w:rsidR="00DC4667" w:rsidRPr="00524FF2" w:rsidRDefault="00DC4667" w:rsidP="00DC4667">
      <w:pPr>
        <w:pStyle w:val="NoSpacing"/>
        <w:rPr>
          <w:rFonts w:ascii="Lucida Sans Unicode" w:hAnsi="Lucida Sans Unicode" w:cs="Lucida Sans Unicode"/>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HTML &lt;audio&gt; tag</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To play an </w:t>
      </w:r>
      <w:hyperlink r:id="rId67" w:history="1">
        <w:r w:rsidRPr="00294A38">
          <w:rPr>
            <w:rStyle w:val="Hyperlink"/>
            <w:rFonts w:ascii="Lucida Sans Unicode" w:hAnsi="Lucida Sans Unicode" w:cs="Lucida Sans Unicode"/>
            <w:sz w:val="21"/>
            <w:szCs w:val="21"/>
          </w:rPr>
          <w:t>audio file in HTML</w:t>
        </w:r>
      </w:hyperlink>
      <w:r w:rsidRPr="00294A38">
        <w:rPr>
          <w:rFonts w:ascii="Lucida Sans Unicode" w:hAnsi="Lucida Sans Unicode" w:cs="Lucida Sans Unicode"/>
          <w:sz w:val="21"/>
          <w:szCs w:val="21"/>
        </w:rPr>
        <w:t>, use the &lt;audio&gt; tag.</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Let's look at the following example, to know how to embed audio files into your web page.</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&lt;</w:t>
      </w:r>
      <w:proofErr w:type="gramStart"/>
      <w:r w:rsidRPr="00294A38">
        <w:rPr>
          <w:rFonts w:ascii="Lucida Sans Unicode" w:hAnsi="Lucida Sans Unicode" w:cs="Lucida Sans Unicode"/>
          <w:sz w:val="21"/>
          <w:szCs w:val="21"/>
        </w:rPr>
        <w:t>audio</w:t>
      </w:r>
      <w:proofErr w:type="gramEnd"/>
      <w:r w:rsidRPr="00294A38">
        <w:rPr>
          <w:rFonts w:ascii="Lucida Sans Unicode" w:hAnsi="Lucida Sans Unicode" w:cs="Lucida Sans Unicode"/>
          <w:sz w:val="21"/>
          <w:szCs w:val="21"/>
        </w:rPr>
        <w:t xml:space="preserve"> controls&gt;</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 xml:space="preserve">  &lt;source src="songs.ogg" type="audio/ogg"&gt;</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 xml:space="preserve">  &lt;source src="songs.mp3" type="audio/mpeg"&gt;</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Your browser does not support the audio tag.</w:t>
      </w:r>
    </w:p>
    <w:p w:rsidR="00DC4667" w:rsidRPr="00294A38" w:rsidRDefault="00DC4667" w:rsidP="00DC4667">
      <w:pPr>
        <w:pStyle w:val="NoSpacing"/>
        <w:rPr>
          <w:rFonts w:ascii="Lucida Sans Unicode" w:hAnsi="Lucida Sans Unicode" w:cs="Lucida Sans Unicode"/>
          <w:sz w:val="21"/>
          <w:szCs w:val="21"/>
        </w:rPr>
      </w:pPr>
      <w:r w:rsidRPr="00294A38">
        <w:rPr>
          <w:rFonts w:ascii="Lucida Sans Unicode" w:hAnsi="Lucida Sans Unicode" w:cs="Lucida Sans Unicode"/>
          <w:sz w:val="21"/>
          <w:szCs w:val="21"/>
        </w:rPr>
        <w:t>&lt;/audio&gt;</w:t>
      </w:r>
    </w:p>
    <w:p w:rsidR="00DC4667" w:rsidRPr="00524FF2" w:rsidRDefault="00DC4667" w:rsidP="00DC4667">
      <w:pPr>
        <w:pStyle w:val="NoSpacing"/>
        <w:rPr>
          <w:rFonts w:ascii="Lucida Sans Unicode" w:hAnsi="Lucida Sans Unicode" w:cs="Lucida Sans Unicode"/>
          <w:sz w:val="24"/>
          <w:szCs w:val="24"/>
        </w:rPr>
      </w:pPr>
    </w:p>
    <w:p w:rsidR="00DC4667" w:rsidRPr="00524FF2" w:rsidRDefault="00DC4667" w:rsidP="00DC4667">
      <w:pPr>
        <w:pStyle w:val="NoSpacing"/>
        <w:rPr>
          <w:rFonts w:ascii="Lucida Sans Unicode" w:hAnsi="Lucida Sans Unicode" w:cs="Lucida Sans Unicode"/>
          <w:b/>
          <w:sz w:val="24"/>
          <w:szCs w:val="24"/>
        </w:rPr>
      </w:pPr>
      <w:r w:rsidRPr="00524FF2">
        <w:rPr>
          <w:rFonts w:ascii="Lucida Sans Unicode" w:hAnsi="Lucida Sans Unicode" w:cs="Lucida Sans Unicode"/>
          <w:b/>
          <w:sz w:val="24"/>
          <w:szCs w:val="24"/>
        </w:rPr>
        <w:t>HTML Audio Working</w:t>
      </w:r>
    </w:p>
    <w:p w:rsidR="00DC4667" w:rsidRPr="00F11756" w:rsidRDefault="00DC4667" w:rsidP="00DC4667">
      <w:pPr>
        <w:pStyle w:val="NoSpacing"/>
        <w:rPr>
          <w:rFonts w:ascii="Lucida Sans Unicode" w:hAnsi="Lucida Sans Unicode" w:cs="Lucida Sans Unicode"/>
          <w:sz w:val="21"/>
          <w:szCs w:val="21"/>
        </w:rPr>
      </w:pPr>
      <w:r w:rsidRPr="00F11756">
        <w:rPr>
          <w:rFonts w:ascii="Lucida Sans Unicode" w:hAnsi="Lucida Sans Unicode" w:cs="Lucida Sans Unicode"/>
          <w:sz w:val="21"/>
          <w:szCs w:val="21"/>
        </w:rPr>
        <w:t>The controls attribute adds audio controls, like play, pause, and volume.</w:t>
      </w:r>
    </w:p>
    <w:p w:rsidR="00DC4667" w:rsidRPr="00F11756" w:rsidRDefault="00DC4667" w:rsidP="00DC4667">
      <w:pPr>
        <w:pStyle w:val="NoSpacing"/>
        <w:rPr>
          <w:rFonts w:ascii="Lucida Sans Unicode" w:hAnsi="Lucida Sans Unicode" w:cs="Lucida Sans Unicode"/>
          <w:sz w:val="21"/>
          <w:szCs w:val="21"/>
        </w:rPr>
      </w:pPr>
      <w:r w:rsidRPr="00F11756">
        <w:rPr>
          <w:rFonts w:ascii="Lucida Sans Unicode" w:hAnsi="Lucida Sans Unicode" w:cs="Lucida Sans Unicode"/>
          <w:sz w:val="21"/>
          <w:szCs w:val="21"/>
        </w:rPr>
        <w:t>Text between the &lt;audio&gt; and &lt;/audio&gt; tags will display in browsers that do not support the &lt;audio&gt; tag.</w:t>
      </w:r>
    </w:p>
    <w:p w:rsidR="00DC4667" w:rsidRPr="00F11756" w:rsidRDefault="00DC4667" w:rsidP="00DC4667">
      <w:pPr>
        <w:pStyle w:val="NoSpacing"/>
        <w:rPr>
          <w:rFonts w:ascii="Lucida Sans Unicode" w:hAnsi="Lucida Sans Unicode" w:cs="Lucida Sans Unicode"/>
          <w:sz w:val="21"/>
          <w:szCs w:val="21"/>
        </w:rPr>
      </w:pPr>
      <w:r w:rsidRPr="00F11756">
        <w:rPr>
          <w:rFonts w:ascii="Lucida Sans Unicode" w:hAnsi="Lucida Sans Unicode" w:cs="Lucida Sans Unicode"/>
          <w:sz w:val="21"/>
          <w:szCs w:val="21"/>
        </w:rPr>
        <w:t>Multiple &lt;source&gt; tags can link to different audio files. The browser will use the first recognized format</w:t>
      </w:r>
    </w:p>
    <w:p w:rsidR="00DC4667" w:rsidRDefault="00DC4667" w:rsidP="00DC4667">
      <w:pPr>
        <w:pStyle w:val="NoSpacing"/>
        <w:rPr>
          <w:rFonts w:ascii="Times New Roman" w:hAnsi="Times New Roman"/>
          <w:b/>
          <w:sz w:val="24"/>
          <w:szCs w:val="24"/>
          <w:u w:val="single"/>
        </w:rPr>
      </w:pPr>
    </w:p>
    <w:p w:rsidR="00DC4667" w:rsidRDefault="00DC4667" w:rsidP="00DC4667">
      <w:pPr>
        <w:pStyle w:val="NoSpacing"/>
        <w:rPr>
          <w:rFonts w:ascii="Times New Roman" w:hAnsi="Times New Roman"/>
          <w:b/>
          <w:sz w:val="24"/>
          <w:szCs w:val="24"/>
          <w:u w:val="single"/>
        </w:rPr>
      </w:pPr>
    </w:p>
    <w:p w:rsidR="00DC4667" w:rsidRPr="007D4E94" w:rsidRDefault="00DC4667" w:rsidP="00DC4667">
      <w:pPr>
        <w:pStyle w:val="NoSpacing"/>
        <w:jc w:val="center"/>
        <w:rPr>
          <w:rFonts w:ascii="Lucida Sans Unicode" w:hAnsi="Lucida Sans Unicode" w:cs="Lucida Sans Unicode"/>
          <w:b/>
          <w:sz w:val="40"/>
          <w:szCs w:val="24"/>
        </w:rPr>
      </w:pPr>
      <w:r>
        <w:rPr>
          <w:rFonts w:ascii="Lucida Sans Unicode" w:hAnsi="Lucida Sans Unicode" w:cs="Lucida Sans Unicode"/>
          <w:b/>
          <w:sz w:val="40"/>
          <w:szCs w:val="24"/>
        </w:rPr>
        <w:lastRenderedPageBreak/>
        <w:t>Practical No.7</w:t>
      </w:r>
    </w:p>
    <w:p w:rsidR="00DC4667" w:rsidRPr="001E52D0" w:rsidRDefault="00DC4667" w:rsidP="00DC4667">
      <w:pPr>
        <w:pStyle w:val="NoSpacing"/>
        <w:jc w:val="center"/>
        <w:rPr>
          <w:rFonts w:ascii="Lucida Sans Unicode" w:hAnsi="Lucida Sans Unicode" w:cs="Lucida Sans Unicode"/>
          <w:b/>
          <w:sz w:val="36"/>
          <w:szCs w:val="24"/>
        </w:rPr>
      </w:pPr>
      <w:proofErr w:type="gramStart"/>
      <w:r w:rsidRPr="001E52D0">
        <w:rPr>
          <w:rFonts w:ascii="Lucida Sans Unicode" w:hAnsi="Lucida Sans Unicode" w:cs="Lucida Sans Unicode"/>
          <w:b/>
          <w:sz w:val="36"/>
          <w:szCs w:val="24"/>
        </w:rPr>
        <w:t>CODE TO IMPLEMENT CONCEPT OF FORMS.</w:t>
      </w:r>
      <w:proofErr w:type="gramEnd"/>
    </w:p>
    <w:p w:rsidR="00DC4667" w:rsidRDefault="00DC4667" w:rsidP="00DC4667">
      <w:pPr>
        <w:pStyle w:val="NoSpacing"/>
        <w:rPr>
          <w:rFonts w:ascii="Times New Roman" w:hAnsi="Times New Roman"/>
          <w:b/>
          <w:sz w:val="24"/>
          <w:szCs w:val="24"/>
          <w:u w:val="single"/>
        </w:rPr>
      </w:pPr>
    </w:p>
    <w:p w:rsidR="00DC4667" w:rsidRDefault="00DC4667" w:rsidP="00DC4667">
      <w:pPr>
        <w:pStyle w:val="NoSpacing"/>
        <w:rPr>
          <w:rFonts w:ascii="Lucida Sans Unicode" w:hAnsi="Lucida Sans Unicode" w:cs="Lucida Sans Unicode"/>
        </w:rPr>
      </w:pP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 xml:space="preserve">A </w:t>
      </w:r>
      <w:r w:rsidRPr="001E52D0">
        <w:rPr>
          <w:rFonts w:ascii="Lucida Sans Unicode" w:hAnsi="Lucida Sans Unicode" w:cs="Lucida Sans Unicode"/>
          <w:b/>
          <w:sz w:val="21"/>
          <w:szCs w:val="21"/>
          <w:u w:val="single"/>
        </w:rPr>
        <w:t>FORM</w:t>
      </w:r>
      <w:r w:rsidRPr="001E52D0">
        <w:rPr>
          <w:rFonts w:ascii="Lucida Sans Unicode" w:hAnsi="Lucida Sans Unicode" w:cs="Lucida Sans Unicode"/>
          <w:sz w:val="21"/>
          <w:szCs w:val="21"/>
        </w:rPr>
        <w:t xml:space="preserve"> is an area of a Web page that allows the users to provide their information in a variety of ways, such as by entering the text field or by selecting one or more available options from the provided list.</w:t>
      </w:r>
    </w:p>
    <w:p w:rsidR="00DC4667" w:rsidRPr="001E52D0" w:rsidRDefault="00DC4667" w:rsidP="00DC4667">
      <w:pPr>
        <w:pStyle w:val="NoSpacing"/>
        <w:rPr>
          <w:rFonts w:ascii="Lucida Sans Unicode" w:hAnsi="Lucida Sans Unicode" w:cs="Lucida Sans Unicode"/>
          <w:sz w:val="21"/>
          <w:szCs w:val="21"/>
        </w:rPr>
      </w:pPr>
    </w:p>
    <w:p w:rsidR="00DC4667" w:rsidRPr="001E52D0" w:rsidRDefault="00DC4667" w:rsidP="00DC4667">
      <w:pPr>
        <w:pStyle w:val="NoSpacing"/>
        <w:rPr>
          <w:rFonts w:ascii="Lucida Sans Unicode" w:hAnsi="Lucida Sans Unicode" w:cs="Lucida Sans Unicode"/>
          <w:color w:val="333333"/>
          <w:sz w:val="21"/>
          <w:szCs w:val="21"/>
        </w:rPr>
      </w:pPr>
      <w:r w:rsidRPr="001E52D0">
        <w:rPr>
          <w:rFonts w:ascii="Lucida Sans Unicode" w:hAnsi="Lucida Sans Unicode" w:cs="Lucida Sans Unicode"/>
          <w:sz w:val="21"/>
          <w:szCs w:val="21"/>
        </w:rPr>
        <w:t>HTML enables you to add a form in a Web page by using the FORM tag. After adding the form on the Web page, you can add various controls, such as buttons and text fields, on the form by using a variety of tags. Some examples of these elements are INPUT, BUTTON</w:t>
      </w:r>
      <w:proofErr w:type="gramStart"/>
      <w:r w:rsidRPr="001E52D0">
        <w:rPr>
          <w:rFonts w:ascii="Lucida Sans Unicode" w:hAnsi="Lucida Sans Unicode" w:cs="Lucida Sans Unicode"/>
          <w:sz w:val="21"/>
          <w:szCs w:val="21"/>
        </w:rPr>
        <w:t>,TEXTAREA</w:t>
      </w:r>
      <w:proofErr w:type="gramEnd"/>
      <w:r w:rsidRPr="001E52D0">
        <w:rPr>
          <w:rFonts w:ascii="Lucida Sans Unicode" w:hAnsi="Lucida Sans Unicode" w:cs="Lucida Sans Unicode"/>
          <w:sz w:val="21"/>
          <w:szCs w:val="21"/>
        </w:rPr>
        <w:t>, and DATALIST</w:t>
      </w:r>
      <w:r w:rsidRPr="001E52D0">
        <w:rPr>
          <w:rFonts w:ascii="Lucida Sans Unicode" w:hAnsi="Lucida Sans Unicode" w:cs="Lucida Sans Unicode"/>
          <w:color w:val="333333"/>
          <w:sz w:val="21"/>
          <w:szCs w:val="21"/>
        </w:rPr>
        <w:t>.</w:t>
      </w:r>
    </w:p>
    <w:p w:rsidR="00DC4667" w:rsidRPr="001E52D0" w:rsidRDefault="00DC4667" w:rsidP="00DC4667">
      <w:pPr>
        <w:pStyle w:val="NoSpacing"/>
        <w:rPr>
          <w:rFonts w:ascii="Lucida Sans Unicode" w:hAnsi="Lucida Sans Unicode" w:cs="Lucida Sans Unicode"/>
          <w:b/>
          <w:bCs/>
          <w:color w:val="000000"/>
          <w:sz w:val="21"/>
          <w:szCs w:val="21"/>
        </w:rPr>
      </w:pPr>
    </w:p>
    <w:p w:rsidR="00DC4667" w:rsidRPr="001E52D0" w:rsidRDefault="00DC4667" w:rsidP="00DC4667">
      <w:pPr>
        <w:pStyle w:val="NoSpacing"/>
        <w:rPr>
          <w:rFonts w:ascii="Lucida Sans Unicode" w:hAnsi="Lucida Sans Unicode" w:cs="Lucida Sans Unicode"/>
          <w:sz w:val="24"/>
          <w:szCs w:val="21"/>
        </w:rPr>
      </w:pPr>
      <w:r w:rsidRPr="001E52D0">
        <w:rPr>
          <w:rFonts w:ascii="Lucida Sans Unicode" w:hAnsi="Lucida Sans Unicode" w:cs="Lucida Sans Unicode"/>
          <w:b/>
          <w:bCs/>
          <w:color w:val="000000"/>
          <w:sz w:val="24"/>
          <w:szCs w:val="21"/>
        </w:rPr>
        <w:t>The &lt;form&gt; Element</w:t>
      </w:r>
    </w:p>
    <w:p w:rsidR="00DC4667" w:rsidRPr="001E52D0"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The HTML </w:t>
      </w:r>
      <w:r w:rsidRPr="001E52D0">
        <w:rPr>
          <w:rStyle w:val="Strong"/>
          <w:rFonts w:ascii="Lucida Sans Unicode" w:hAnsi="Lucida Sans Unicode" w:cs="Lucida Sans Unicode"/>
          <w:color w:val="000000"/>
          <w:sz w:val="21"/>
          <w:szCs w:val="21"/>
        </w:rPr>
        <w:t>&lt;form&gt;</w:t>
      </w:r>
      <w:r w:rsidRPr="001E52D0">
        <w:rPr>
          <w:rFonts w:ascii="Lucida Sans Unicode" w:hAnsi="Lucida Sans Unicode" w:cs="Lucida Sans Unicode"/>
          <w:color w:val="000000"/>
          <w:sz w:val="21"/>
          <w:szCs w:val="21"/>
        </w:rPr>
        <w:t> element defines a form that is used to collect user input:</w:t>
      </w:r>
    </w:p>
    <w:p w:rsidR="00DC4667" w:rsidRPr="001E52D0" w:rsidRDefault="00DC4667" w:rsidP="00DC4667">
      <w:pPr>
        <w:pStyle w:val="NoSpacing"/>
        <w:rPr>
          <w:rFonts w:ascii="Lucida Sans Unicode" w:hAnsi="Lucida Sans Unicode" w:cs="Lucida Sans Unicode"/>
          <w:b/>
          <w:bCs/>
          <w:color w:val="000000"/>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b/>
          <w:bCs/>
          <w:color w:val="000000"/>
          <w:sz w:val="21"/>
          <w:szCs w:val="21"/>
        </w:rPr>
        <w:t xml:space="preserve"> </w:t>
      </w:r>
      <w:proofErr w:type="gramStart"/>
      <w:r w:rsidRPr="001E52D0">
        <w:rPr>
          <w:rFonts w:ascii="Lucida Sans Unicode" w:hAnsi="Lucida Sans Unicode" w:cs="Lucida Sans Unicode"/>
          <w:color w:val="A52A2A"/>
          <w:sz w:val="21"/>
          <w:szCs w:val="21"/>
        </w:rPr>
        <w:t>form</w:t>
      </w:r>
      <w:proofErr w:type="gramEnd"/>
      <w:r w:rsidRPr="001E52D0">
        <w:rPr>
          <w:rFonts w:ascii="Lucida Sans Unicode" w:hAnsi="Lucida Sans Unicode" w:cs="Lucida Sans Unicode"/>
          <w:color w:val="0000CD"/>
          <w:sz w:val="21"/>
          <w:szCs w:val="21"/>
        </w:rPr>
        <w:t>&gt;</w:t>
      </w:r>
      <w:r w:rsidRPr="001E52D0">
        <w:rPr>
          <w:rFonts w:ascii="Lucida Sans Unicode" w:hAnsi="Lucida Sans Unicode" w:cs="Lucida Sans Unicode"/>
          <w:color w:val="000000"/>
          <w:sz w:val="21"/>
          <w:szCs w:val="21"/>
        </w:rPr>
        <w:br/>
      </w:r>
      <w:r w:rsidRPr="001E52D0">
        <w:rPr>
          <w:rFonts w:ascii="Lucida Sans Unicode" w:hAnsi="Lucida Sans Unicode" w:cs="Lucida Sans Unicode"/>
          <w:i/>
          <w:iCs/>
          <w:color w:val="000000"/>
          <w:sz w:val="21"/>
          <w:szCs w:val="21"/>
        </w:rPr>
        <w:t>form elements</w:t>
      </w:r>
      <w:r w:rsidRPr="001E52D0">
        <w:rPr>
          <w:rFonts w:ascii="Lucida Sans Unicode" w:hAnsi="Lucida Sans Unicode" w:cs="Lucida Sans Unicode"/>
          <w:color w:val="000000"/>
          <w:sz w:val="21"/>
          <w:szCs w:val="21"/>
        </w:rPr>
        <w:br/>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An HTML form contains </w:t>
      </w:r>
      <w:r w:rsidRPr="001E52D0">
        <w:rPr>
          <w:rStyle w:val="Strong"/>
          <w:rFonts w:ascii="Lucida Sans Unicode" w:hAnsi="Lucida Sans Unicode" w:cs="Lucida Sans Unicode"/>
          <w:color w:val="000000"/>
          <w:sz w:val="21"/>
          <w:szCs w:val="21"/>
        </w:rPr>
        <w:t>form elements</w:t>
      </w:r>
      <w:r w:rsidRPr="001E52D0">
        <w:rPr>
          <w:rFonts w:ascii="Lucida Sans Unicode" w:hAnsi="Lucida Sans Unicode" w:cs="Lucida Sans Unicode"/>
          <w:color w:val="000000"/>
          <w:sz w:val="21"/>
          <w:szCs w:val="21"/>
        </w:rPr>
        <w:t>.</w:t>
      </w:r>
    </w:p>
    <w:p w:rsidR="00DC4667" w:rsidRPr="001E52D0"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Form elements are different types of input elements, like text fields, checkboxes, radio buttons, submit buttons, and more.</w:t>
      </w:r>
    </w:p>
    <w:p w:rsidR="00DC4667" w:rsidRPr="001E52D0" w:rsidRDefault="008357B0" w:rsidP="00DC4667">
      <w:pPr>
        <w:pStyle w:val="NoSpacing"/>
        <w:rPr>
          <w:rFonts w:ascii="Lucida Sans Unicode" w:hAnsi="Lucida Sans Unicode" w:cs="Lucida Sans Unicode"/>
        </w:rPr>
      </w:pPr>
      <w:r w:rsidRPr="008357B0">
        <w:rPr>
          <w:rFonts w:ascii="Lucida Sans Unicode" w:hAnsi="Lucida Sans Unicode" w:cs="Lucida Sans Unicode"/>
        </w:rPr>
        <w:pict>
          <v:rect id="_x0000_i1037" style="width:0;height:0" o:hralign="center" o:hrstd="t" o:hrnoshade="t" o:hr="t" fillcolor="black" stroked="f"/>
        </w:pict>
      </w:r>
    </w:p>
    <w:p w:rsidR="00DC4667" w:rsidRPr="001E52D0" w:rsidRDefault="00DC4667" w:rsidP="00DC4667">
      <w:pPr>
        <w:pStyle w:val="NoSpacing"/>
        <w:rPr>
          <w:rFonts w:ascii="Lucida Sans Unicode" w:hAnsi="Lucida Sans Unicode" w:cs="Lucida Sans Unicode"/>
          <w:b/>
          <w:bCs/>
          <w:color w:val="000000"/>
          <w:sz w:val="24"/>
          <w:szCs w:val="24"/>
        </w:rPr>
      </w:pPr>
      <w:r w:rsidRPr="001E52D0">
        <w:rPr>
          <w:rFonts w:ascii="Lucida Sans Unicode" w:hAnsi="Lucida Sans Unicode" w:cs="Lucida Sans Unicode"/>
          <w:b/>
          <w:bCs/>
          <w:color w:val="000000"/>
          <w:sz w:val="24"/>
          <w:szCs w:val="24"/>
        </w:rPr>
        <w:t>The &lt;input&gt; Element</w:t>
      </w:r>
    </w:p>
    <w:p w:rsidR="00DC4667" w:rsidRPr="001E52D0"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The </w:t>
      </w:r>
      <w:r w:rsidRPr="001E52D0">
        <w:rPr>
          <w:rStyle w:val="Strong"/>
          <w:rFonts w:ascii="Lucida Sans Unicode" w:hAnsi="Lucida Sans Unicode" w:cs="Lucida Sans Unicode"/>
          <w:color w:val="000000"/>
          <w:sz w:val="21"/>
          <w:szCs w:val="21"/>
        </w:rPr>
        <w:t>&lt;input&gt;</w:t>
      </w:r>
      <w:r w:rsidRPr="001E52D0">
        <w:rPr>
          <w:rFonts w:ascii="Lucida Sans Unicode" w:hAnsi="Lucida Sans Unicode" w:cs="Lucida Sans Unicode"/>
          <w:color w:val="000000"/>
          <w:sz w:val="21"/>
          <w:szCs w:val="21"/>
        </w:rPr>
        <w:t> element is the most important form element.</w:t>
      </w:r>
    </w:p>
    <w:p w:rsidR="00DC4667" w:rsidRPr="001E52D0"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The &lt;input&gt; element can be displayed in several ways, depending on the </w:t>
      </w:r>
      <w:r w:rsidRPr="001E52D0">
        <w:rPr>
          <w:rStyle w:val="Strong"/>
          <w:rFonts w:ascii="Lucida Sans Unicode" w:hAnsi="Lucida Sans Unicode" w:cs="Lucida Sans Unicode"/>
          <w:color w:val="000000"/>
          <w:sz w:val="21"/>
          <w:szCs w:val="21"/>
        </w:rPr>
        <w:t>type</w:t>
      </w:r>
      <w:r w:rsidRPr="001E52D0">
        <w:rPr>
          <w:rFonts w:ascii="Lucida Sans Unicode" w:hAnsi="Lucida Sans Unicode" w:cs="Lucida Sans Unicode"/>
          <w:color w:val="000000"/>
          <w:sz w:val="21"/>
          <w:szCs w:val="21"/>
        </w:rPr>
        <w:t> attribute.</w:t>
      </w:r>
    </w:p>
    <w:p w:rsidR="00DC4667"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Here are some examples:</w:t>
      </w:r>
    </w:p>
    <w:p w:rsidR="00DC4667" w:rsidRPr="001E52D0" w:rsidRDefault="00DC4667" w:rsidP="00DC4667">
      <w:pPr>
        <w:pStyle w:val="NoSpacing"/>
        <w:rPr>
          <w:rFonts w:ascii="Lucida Sans Unicode" w:hAnsi="Lucida Sans Unicode" w:cs="Lucida Sans Unicode"/>
          <w:color w:val="000000"/>
          <w:sz w:val="21"/>
          <w:szCs w:val="21"/>
        </w:rPr>
      </w:pPr>
    </w:p>
    <w:tbl>
      <w:tblPr>
        <w:tblW w:w="7632" w:type="dxa"/>
        <w:tblInd w:w="84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3456"/>
        <w:gridCol w:w="4176"/>
      </w:tblGrid>
      <w:tr w:rsidR="00DC4667" w:rsidRPr="001E52D0" w:rsidTr="00C03345">
        <w:tc>
          <w:tcPr>
            <w:tcW w:w="3456" w:type="dxa"/>
            <w:shd w:val="clear" w:color="auto" w:fill="FFFFFF"/>
            <w:tcMar>
              <w:top w:w="120" w:type="dxa"/>
              <w:left w:w="240" w:type="dxa"/>
              <w:bottom w:w="120" w:type="dxa"/>
              <w:right w:w="120" w:type="dxa"/>
            </w:tcMar>
            <w:hideMark/>
          </w:tcPr>
          <w:p w:rsidR="00DC4667" w:rsidRPr="001E52D0" w:rsidRDefault="00DC4667" w:rsidP="00C03345">
            <w:pPr>
              <w:pStyle w:val="NoSpacing"/>
              <w:rPr>
                <w:rFonts w:ascii="Lucida Sans Unicode" w:hAnsi="Lucida Sans Unicode" w:cs="Lucida Sans Unicode"/>
                <w:b/>
                <w:bCs/>
                <w:color w:val="000000"/>
                <w:sz w:val="21"/>
                <w:szCs w:val="21"/>
              </w:rPr>
            </w:pPr>
            <w:r w:rsidRPr="001E52D0">
              <w:rPr>
                <w:rFonts w:ascii="Lucida Sans Unicode" w:hAnsi="Lucida Sans Unicode" w:cs="Lucida Sans Unicode"/>
                <w:b/>
                <w:bCs/>
                <w:color w:val="000000"/>
                <w:sz w:val="21"/>
                <w:szCs w:val="21"/>
              </w:rPr>
              <w:t>Type</w:t>
            </w:r>
          </w:p>
        </w:tc>
        <w:tc>
          <w:tcPr>
            <w:tcW w:w="4176" w:type="dxa"/>
            <w:shd w:val="clear" w:color="auto" w:fill="FFFFFF"/>
            <w:tcMar>
              <w:top w:w="120" w:type="dxa"/>
              <w:left w:w="120" w:type="dxa"/>
              <w:bottom w:w="120" w:type="dxa"/>
              <w:right w:w="120" w:type="dxa"/>
            </w:tcMar>
            <w:hideMark/>
          </w:tcPr>
          <w:p w:rsidR="00DC4667" w:rsidRPr="001E52D0" w:rsidRDefault="00DC4667" w:rsidP="00C03345">
            <w:pPr>
              <w:pStyle w:val="NoSpacing"/>
              <w:rPr>
                <w:rFonts w:ascii="Lucida Sans Unicode" w:hAnsi="Lucida Sans Unicode" w:cs="Lucida Sans Unicode"/>
                <w:b/>
                <w:bCs/>
                <w:color w:val="000000"/>
                <w:sz w:val="21"/>
                <w:szCs w:val="21"/>
              </w:rPr>
            </w:pPr>
            <w:r w:rsidRPr="001E52D0">
              <w:rPr>
                <w:rFonts w:ascii="Lucida Sans Unicode" w:hAnsi="Lucida Sans Unicode" w:cs="Lucida Sans Unicode"/>
                <w:b/>
                <w:bCs/>
                <w:color w:val="000000"/>
                <w:sz w:val="21"/>
                <w:szCs w:val="21"/>
              </w:rPr>
              <w:t>Description</w:t>
            </w:r>
          </w:p>
        </w:tc>
      </w:tr>
      <w:tr w:rsidR="00DC4667" w:rsidRPr="001E52D0" w:rsidTr="00C03345">
        <w:tc>
          <w:tcPr>
            <w:tcW w:w="3456" w:type="dxa"/>
            <w:shd w:val="clear" w:color="auto" w:fill="F1F1F1"/>
            <w:tcMar>
              <w:top w:w="120" w:type="dxa"/>
              <w:left w:w="240" w:type="dxa"/>
              <w:bottom w:w="120" w:type="dxa"/>
              <w:right w:w="120" w:type="dxa"/>
            </w:tcMar>
            <w:hideMark/>
          </w:tcPr>
          <w:p w:rsidR="00DC4667" w:rsidRPr="001E52D0" w:rsidRDefault="00DC4667" w:rsidP="00C03345">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&lt;input type="text"&gt;</w:t>
            </w:r>
          </w:p>
        </w:tc>
        <w:tc>
          <w:tcPr>
            <w:tcW w:w="4176" w:type="dxa"/>
            <w:shd w:val="clear" w:color="auto" w:fill="F1F1F1"/>
            <w:tcMar>
              <w:top w:w="120" w:type="dxa"/>
              <w:left w:w="120" w:type="dxa"/>
              <w:bottom w:w="120" w:type="dxa"/>
              <w:right w:w="120" w:type="dxa"/>
            </w:tcMar>
            <w:hideMark/>
          </w:tcPr>
          <w:p w:rsidR="00DC4667" w:rsidRPr="001E52D0" w:rsidRDefault="00DC4667" w:rsidP="00C03345">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Defines a one-line text input field</w:t>
            </w:r>
          </w:p>
        </w:tc>
      </w:tr>
      <w:tr w:rsidR="00DC4667" w:rsidRPr="001E52D0" w:rsidTr="00C03345">
        <w:tc>
          <w:tcPr>
            <w:tcW w:w="3456" w:type="dxa"/>
            <w:shd w:val="clear" w:color="auto" w:fill="FFFFFF"/>
            <w:tcMar>
              <w:top w:w="120" w:type="dxa"/>
              <w:left w:w="240" w:type="dxa"/>
              <w:bottom w:w="120" w:type="dxa"/>
              <w:right w:w="120" w:type="dxa"/>
            </w:tcMar>
            <w:hideMark/>
          </w:tcPr>
          <w:p w:rsidR="00DC4667" w:rsidRPr="001E52D0" w:rsidRDefault="00DC4667" w:rsidP="00C03345">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&lt;input type="radio"&gt;</w:t>
            </w:r>
          </w:p>
        </w:tc>
        <w:tc>
          <w:tcPr>
            <w:tcW w:w="4176" w:type="dxa"/>
            <w:shd w:val="clear" w:color="auto" w:fill="FFFFFF"/>
            <w:tcMar>
              <w:top w:w="120" w:type="dxa"/>
              <w:left w:w="120" w:type="dxa"/>
              <w:bottom w:w="120" w:type="dxa"/>
              <w:right w:w="120" w:type="dxa"/>
            </w:tcMar>
            <w:hideMark/>
          </w:tcPr>
          <w:p w:rsidR="00DC4667" w:rsidRPr="001E52D0" w:rsidRDefault="00DC4667" w:rsidP="00C03345">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Defines a radio button (for selecting one of many choices)</w:t>
            </w:r>
          </w:p>
        </w:tc>
      </w:tr>
      <w:tr w:rsidR="00DC4667" w:rsidRPr="001E52D0" w:rsidTr="00C03345">
        <w:trPr>
          <w:trHeight w:val="20"/>
        </w:trPr>
        <w:tc>
          <w:tcPr>
            <w:tcW w:w="3456" w:type="dxa"/>
            <w:shd w:val="clear" w:color="auto" w:fill="F1F1F1"/>
            <w:tcMar>
              <w:top w:w="120" w:type="dxa"/>
              <w:left w:w="240" w:type="dxa"/>
              <w:bottom w:w="120" w:type="dxa"/>
              <w:right w:w="120" w:type="dxa"/>
            </w:tcMar>
            <w:hideMark/>
          </w:tcPr>
          <w:p w:rsidR="00DC4667" w:rsidRPr="001E52D0" w:rsidRDefault="00DC4667" w:rsidP="00C03345">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&lt;input type="submit"&gt;</w:t>
            </w:r>
          </w:p>
        </w:tc>
        <w:tc>
          <w:tcPr>
            <w:tcW w:w="4176" w:type="dxa"/>
            <w:shd w:val="clear" w:color="auto" w:fill="F1F1F1"/>
            <w:tcMar>
              <w:top w:w="120" w:type="dxa"/>
              <w:left w:w="120" w:type="dxa"/>
              <w:bottom w:w="120" w:type="dxa"/>
              <w:right w:w="120" w:type="dxa"/>
            </w:tcMar>
            <w:hideMark/>
          </w:tcPr>
          <w:p w:rsidR="00DC4667" w:rsidRPr="001E52D0" w:rsidRDefault="00DC4667" w:rsidP="00C03345">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Defines a submit button (for submitting the form)</w:t>
            </w:r>
          </w:p>
        </w:tc>
      </w:tr>
    </w:tbl>
    <w:p w:rsidR="00DC4667" w:rsidRPr="001E52D0" w:rsidRDefault="00DC4667" w:rsidP="00DC4667">
      <w:pPr>
        <w:pStyle w:val="NoSpacing"/>
        <w:rPr>
          <w:rFonts w:ascii="Lucida Sans Unicode" w:hAnsi="Lucida Sans Unicode" w:cs="Lucida Sans Unicode"/>
          <w:color w:val="000000"/>
          <w:sz w:val="21"/>
          <w:szCs w:val="21"/>
        </w:rPr>
      </w:pPr>
      <w:r w:rsidRPr="001E52D0">
        <w:rPr>
          <w:rFonts w:ascii="Lucida Sans Unicode" w:hAnsi="Lucida Sans Unicode" w:cs="Lucida Sans Unicode"/>
          <w:color w:val="000000"/>
          <w:sz w:val="21"/>
          <w:szCs w:val="21"/>
        </w:rPr>
        <w:t>You will learn a lot more about input types later in this tutorial.</w:t>
      </w:r>
    </w:p>
    <w:p w:rsidR="00DC4667" w:rsidRPr="004E064D" w:rsidRDefault="008357B0" w:rsidP="00DC4667">
      <w:pPr>
        <w:pStyle w:val="NoSpacing"/>
        <w:rPr>
          <w:rFonts w:ascii="Lucida Sans Unicode" w:hAnsi="Lucida Sans Unicode" w:cs="Lucida Sans Unicode"/>
        </w:rPr>
      </w:pPr>
      <w:r w:rsidRPr="008357B0">
        <w:rPr>
          <w:rFonts w:ascii="Lucida Sans Unicode" w:hAnsi="Lucida Sans Unicode" w:cs="Lucida Sans Unicode"/>
        </w:rPr>
        <w:lastRenderedPageBreak/>
        <w:pict>
          <v:rect id="_x0000_i1038" style="width:0;height:0" o:hralign="center" o:hrstd="t" o:hrnoshade="t" o:hr="t" fillcolor="black" stroked="f"/>
        </w:pict>
      </w:r>
      <w:r w:rsidR="00DC4667" w:rsidRPr="001E52D0">
        <w:rPr>
          <w:rFonts w:ascii="Lucida Sans Unicode" w:hAnsi="Lucida Sans Unicode" w:cs="Lucida Sans Unicode"/>
          <w:b/>
          <w:bCs/>
          <w:color w:val="000000"/>
          <w:sz w:val="24"/>
        </w:rPr>
        <w:t>Text Input</w:t>
      </w:r>
    </w:p>
    <w:p w:rsidR="00DC4667" w:rsidRPr="001E52D0" w:rsidRDefault="00DC4667" w:rsidP="00DC4667">
      <w:pPr>
        <w:pStyle w:val="NoSpacing"/>
        <w:rPr>
          <w:rFonts w:ascii="Lucida Sans Unicode" w:hAnsi="Lucida Sans Unicode" w:cs="Lucida Sans Unicode"/>
          <w:color w:val="000000"/>
          <w:sz w:val="21"/>
          <w:szCs w:val="21"/>
        </w:rPr>
      </w:pPr>
      <w:r w:rsidRPr="001E52D0">
        <w:rPr>
          <w:rStyle w:val="Strong"/>
          <w:rFonts w:ascii="Lucida Sans Unicode" w:hAnsi="Lucida Sans Unicode" w:cs="Lucida Sans Unicode"/>
          <w:color w:val="000000"/>
          <w:sz w:val="21"/>
          <w:szCs w:val="21"/>
        </w:rPr>
        <w:t>&lt;input type="text"&gt;</w:t>
      </w:r>
      <w:r w:rsidRPr="001E52D0">
        <w:rPr>
          <w:rFonts w:ascii="Lucida Sans Unicode" w:hAnsi="Lucida Sans Unicode" w:cs="Lucida Sans Unicode"/>
          <w:color w:val="000000"/>
          <w:sz w:val="21"/>
          <w:szCs w:val="21"/>
        </w:rPr>
        <w:t> defines a one-line input field for </w:t>
      </w:r>
      <w:r w:rsidRPr="001E52D0">
        <w:rPr>
          <w:rStyle w:val="Strong"/>
          <w:rFonts w:ascii="Lucida Sans Unicode" w:hAnsi="Lucida Sans Unicode" w:cs="Lucida Sans Unicode"/>
          <w:color w:val="000000"/>
          <w:sz w:val="21"/>
          <w:szCs w:val="21"/>
        </w:rPr>
        <w:t>text input</w:t>
      </w:r>
      <w:r w:rsidRPr="001E52D0">
        <w:rPr>
          <w:rFonts w:ascii="Lucida Sans Unicode" w:hAnsi="Lucida Sans Unicode" w:cs="Lucida Sans Unicode"/>
          <w:color w:val="000000"/>
          <w:sz w:val="21"/>
          <w:szCs w:val="21"/>
        </w:rPr>
        <w:t>:</w:t>
      </w:r>
    </w:p>
    <w:p w:rsidR="00DC4667" w:rsidRPr="001E52D0" w:rsidRDefault="00DC4667" w:rsidP="00DC4667">
      <w:pPr>
        <w:pStyle w:val="NoSpacing"/>
        <w:rPr>
          <w:rFonts w:ascii="Lucida Sans Unicode" w:hAnsi="Lucida Sans Unicode" w:cs="Lucida Sans Unicode"/>
          <w:b/>
          <w:bCs/>
          <w:color w:val="000000"/>
          <w:sz w:val="21"/>
          <w:szCs w:val="21"/>
        </w:rPr>
      </w:pPr>
    </w:p>
    <w:p w:rsidR="00DC4667" w:rsidRPr="001E52D0" w:rsidRDefault="00DC4667" w:rsidP="00DC4667">
      <w:pPr>
        <w:pStyle w:val="NoSpacing"/>
        <w:rPr>
          <w:rFonts w:ascii="Lucida Sans Unicode" w:hAnsi="Lucida Sans Unicode" w:cs="Lucida Sans Unicode"/>
          <w:b/>
          <w:bCs/>
          <w:i/>
          <w:color w:val="000000"/>
          <w:sz w:val="21"/>
          <w:szCs w:val="21"/>
        </w:rPr>
      </w:pPr>
      <w:r w:rsidRPr="001E52D0">
        <w:rPr>
          <w:rFonts w:ascii="Lucida Sans Unicode" w:hAnsi="Lucida Sans Unicode" w:cs="Lucida Sans Unicode"/>
          <w:b/>
          <w:bCs/>
          <w:i/>
          <w:color w:val="000000"/>
          <w:sz w:val="21"/>
          <w:szCs w:val="21"/>
        </w:rPr>
        <w:t>Example</w:t>
      </w:r>
    </w:p>
    <w:p w:rsidR="00DC4667" w:rsidRPr="001E52D0" w:rsidRDefault="00DC4667" w:rsidP="00DC4667">
      <w:pPr>
        <w:shd w:val="clear" w:color="auto" w:fill="FFFFFF"/>
        <w:rPr>
          <w:rFonts w:ascii="Lucida Sans Unicode" w:hAnsi="Lucida Sans Unicode" w:cs="Lucida Sans Unicode"/>
          <w:color w:val="000000"/>
          <w:sz w:val="21"/>
          <w:szCs w:val="21"/>
        </w:rPr>
      </w:pPr>
      <w:r w:rsidRPr="001E52D0">
        <w:rPr>
          <w:rFonts w:ascii="Lucida Sans Unicode" w:hAnsi="Lucida Sans Unicode" w:cs="Lucida Sans Unicode"/>
          <w:color w:val="0000CD"/>
          <w:sz w:val="21"/>
          <w:szCs w:val="21"/>
        </w:rPr>
        <w:t>&lt;</w:t>
      </w:r>
      <w:proofErr w:type="gramStart"/>
      <w:r w:rsidRPr="001E52D0">
        <w:rPr>
          <w:rFonts w:ascii="Lucida Sans Unicode" w:hAnsi="Lucida Sans Unicode" w:cs="Lucida Sans Unicode"/>
          <w:color w:val="A52A2A"/>
          <w:sz w:val="21"/>
          <w:szCs w:val="21"/>
        </w:rPr>
        <w:t>form</w:t>
      </w:r>
      <w:proofErr w:type="gramEnd"/>
      <w:r w:rsidRPr="001E52D0">
        <w:rPr>
          <w:rFonts w:ascii="Lucida Sans Unicode" w:hAnsi="Lucida Sans Unicode" w:cs="Lucida Sans Unicode"/>
          <w:color w:val="0000CD"/>
          <w:sz w:val="21"/>
          <w:szCs w:val="21"/>
        </w:rPr>
        <w:t>&gt;</w:t>
      </w:r>
      <w:r w:rsidRPr="001E52D0">
        <w:rPr>
          <w:rFonts w:ascii="Lucida Sans Unicode" w:hAnsi="Lucida Sans Unicode" w:cs="Lucida Sans Unicode"/>
          <w:color w:val="000000"/>
          <w:sz w:val="21"/>
          <w:szCs w:val="21"/>
        </w:rPr>
        <w:br/>
        <w:t>  First name: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color w:val="000000"/>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="firstname"&gt;&lt;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color w:val="000000"/>
          <w:sz w:val="21"/>
          <w:szCs w:val="21"/>
        </w:rPr>
        <w:br/>
        <w:t>  Last name: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color w:val="000000"/>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="lastname"&gt;</w:t>
      </w:r>
      <w:r w:rsidRPr="001E52D0">
        <w:rPr>
          <w:rFonts w:ascii="Lucida Sans Unicode" w:hAnsi="Lucida Sans Unicode" w:cs="Lucida Sans Unicode"/>
          <w:color w:val="000000"/>
          <w:sz w:val="21"/>
          <w:szCs w:val="21"/>
        </w:rPr>
        <w:br/>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sz w:val="21"/>
          <w:szCs w:val="21"/>
        </w:rPr>
      </w:pP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This is how it will look like in a browser:</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shd w:val="clear" w:color="auto" w:fill="FFFFFF"/>
        </w:rPr>
        <w:t>First name</w:t>
      </w:r>
      <w:proofErr w:type="gramStart"/>
      <w:r w:rsidRPr="001E52D0">
        <w:rPr>
          <w:rFonts w:ascii="Lucida Sans Unicode" w:hAnsi="Lucida Sans Unicode" w:cs="Lucida Sans Unicode"/>
          <w:sz w:val="21"/>
          <w:szCs w:val="21"/>
          <w:shd w:val="clear" w:color="auto" w:fill="FFFFFF"/>
        </w:rPr>
        <w:t>:</w:t>
      </w:r>
      <w:proofErr w:type="gramEnd"/>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53.6pt;height:18.4pt" o:ole="">
            <v:imagedata r:id="rId68" o:title=""/>
          </v:shape>
          <w:control r:id="rId69" w:name="DefaultOcxName" w:shapeid="_x0000_i1070"/>
        </w:object>
      </w:r>
      <w:r w:rsidRPr="001E52D0">
        <w:rPr>
          <w:rFonts w:ascii="Lucida Sans Unicode" w:hAnsi="Lucida Sans Unicode" w:cs="Lucida Sans Unicode"/>
          <w:sz w:val="21"/>
          <w:szCs w:val="21"/>
        </w:rPr>
        <w:br/>
      </w:r>
      <w:r w:rsidRPr="001E52D0">
        <w:rPr>
          <w:rFonts w:ascii="Lucida Sans Unicode" w:hAnsi="Lucida Sans Unicode" w:cs="Lucida Sans Unicode"/>
          <w:sz w:val="21"/>
          <w:szCs w:val="21"/>
          <w:shd w:val="clear" w:color="auto" w:fill="FFFFFF"/>
        </w:rPr>
        <w:t>Last name:</w:t>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074" type="#_x0000_t75" style="width:53.6pt;height:18.4pt" o:ole="">
            <v:imagedata r:id="rId68" o:title=""/>
          </v:shape>
          <w:control r:id="rId70" w:name="DefaultOcxName1" w:shapeid="_x0000_i1074"/>
        </w:object>
      </w:r>
    </w:p>
    <w:p w:rsidR="00DC4667" w:rsidRDefault="00DC4667" w:rsidP="00DC4667">
      <w:pPr>
        <w:pStyle w:val="NoSpacing"/>
        <w:rPr>
          <w:rFonts w:ascii="Lucida Sans Unicode" w:eastAsia="Times New Roman" w:hAnsi="Lucida Sans Unicode" w:cs="Lucida Sans Unicode"/>
          <w:sz w:val="24"/>
          <w:szCs w:val="24"/>
        </w:rPr>
      </w:pP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t>RADIO BUTTON INPUT</w:t>
      </w:r>
    </w:p>
    <w:p w:rsidR="00DC4667" w:rsidRPr="001E52D0" w:rsidRDefault="00DC4667" w:rsidP="00DC4667">
      <w:pPr>
        <w:pStyle w:val="NoSpacing"/>
        <w:rPr>
          <w:rFonts w:ascii="Lucida Sans Unicode" w:hAnsi="Lucida Sans Unicode" w:cs="Lucida Sans Unicode"/>
          <w:sz w:val="21"/>
          <w:szCs w:val="21"/>
        </w:rPr>
      </w:pPr>
      <w:r w:rsidRPr="001E52D0">
        <w:rPr>
          <w:rStyle w:val="Strong"/>
          <w:rFonts w:ascii="Lucida Sans Unicode" w:hAnsi="Lucida Sans Unicode" w:cs="Lucida Sans Unicode"/>
          <w:color w:val="000000"/>
          <w:sz w:val="21"/>
          <w:szCs w:val="21"/>
        </w:rPr>
        <w:t>&lt;input type="radio"&gt;</w:t>
      </w:r>
      <w:r w:rsidRPr="001E52D0">
        <w:rPr>
          <w:rFonts w:ascii="Lucida Sans Unicode" w:hAnsi="Lucida Sans Unicode" w:cs="Lucida Sans Unicode"/>
          <w:sz w:val="21"/>
          <w:szCs w:val="21"/>
        </w:rPr>
        <w:t> defines a </w:t>
      </w:r>
      <w:r w:rsidRPr="001E52D0">
        <w:rPr>
          <w:rStyle w:val="Strong"/>
          <w:rFonts w:ascii="Lucida Sans Unicode" w:hAnsi="Lucida Sans Unicode" w:cs="Lucida Sans Unicode"/>
          <w:color w:val="000000"/>
          <w:sz w:val="21"/>
          <w:szCs w:val="21"/>
        </w:rPr>
        <w:t>radio button</w:t>
      </w:r>
      <w:r w:rsidRPr="001E52D0">
        <w:rPr>
          <w:rFonts w:ascii="Lucida Sans Unicode" w:hAnsi="Lucida Sans Unicode" w:cs="Lucida Sans Unicode"/>
          <w:sz w:val="21"/>
          <w:szCs w:val="21"/>
        </w:rPr>
        <w: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Radio buttons let a user select ONE of a limited number of choices:</w:t>
      </w:r>
    </w:p>
    <w:p w:rsidR="00DC4667" w:rsidRPr="001E52D0" w:rsidRDefault="00DC4667" w:rsidP="00DC4667">
      <w:pPr>
        <w:pStyle w:val="NoSpacing"/>
        <w:rPr>
          <w:rFonts w:ascii="Lucida Sans Unicode" w:hAnsi="Lucida Sans Unicode" w:cs="Lucida Sans Unicode"/>
          <w:b/>
          <w:sz w:val="21"/>
          <w:szCs w:val="21"/>
        </w:rPr>
      </w:pPr>
    </w:p>
    <w:p w:rsidR="00DC4667" w:rsidRPr="001E52D0" w:rsidRDefault="00DC4667" w:rsidP="00DC4667">
      <w:pPr>
        <w:pStyle w:val="NoSpacing"/>
        <w:rPr>
          <w:rFonts w:ascii="Lucida Sans Unicode" w:hAnsi="Lucida Sans Unicode" w:cs="Lucida Sans Unicode"/>
          <w:b/>
          <w:sz w:val="21"/>
          <w:szCs w:val="21"/>
        </w:rPr>
      </w:pPr>
      <w:r w:rsidRPr="001E52D0">
        <w:rPr>
          <w:rFonts w:ascii="Lucida Sans Unicode" w:hAnsi="Lucida Sans Unicode" w:cs="Lucida Sans Unicode"/>
          <w:b/>
          <w:sz w:val="21"/>
          <w:szCs w:val="21"/>
        </w:rPr>
        <w:t>Example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proofErr w:type="gramStart"/>
      <w:r w:rsidRPr="001E52D0">
        <w:rPr>
          <w:rFonts w:ascii="Lucida Sans Unicode" w:hAnsi="Lucida Sans Unicode" w:cs="Lucida Sans Unicode"/>
          <w:color w:val="A52A2A"/>
          <w:sz w:val="21"/>
          <w:szCs w:val="21"/>
        </w:rPr>
        <w:t>form</w:t>
      </w:r>
      <w:proofErr w:type="gramEnd"/>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="radio"</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="gender"</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="male"</w:t>
      </w:r>
      <w:r w:rsidRPr="001E52D0">
        <w:rPr>
          <w:rFonts w:ascii="Lucida Sans Unicode" w:hAnsi="Lucida Sans Unicode" w:cs="Lucida Sans Unicode"/>
          <w:color w:val="FF0000"/>
          <w:sz w:val="21"/>
          <w:szCs w:val="21"/>
        </w:rPr>
        <w:t> checked</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t> Male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="radio"</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="gender"</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="female"&gt;</w:t>
      </w:r>
      <w:r w:rsidRPr="001E52D0">
        <w:rPr>
          <w:rFonts w:ascii="Lucida Sans Unicode" w:hAnsi="Lucida Sans Unicode" w:cs="Lucida Sans Unicode"/>
          <w:sz w:val="21"/>
          <w:szCs w:val="21"/>
        </w:rPr>
        <w:t> Female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="radio"</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="gender"</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="other"&gt;</w:t>
      </w:r>
      <w:r w:rsidRPr="001E52D0">
        <w:rPr>
          <w:rFonts w:ascii="Lucida Sans Unicode" w:hAnsi="Lucida Sans Unicode" w:cs="Lucida Sans Unicode"/>
          <w:sz w:val="21"/>
          <w:szCs w:val="21"/>
        </w:rPr>
        <w:t> Other</w:t>
      </w:r>
      <w:r w:rsidRPr="001E52D0">
        <w:rPr>
          <w:rFonts w:ascii="Lucida Sans Unicode" w:hAnsi="Lucida Sans Unicode" w:cs="Lucida Sans Unicode"/>
          <w:sz w:val="21"/>
          <w:szCs w:val="21"/>
        </w:rPr>
        <w:br/>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sz w:val="21"/>
          <w:szCs w:val="21"/>
        </w:rPr>
      </w:pP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This is how the HTML code above will be displayed in a browser:</w:t>
      </w:r>
    </w:p>
    <w:p w:rsidR="00DC4667" w:rsidRPr="001E52D0" w:rsidRDefault="008357B0"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object w:dxaOrig="1440" w:dyaOrig="1440">
          <v:shape id="_x0000_i1077" type="#_x0000_t75" style="width:20.1pt;height:18.4pt" o:ole="">
            <v:imagedata r:id="rId71" o:title=""/>
          </v:shape>
          <w:control r:id="rId72" w:name="DefaultOcxName2" w:shapeid="_x0000_i1077"/>
        </w:object>
      </w:r>
      <w:r w:rsidR="00DC4667" w:rsidRPr="001E52D0">
        <w:rPr>
          <w:rFonts w:ascii="Lucida Sans Unicode" w:hAnsi="Lucida Sans Unicode" w:cs="Lucida Sans Unicode"/>
          <w:sz w:val="21"/>
          <w:szCs w:val="21"/>
          <w:shd w:val="clear" w:color="auto" w:fill="FFFFFF"/>
        </w:rPr>
        <w:t> Male</w:t>
      </w:r>
      <w:r w:rsidR="00DC4667" w:rsidRPr="001E52D0">
        <w:rPr>
          <w:rFonts w:ascii="Lucida Sans Unicode" w:hAnsi="Lucida Sans Unicode" w:cs="Lucida Sans Unicode"/>
          <w:sz w:val="21"/>
          <w:szCs w:val="21"/>
        </w:rPr>
        <w:br/>
      </w:r>
      <w:r w:rsidRPr="001E52D0">
        <w:rPr>
          <w:rFonts w:ascii="Lucida Sans Unicode" w:hAnsi="Lucida Sans Unicode" w:cs="Lucida Sans Unicode"/>
          <w:sz w:val="21"/>
          <w:szCs w:val="21"/>
        </w:rPr>
        <w:object w:dxaOrig="1440" w:dyaOrig="1440">
          <v:shape id="_x0000_i1080" type="#_x0000_t75" style="width:20.1pt;height:18.4pt" o:ole="">
            <v:imagedata r:id="rId73" o:title=""/>
          </v:shape>
          <w:control r:id="rId74" w:name="DefaultOcxName3" w:shapeid="_x0000_i1080"/>
        </w:object>
      </w:r>
      <w:r w:rsidR="00DC4667" w:rsidRPr="001E52D0">
        <w:rPr>
          <w:rFonts w:ascii="Lucida Sans Unicode" w:hAnsi="Lucida Sans Unicode" w:cs="Lucida Sans Unicode"/>
          <w:sz w:val="21"/>
          <w:szCs w:val="21"/>
          <w:shd w:val="clear" w:color="auto" w:fill="FFFFFF"/>
        </w:rPr>
        <w:t> Female</w:t>
      </w:r>
      <w:r w:rsidR="00DC4667" w:rsidRPr="001E52D0">
        <w:rPr>
          <w:rFonts w:ascii="Lucida Sans Unicode" w:hAnsi="Lucida Sans Unicode" w:cs="Lucida Sans Unicode"/>
          <w:sz w:val="21"/>
          <w:szCs w:val="21"/>
        </w:rPr>
        <w:br/>
      </w:r>
      <w:r w:rsidRPr="001E52D0">
        <w:rPr>
          <w:rFonts w:ascii="Lucida Sans Unicode" w:hAnsi="Lucida Sans Unicode" w:cs="Lucida Sans Unicode"/>
          <w:sz w:val="21"/>
          <w:szCs w:val="21"/>
        </w:rPr>
        <w:object w:dxaOrig="1440" w:dyaOrig="1440">
          <v:shape id="_x0000_i1083" type="#_x0000_t75" style="width:20.1pt;height:18.4pt" o:ole="">
            <v:imagedata r:id="rId73" o:title=""/>
          </v:shape>
          <w:control r:id="rId75" w:name="DefaultOcxName4" w:shapeid="_x0000_i1083"/>
        </w:object>
      </w:r>
      <w:r w:rsidR="00DC4667" w:rsidRPr="001E52D0">
        <w:rPr>
          <w:rFonts w:ascii="Lucida Sans Unicode" w:hAnsi="Lucida Sans Unicode" w:cs="Lucida Sans Unicode"/>
          <w:sz w:val="21"/>
          <w:szCs w:val="21"/>
          <w:shd w:val="clear" w:color="auto" w:fill="FFFFFF"/>
        </w:rPr>
        <w:t> Other</w:t>
      </w:r>
    </w:p>
    <w:p w:rsidR="00DC4667" w:rsidRPr="001E52D0" w:rsidRDefault="008357B0" w:rsidP="00DC4667">
      <w:pPr>
        <w:pStyle w:val="NoSpacing"/>
        <w:rPr>
          <w:rFonts w:ascii="Lucida Sans Unicode" w:hAnsi="Lucida Sans Unicode" w:cs="Lucida Sans Unicode"/>
        </w:rPr>
      </w:pPr>
      <w:r w:rsidRPr="008357B0">
        <w:rPr>
          <w:rFonts w:ascii="Lucida Sans Unicode" w:hAnsi="Lucida Sans Unicode" w:cs="Lucida Sans Unicode"/>
        </w:rPr>
        <w:pict>
          <v:rect id="_x0000_i1049" style="width:0;height:0" o:hralign="center" o:hrstd="t" o:hrnoshade="t" o:hr="t" fillcolor="black" stroked="f"/>
        </w:pict>
      </w:r>
    </w:p>
    <w:p w:rsidR="00DC4667" w:rsidRPr="001E52D0" w:rsidRDefault="00DC4667" w:rsidP="00DC4667">
      <w:pPr>
        <w:pStyle w:val="NoSpacing"/>
        <w:rPr>
          <w:rFonts w:ascii="Lucida Sans Unicode" w:hAnsi="Lucida Sans Unicode" w:cs="Lucida Sans Unicode"/>
          <w:b/>
          <w:sz w:val="24"/>
        </w:rPr>
      </w:pPr>
      <w:r w:rsidRPr="001E52D0">
        <w:rPr>
          <w:rFonts w:ascii="Lucida Sans Unicode" w:hAnsi="Lucida Sans Unicode" w:cs="Lucida Sans Unicode"/>
          <w:b/>
          <w:sz w:val="24"/>
        </w:rPr>
        <w:t>The Submit Button</w:t>
      </w:r>
    </w:p>
    <w:p w:rsidR="00DC4667" w:rsidRPr="001E52D0" w:rsidRDefault="00DC4667" w:rsidP="00DC4667">
      <w:pPr>
        <w:pStyle w:val="NoSpacing"/>
        <w:rPr>
          <w:rFonts w:ascii="Lucida Sans Unicode" w:hAnsi="Lucida Sans Unicode" w:cs="Lucida Sans Unicode"/>
          <w:sz w:val="21"/>
          <w:szCs w:val="21"/>
        </w:rPr>
      </w:pPr>
      <w:r w:rsidRPr="001E52D0">
        <w:rPr>
          <w:rStyle w:val="Strong"/>
          <w:rFonts w:ascii="Lucida Sans Unicode" w:hAnsi="Lucida Sans Unicode" w:cs="Lucida Sans Unicode"/>
          <w:color w:val="000000"/>
          <w:sz w:val="21"/>
          <w:szCs w:val="21"/>
        </w:rPr>
        <w:t>&lt;input type="submit"&gt;</w:t>
      </w:r>
      <w:r w:rsidRPr="001E52D0">
        <w:rPr>
          <w:rFonts w:ascii="Lucida Sans Unicode" w:hAnsi="Lucida Sans Unicode" w:cs="Lucida Sans Unicode"/>
          <w:sz w:val="21"/>
          <w:szCs w:val="21"/>
        </w:rPr>
        <w:t> defines a button for </w:t>
      </w:r>
      <w:r w:rsidRPr="001E52D0">
        <w:rPr>
          <w:rStyle w:val="Strong"/>
          <w:rFonts w:ascii="Lucida Sans Unicode" w:hAnsi="Lucida Sans Unicode" w:cs="Lucida Sans Unicode"/>
          <w:color w:val="000000"/>
          <w:sz w:val="21"/>
          <w:szCs w:val="21"/>
        </w:rPr>
        <w:t>submitting</w:t>
      </w:r>
      <w:r w:rsidRPr="001E52D0">
        <w:rPr>
          <w:rFonts w:ascii="Lucida Sans Unicode" w:hAnsi="Lucida Sans Unicode" w:cs="Lucida Sans Unicode"/>
          <w:sz w:val="21"/>
          <w:szCs w:val="21"/>
        </w:rPr>
        <w:t> the form data to a </w:t>
      </w:r>
      <w:r w:rsidRPr="001E52D0">
        <w:rPr>
          <w:rStyle w:val="Strong"/>
          <w:rFonts w:ascii="Lucida Sans Unicode" w:hAnsi="Lucida Sans Unicode" w:cs="Lucida Sans Unicode"/>
          <w:color w:val="000000"/>
          <w:sz w:val="21"/>
          <w:szCs w:val="21"/>
        </w:rPr>
        <w:t>form-handler</w:t>
      </w:r>
      <w:r w:rsidRPr="001E52D0">
        <w:rPr>
          <w:rFonts w:ascii="Lucida Sans Unicode" w:hAnsi="Lucida Sans Unicode" w:cs="Lucida Sans Unicode"/>
          <w:sz w:val="21"/>
          <w:szCs w:val="21"/>
        </w:rPr>
        <w: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form-handler is typically a server page with a script for processing input data.</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form-handler is specified in the form's </w:t>
      </w:r>
      <w:r w:rsidRPr="001E52D0">
        <w:rPr>
          <w:rStyle w:val="Strong"/>
          <w:rFonts w:ascii="Lucida Sans Unicode" w:hAnsi="Lucida Sans Unicode" w:cs="Lucida Sans Unicode"/>
          <w:color w:val="000000"/>
          <w:sz w:val="21"/>
          <w:szCs w:val="21"/>
        </w:rPr>
        <w:t>action</w:t>
      </w:r>
      <w:r w:rsidRPr="001E52D0">
        <w:rPr>
          <w:rFonts w:ascii="Lucida Sans Unicode" w:hAnsi="Lucida Sans Unicode" w:cs="Lucida Sans Unicode"/>
          <w:sz w:val="21"/>
          <w:szCs w:val="21"/>
        </w:rPr>
        <w:t> attribute:</w:t>
      </w:r>
    </w:p>
    <w:p w:rsidR="00DC4667" w:rsidRPr="001E52D0" w:rsidRDefault="00DC4667" w:rsidP="00DC4667">
      <w:pPr>
        <w:pStyle w:val="NoSpacing"/>
        <w:rPr>
          <w:rFonts w:ascii="Lucida Sans Unicode" w:hAnsi="Lucida Sans Unicode" w:cs="Lucida Sans Unicode"/>
          <w:b/>
          <w:sz w:val="21"/>
          <w:szCs w:val="21"/>
        </w:rPr>
      </w:pPr>
      <w:r w:rsidRPr="001E52D0">
        <w:rPr>
          <w:rFonts w:ascii="Lucida Sans Unicode" w:hAnsi="Lucida Sans Unicode" w:cs="Lucida Sans Unicode"/>
          <w:b/>
          <w:sz w:val="21"/>
          <w:szCs w:val="21"/>
        </w:rPr>
        <w:lastRenderedPageBreak/>
        <w:t>Example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FF0000"/>
          <w:sz w:val="21"/>
          <w:szCs w:val="21"/>
        </w:rPr>
        <w:t> action</w:t>
      </w:r>
      <w:r w:rsidRPr="001E52D0">
        <w:rPr>
          <w:rFonts w:ascii="Lucida Sans Unicode" w:hAnsi="Lucida Sans Unicode" w:cs="Lucida Sans Unicode"/>
          <w:color w:val="0000CD"/>
          <w:sz w:val="21"/>
          <w:szCs w:val="21"/>
        </w:rPr>
        <w:t>="/action_page.php"&gt;</w:t>
      </w:r>
      <w:r w:rsidRPr="001E52D0">
        <w:rPr>
          <w:rFonts w:ascii="Lucida Sans Unicode" w:hAnsi="Lucida Sans Unicode" w:cs="Lucida Sans Unicode"/>
          <w:sz w:val="21"/>
          <w:szCs w:val="21"/>
        </w:rPr>
        <w:br/>
        <w:t xml:space="preserve">  First </w:t>
      </w:r>
      <w:proofErr w:type="gramStart"/>
      <w:r w:rsidRPr="001E52D0">
        <w:rPr>
          <w:rFonts w:ascii="Lucida Sans Unicode" w:hAnsi="Lucida Sans Unicode" w:cs="Lucida Sans Unicode"/>
          <w:sz w:val="21"/>
          <w:szCs w:val="21"/>
        </w:rPr>
        <w:t>name:</w:t>
      </w:r>
      <w:proofErr w:type="gramEnd"/>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="firstname"</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="Mickey"&gt;&lt;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Last name: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="lastname"</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="Mouse"&gt;&lt;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="submit"</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="Submit"&gt;</w:t>
      </w:r>
      <w:r w:rsidRPr="001E52D0">
        <w:rPr>
          <w:rFonts w:ascii="Lucida Sans Unicode" w:hAnsi="Lucida Sans Unicode" w:cs="Lucida Sans Unicode"/>
          <w:sz w:val="21"/>
          <w:szCs w:val="21"/>
        </w:rPr>
        <w:br/>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rPr>
      </w:pPr>
    </w:p>
    <w:p w:rsidR="00DC4667" w:rsidRPr="001E52D0" w:rsidRDefault="00DC4667" w:rsidP="00DC4667">
      <w:pPr>
        <w:pStyle w:val="NoSpacing"/>
        <w:rPr>
          <w:rFonts w:ascii="Lucida Sans Unicode" w:hAnsi="Lucida Sans Unicode" w:cs="Lucida Sans Unicode"/>
          <w:sz w:val="24"/>
        </w:rPr>
      </w:pPr>
      <w:r w:rsidRPr="001E52D0">
        <w:rPr>
          <w:rFonts w:ascii="Lucida Sans Unicode" w:hAnsi="Lucida Sans Unicode" w:cs="Lucida Sans Unicode"/>
          <w:b/>
          <w:sz w:val="24"/>
        </w:rPr>
        <w:t>This is how the HTML code above will be displayed in a browser</w:t>
      </w:r>
      <w:r w:rsidRPr="001E52D0">
        <w:rPr>
          <w:rFonts w:ascii="Lucida Sans Unicode" w:hAnsi="Lucida Sans Unicode" w:cs="Lucida Sans Unicode"/>
          <w:sz w:val="24"/>
        </w:rPr>
        <w: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Top of Form</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First name:</w:t>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087" type="#_x0000_t75" style="width:53.6pt;height:18.4pt" o:ole="">
            <v:imagedata r:id="rId76" o:title=""/>
          </v:shape>
          <w:control r:id="rId77" w:name="DefaultOcxName5" w:shapeid="_x0000_i1087"/>
        </w:object>
      </w:r>
      <w:r w:rsidRPr="001E52D0">
        <w:rPr>
          <w:rFonts w:ascii="Lucida Sans Unicode" w:hAnsi="Lucida Sans Unicode" w:cs="Lucida Sans Unicode"/>
          <w:sz w:val="21"/>
          <w:szCs w:val="21"/>
        </w:rPr>
        <w:t> </w:t>
      </w:r>
      <w:r w:rsidRPr="001E52D0">
        <w:rPr>
          <w:rFonts w:ascii="Lucida Sans Unicode" w:hAnsi="Lucida Sans Unicode" w:cs="Lucida Sans Unicode"/>
          <w:sz w:val="21"/>
          <w:szCs w:val="21"/>
        </w:rPr>
        <w:br/>
        <w:t>Last name:</w:t>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092" type="#_x0000_t75" style="width:53.6pt;height:18.4pt" o:ole="">
            <v:imagedata r:id="rId78" o:title=""/>
          </v:shape>
          <w:control r:id="rId79" w:name="DefaultOcxName6" w:shapeid="_x0000_i1092"/>
        </w:object>
      </w:r>
      <w:r w:rsidRPr="001E52D0">
        <w:rPr>
          <w:rFonts w:ascii="Lucida Sans Unicode" w:hAnsi="Lucida Sans Unicode" w:cs="Lucida Sans Unicode"/>
          <w:sz w:val="21"/>
          <w:szCs w:val="21"/>
        </w:rPr>
        <w:t> </w:t>
      </w:r>
      <w:r w:rsidRPr="001E52D0">
        <w:rPr>
          <w:rFonts w:ascii="Lucida Sans Unicode" w:hAnsi="Lucida Sans Unicode" w:cs="Lucida Sans Unicode"/>
          <w:sz w:val="21"/>
          <w:szCs w:val="21"/>
        </w:rPr>
        <w:br/>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095" type="#_x0000_t75" style="width:36.85pt;height:22.6pt" o:ole="">
            <v:imagedata r:id="rId80" o:title=""/>
          </v:shape>
          <w:control r:id="rId81" w:name="DefaultOcxName7" w:shapeid="_x0000_i1095"/>
        </w:objec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Bottom of Form</w:t>
      </w:r>
    </w:p>
    <w:p w:rsidR="00DC4667" w:rsidRPr="001E52D0" w:rsidRDefault="00DC4667" w:rsidP="00DC4667">
      <w:pPr>
        <w:pStyle w:val="NoSpacing"/>
        <w:rPr>
          <w:rFonts w:ascii="Lucida Sans Unicode" w:hAnsi="Lucida Sans Unicode" w:cs="Lucida Sans Unicode"/>
        </w:rPr>
      </w:pP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t>THE ACTION ATTRIBUTE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w:t>
      </w:r>
      <w:r w:rsidRPr="001E52D0">
        <w:rPr>
          <w:rStyle w:val="Strong"/>
          <w:rFonts w:ascii="Lucida Sans Unicode" w:hAnsi="Lucida Sans Unicode" w:cs="Lucida Sans Unicode"/>
          <w:color w:val="000000"/>
          <w:sz w:val="21"/>
          <w:szCs w:val="21"/>
        </w:rPr>
        <w:t>action</w:t>
      </w:r>
      <w:r w:rsidRPr="001E52D0">
        <w:rPr>
          <w:rFonts w:ascii="Lucida Sans Unicode" w:hAnsi="Lucida Sans Unicode" w:cs="Lucida Sans Unicode"/>
          <w:sz w:val="21"/>
          <w:szCs w:val="21"/>
        </w:rPr>
        <w:t> attribute defines the action to be performed when the form is submitted.</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Normally, the form data is sent to a web page on the server when the user clicks on the submit button.</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In the example above, the form data is sent to a page on the server called "/action_page.php". This page contains a server-side script that handles the form data:</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FF0000"/>
          <w:sz w:val="21"/>
          <w:szCs w:val="21"/>
        </w:rPr>
        <w:t> </w:t>
      </w:r>
      <w:r w:rsidRPr="001E52D0">
        <w:rPr>
          <w:rStyle w:val="Strong"/>
          <w:rFonts w:ascii="Lucida Sans Unicode" w:hAnsi="Lucida Sans Unicode" w:cs="Lucida Sans Unicode"/>
          <w:color w:val="FF0000"/>
          <w:sz w:val="21"/>
          <w:szCs w:val="21"/>
        </w:rPr>
        <w:t>action</w:t>
      </w:r>
      <w:r w:rsidRPr="001E52D0">
        <w:rPr>
          <w:rStyle w:val="Strong"/>
          <w:rFonts w:ascii="Lucida Sans Unicode" w:hAnsi="Lucida Sans Unicode" w:cs="Lucida Sans Unicode"/>
          <w:color w:val="0000CD"/>
          <w:sz w:val="21"/>
          <w:szCs w:val="21"/>
        </w:rPr>
        <w:t>="/action_page.php</w:t>
      </w:r>
      <w:r w:rsidRPr="001E52D0">
        <w:rPr>
          <w:rFonts w:ascii="Lucida Sans Unicode" w:hAnsi="Lucida Sans Unicode" w:cs="Lucida Sans Unicode"/>
          <w:color w:val="FF0000"/>
          <w:sz w:val="21"/>
          <w:szCs w:val="21"/>
        </w:rPr>
        <w:t>"</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If the action attribute is omitted, the action is set to the current page.</w:t>
      </w:r>
    </w:p>
    <w:p w:rsidR="00DC4667" w:rsidRPr="001E52D0"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56" style="width:0;height:0" o:hralign="center" o:hrstd="t" o:hrnoshade="t" o:hr="t" fillcolor="black" stroked="f"/>
        </w:pict>
      </w: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t>THE METHOD ATTRIBUTE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w:t>
      </w:r>
      <w:r w:rsidRPr="001E52D0">
        <w:rPr>
          <w:rStyle w:val="Strong"/>
          <w:rFonts w:ascii="Lucida Sans Unicode" w:hAnsi="Lucida Sans Unicode" w:cs="Lucida Sans Unicode"/>
          <w:color w:val="000000"/>
          <w:sz w:val="21"/>
          <w:szCs w:val="21"/>
        </w:rPr>
        <w:t>method</w:t>
      </w:r>
      <w:r w:rsidRPr="001E52D0">
        <w:rPr>
          <w:rFonts w:ascii="Lucida Sans Unicode" w:hAnsi="Lucida Sans Unicode" w:cs="Lucida Sans Unicode"/>
          <w:sz w:val="21"/>
          <w:szCs w:val="21"/>
        </w:rPr>
        <w:t> attribute specifies the HTTP method (</w:t>
      </w:r>
      <w:r w:rsidRPr="001E52D0">
        <w:rPr>
          <w:rStyle w:val="Strong"/>
          <w:rFonts w:ascii="Lucida Sans Unicode" w:hAnsi="Lucida Sans Unicode" w:cs="Lucida Sans Unicode"/>
          <w:color w:val="000000"/>
          <w:sz w:val="21"/>
          <w:szCs w:val="21"/>
        </w:rPr>
        <w:t>GET </w:t>
      </w:r>
      <w:r w:rsidRPr="001E52D0">
        <w:rPr>
          <w:rFonts w:ascii="Lucida Sans Unicode" w:hAnsi="Lucida Sans Unicode" w:cs="Lucida Sans Unicode"/>
          <w:sz w:val="21"/>
          <w:szCs w:val="21"/>
        </w:rPr>
        <w:t>or </w:t>
      </w:r>
      <w:r w:rsidRPr="001E52D0">
        <w:rPr>
          <w:rStyle w:val="Strong"/>
          <w:rFonts w:ascii="Lucida Sans Unicode" w:hAnsi="Lucida Sans Unicode" w:cs="Lucida Sans Unicode"/>
          <w:color w:val="000000"/>
          <w:sz w:val="21"/>
          <w:szCs w:val="21"/>
        </w:rPr>
        <w:t>POST</w:t>
      </w:r>
      <w:r w:rsidRPr="001E52D0">
        <w:rPr>
          <w:rFonts w:ascii="Lucida Sans Unicode" w:hAnsi="Lucida Sans Unicode" w:cs="Lucida Sans Unicode"/>
          <w:sz w:val="21"/>
          <w:szCs w:val="21"/>
        </w:rPr>
        <w:t>) to be used when submitting the form data:</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FF0000"/>
          <w:sz w:val="21"/>
          <w:szCs w:val="21"/>
        </w:rPr>
        <w:t> action</w:t>
      </w:r>
      <w:r w:rsidRPr="001E52D0">
        <w:rPr>
          <w:rFonts w:ascii="Lucida Sans Unicode" w:hAnsi="Lucida Sans Unicode" w:cs="Lucida Sans Unicode"/>
          <w:color w:val="0000CD"/>
          <w:sz w:val="21"/>
          <w:szCs w:val="21"/>
        </w:rPr>
        <w:t>="/action_page.php"</w:t>
      </w:r>
      <w:r w:rsidRPr="001E52D0">
        <w:rPr>
          <w:rFonts w:ascii="Lucida Sans Unicode" w:hAnsi="Lucida Sans Unicode" w:cs="Lucida Sans Unicode"/>
          <w:color w:val="FF0000"/>
          <w:sz w:val="21"/>
          <w:szCs w:val="21"/>
        </w:rPr>
        <w:t> </w:t>
      </w:r>
      <w:r w:rsidRPr="001E52D0">
        <w:rPr>
          <w:rStyle w:val="Strong"/>
          <w:rFonts w:ascii="Lucida Sans Unicode" w:hAnsi="Lucida Sans Unicode" w:cs="Lucida Sans Unicode"/>
          <w:color w:val="FF0000"/>
          <w:sz w:val="21"/>
          <w:szCs w:val="21"/>
        </w:rPr>
        <w:t>method</w:t>
      </w:r>
      <w:r w:rsidRPr="001E52D0">
        <w:rPr>
          <w:rStyle w:val="Strong"/>
          <w:rFonts w:ascii="Lucida Sans Unicode" w:hAnsi="Lucida Sans Unicode" w:cs="Lucida Sans Unicode"/>
          <w:color w:val="0000CD"/>
          <w:sz w:val="21"/>
          <w:szCs w:val="21"/>
        </w:rPr>
        <w:t>="get"</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sz w:val="21"/>
          <w:szCs w:val="21"/>
        </w:rPr>
      </w:pPr>
      <w:proofErr w:type="gramStart"/>
      <w:r w:rsidRPr="001E52D0">
        <w:rPr>
          <w:rFonts w:ascii="Lucida Sans Unicode" w:hAnsi="Lucida Sans Unicode" w:cs="Lucida Sans Unicode"/>
          <w:sz w:val="21"/>
          <w:szCs w:val="21"/>
        </w:rPr>
        <w:t>or</w:t>
      </w:r>
      <w:proofErr w:type="gramEnd"/>
      <w:r w:rsidRPr="001E52D0">
        <w:rPr>
          <w:rFonts w:ascii="Lucida Sans Unicode" w:hAnsi="Lucida Sans Unicode" w:cs="Lucida Sans Unicode"/>
          <w:sz w:val="21"/>
          <w:szCs w:val="21"/>
        </w:rPr>
        <w: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FF0000"/>
          <w:sz w:val="21"/>
          <w:szCs w:val="21"/>
        </w:rPr>
        <w:t> action</w:t>
      </w:r>
      <w:r w:rsidRPr="001E52D0">
        <w:rPr>
          <w:rFonts w:ascii="Lucida Sans Unicode" w:hAnsi="Lucida Sans Unicode" w:cs="Lucida Sans Unicode"/>
          <w:color w:val="0000CD"/>
          <w:sz w:val="21"/>
          <w:szCs w:val="21"/>
        </w:rPr>
        <w:t>="/action_page.php"</w:t>
      </w:r>
      <w:r w:rsidRPr="001E52D0">
        <w:rPr>
          <w:rFonts w:ascii="Lucida Sans Unicode" w:hAnsi="Lucida Sans Unicode" w:cs="Lucida Sans Unicode"/>
          <w:color w:val="FF0000"/>
          <w:sz w:val="21"/>
          <w:szCs w:val="21"/>
        </w:rPr>
        <w:t> </w:t>
      </w:r>
      <w:r w:rsidRPr="001E52D0">
        <w:rPr>
          <w:rStyle w:val="Strong"/>
          <w:rFonts w:ascii="Lucida Sans Unicode" w:hAnsi="Lucida Sans Unicode" w:cs="Lucida Sans Unicode"/>
          <w:color w:val="FF0000"/>
          <w:sz w:val="21"/>
          <w:szCs w:val="21"/>
        </w:rPr>
        <w:t>method</w:t>
      </w:r>
      <w:r w:rsidRPr="001E52D0">
        <w:rPr>
          <w:rStyle w:val="Strong"/>
          <w:rFonts w:ascii="Lucida Sans Unicode" w:hAnsi="Lucida Sans Unicode" w:cs="Lucida Sans Unicode"/>
          <w:color w:val="0000CD"/>
          <w:sz w:val="21"/>
          <w:szCs w:val="21"/>
        </w:rPr>
        <w:t>="post"</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sz w:val="24"/>
          <w:szCs w:val="24"/>
        </w:rPr>
      </w:pPr>
    </w:p>
    <w:p w:rsidR="004E064D" w:rsidRDefault="004E064D" w:rsidP="00DC4667">
      <w:pPr>
        <w:pStyle w:val="NoSpacing"/>
        <w:rPr>
          <w:rFonts w:ascii="Lucida Sans Unicode" w:hAnsi="Lucida Sans Unicode" w:cs="Lucida Sans Unicode"/>
          <w:b/>
          <w:sz w:val="24"/>
          <w:szCs w:val="24"/>
        </w:rPr>
      </w:pPr>
    </w:p>
    <w:p w:rsidR="004E064D" w:rsidRDefault="004E064D" w:rsidP="00DC4667">
      <w:pPr>
        <w:pStyle w:val="NoSpacing"/>
        <w:rPr>
          <w:rFonts w:ascii="Lucida Sans Unicode" w:hAnsi="Lucida Sans Unicode" w:cs="Lucida Sans Unicode"/>
          <w:b/>
          <w:sz w:val="24"/>
          <w:szCs w:val="24"/>
        </w:rPr>
      </w:pP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lastRenderedPageBreak/>
        <w:t>WHEN TO USE GET?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default method when submitting form data is GET.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However, when GET is used, the submitted form data will be </w:t>
      </w:r>
      <w:r w:rsidRPr="001E52D0">
        <w:rPr>
          <w:rStyle w:val="Strong"/>
          <w:rFonts w:ascii="Lucida Sans Unicode" w:hAnsi="Lucida Sans Unicode" w:cs="Lucida Sans Unicode"/>
          <w:color w:val="000000"/>
          <w:sz w:val="21"/>
          <w:szCs w:val="21"/>
        </w:rPr>
        <w:t>visible in the page address field</w:t>
      </w:r>
      <w:r w:rsidRPr="001E52D0">
        <w:rPr>
          <w:rFonts w:ascii="Lucida Sans Unicode" w:hAnsi="Lucida Sans Unicode" w:cs="Lucida Sans Unicode"/>
          <w:sz w:val="21"/>
          <w:szCs w:val="21"/>
        </w:rPr>
        <w: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/action_page.php</w:t>
      </w:r>
      <w:proofErr w:type="gramStart"/>
      <w:r w:rsidRPr="001E52D0">
        <w:rPr>
          <w:rFonts w:ascii="Lucida Sans Unicode" w:hAnsi="Lucida Sans Unicode" w:cs="Lucida Sans Unicode"/>
          <w:sz w:val="21"/>
          <w:szCs w:val="21"/>
        </w:rPr>
        <w:t>?firstname</w:t>
      </w:r>
      <w:proofErr w:type="gramEnd"/>
      <w:r w:rsidRPr="001E52D0">
        <w:rPr>
          <w:rFonts w:ascii="Lucida Sans Unicode" w:hAnsi="Lucida Sans Unicode" w:cs="Lucida Sans Unicode"/>
          <w:sz w:val="21"/>
          <w:szCs w:val="21"/>
        </w:rPr>
        <w:t>=Mickey&amp;lastname=Mouse</w:t>
      </w:r>
    </w:p>
    <w:p w:rsidR="00DC4667" w:rsidRPr="001E52D0" w:rsidRDefault="00DC4667" w:rsidP="00DC4667">
      <w:pPr>
        <w:pStyle w:val="NoSpacing"/>
        <w:rPr>
          <w:rFonts w:ascii="Lucida Sans Unicode" w:hAnsi="Lucida Sans Unicode" w:cs="Lucida Sans Unicode"/>
          <w:sz w:val="21"/>
          <w:szCs w:val="21"/>
        </w:rPr>
      </w:pPr>
      <w:r w:rsidRPr="001E52D0">
        <w:rPr>
          <w:rStyle w:val="Strong"/>
          <w:rFonts w:ascii="Lucida Sans Unicode" w:hAnsi="Lucida Sans Unicode" w:cs="Lucida Sans Unicode"/>
          <w:color w:val="000000"/>
          <w:sz w:val="21"/>
          <w:szCs w:val="21"/>
        </w:rPr>
        <w:t>Note:</w:t>
      </w:r>
      <w:r w:rsidRPr="001E52D0">
        <w:rPr>
          <w:rFonts w:ascii="Lucida Sans Unicode" w:hAnsi="Lucida Sans Unicode" w:cs="Lucida Sans Unicode"/>
          <w:sz w:val="21"/>
          <w:szCs w:val="21"/>
        </w:rPr>
        <w:t> GET must NOT be used when sending sensitive information! GET is best suited for short, non-sensitive, amounts of data, because it has size limitations too.</w:t>
      </w:r>
    </w:p>
    <w:p w:rsidR="00DC4667" w:rsidRPr="001E52D0"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57" style="width:0;height:0" o:hralign="center" o:hrstd="t" o:hrnoshade="t" o:hr="t" fillcolor="black" stroked="f"/>
        </w:pict>
      </w: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t>WHEN TO USE POST?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Always use POST if the form data contains sensitive or personal information. The POST method does not display the submitted form data in the page address field.</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POST has no size limitations, and can be used to send large amounts of data.</w:t>
      </w:r>
    </w:p>
    <w:p w:rsidR="00DC4667" w:rsidRPr="001E52D0" w:rsidRDefault="00DC4667" w:rsidP="00DC4667">
      <w:pPr>
        <w:pStyle w:val="NoSpacing"/>
        <w:rPr>
          <w:rFonts w:ascii="Lucida Sans Unicode" w:hAnsi="Lucida Sans Unicode" w:cs="Lucida Sans Unicode"/>
          <w:sz w:val="24"/>
          <w:szCs w:val="24"/>
        </w:rPr>
      </w:pP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t>THE NAME ATTRIBUTE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Each input field must have a </w:t>
      </w:r>
      <w:r w:rsidRPr="001E52D0">
        <w:rPr>
          <w:rStyle w:val="Strong"/>
          <w:rFonts w:ascii="Lucida Sans Unicode" w:hAnsi="Lucida Sans Unicode" w:cs="Lucida Sans Unicode"/>
          <w:color w:val="000000"/>
          <w:sz w:val="21"/>
          <w:szCs w:val="21"/>
        </w:rPr>
        <w:t>name</w:t>
      </w:r>
      <w:r w:rsidRPr="001E52D0">
        <w:rPr>
          <w:rFonts w:ascii="Lucida Sans Unicode" w:hAnsi="Lucida Sans Unicode" w:cs="Lucida Sans Unicode"/>
          <w:sz w:val="21"/>
          <w:szCs w:val="21"/>
        </w:rPr>
        <w:t> attribute to be submitted.</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If the name attribute is omitted, the data of that input field will not be sent at all.</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This example will only submit the "Last name" input field:</w:t>
      </w:r>
    </w:p>
    <w:p w:rsidR="00DC4667" w:rsidRPr="001E52D0" w:rsidRDefault="00DC4667" w:rsidP="00DC4667">
      <w:pPr>
        <w:pStyle w:val="NoSpacing"/>
        <w:rPr>
          <w:rFonts w:ascii="Lucida Sans Unicode" w:hAnsi="Lucida Sans Unicode" w:cs="Lucida Sans Unicode"/>
          <w:sz w:val="21"/>
          <w:szCs w:val="21"/>
        </w:rPr>
      </w:pPr>
    </w:p>
    <w:p w:rsidR="00DC4667" w:rsidRPr="00D51716" w:rsidRDefault="00DC4667" w:rsidP="00DC4667">
      <w:pPr>
        <w:pStyle w:val="NoSpacing"/>
        <w:rPr>
          <w:rFonts w:ascii="Lucida Sans Unicode" w:hAnsi="Lucida Sans Unicode" w:cs="Lucida Sans Unicode"/>
          <w:b/>
          <w:i/>
          <w:sz w:val="21"/>
          <w:szCs w:val="21"/>
        </w:rPr>
      </w:pPr>
      <w:r w:rsidRPr="00D51716">
        <w:rPr>
          <w:rFonts w:ascii="Lucida Sans Unicode" w:hAnsi="Lucida Sans Unicode" w:cs="Lucida Sans Unicode"/>
          <w:b/>
          <w:i/>
          <w:sz w:val="21"/>
          <w:szCs w:val="21"/>
        </w:rPr>
        <w:t>Example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FF0000"/>
          <w:sz w:val="21"/>
          <w:szCs w:val="21"/>
        </w:rPr>
        <w:t> action</w:t>
      </w:r>
      <w:r w:rsidRPr="001E52D0">
        <w:rPr>
          <w:rFonts w:ascii="Lucida Sans Unicode" w:hAnsi="Lucida Sans Unicode" w:cs="Lucida Sans Unicode"/>
          <w:color w:val="0000CD"/>
          <w:sz w:val="21"/>
          <w:szCs w:val="21"/>
        </w:rPr>
        <w:t>="/action_page.php"&gt;</w:t>
      </w:r>
      <w:r w:rsidRPr="001E52D0">
        <w:rPr>
          <w:rFonts w:ascii="Lucida Sans Unicode" w:hAnsi="Lucida Sans Unicode" w:cs="Lucida Sans Unicode"/>
          <w:sz w:val="21"/>
          <w:szCs w:val="21"/>
        </w:rPr>
        <w:br/>
        <w:t xml:space="preserve">  First </w:t>
      </w:r>
      <w:proofErr w:type="gramStart"/>
      <w:r w:rsidRPr="001E52D0">
        <w:rPr>
          <w:rFonts w:ascii="Lucida Sans Unicode" w:hAnsi="Lucida Sans Unicode" w:cs="Lucida Sans Unicode"/>
          <w:sz w:val="21"/>
          <w:szCs w:val="21"/>
        </w:rPr>
        <w:t>name:</w:t>
      </w:r>
      <w:proofErr w:type="gramEnd"/>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="Mickey"&gt;&lt;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Last name: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="lastname"</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="Mouse"&gt;&lt;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="submit"</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="Submit"&gt;</w:t>
      </w:r>
      <w:r w:rsidRPr="001E52D0">
        <w:rPr>
          <w:rFonts w:ascii="Lucida Sans Unicode" w:hAnsi="Lucida Sans Unicode" w:cs="Lucida Sans Unicode"/>
          <w:sz w:val="21"/>
          <w:szCs w:val="21"/>
        </w:rPr>
        <w:br/>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0000CD"/>
          <w:sz w:val="21"/>
          <w:szCs w:val="21"/>
        </w:rPr>
        <w:t>&gt;</w:t>
      </w:r>
    </w:p>
    <w:p w:rsidR="00DC4667" w:rsidRPr="001E52D0" w:rsidRDefault="008357B0" w:rsidP="00DC4667">
      <w:pPr>
        <w:pStyle w:val="NoSpacing"/>
        <w:rPr>
          <w:rFonts w:ascii="Lucida Sans Unicode" w:hAnsi="Lucida Sans Unicode" w:cs="Lucida Sans Unicode"/>
          <w:sz w:val="21"/>
          <w:szCs w:val="21"/>
        </w:rPr>
      </w:pPr>
      <w:r w:rsidRPr="008357B0">
        <w:rPr>
          <w:rFonts w:ascii="Lucida Sans Unicode" w:hAnsi="Lucida Sans Unicode" w:cs="Lucida Sans Unicode"/>
          <w:sz w:val="21"/>
          <w:szCs w:val="21"/>
        </w:rPr>
        <w:pict>
          <v:rect id="_x0000_i1058" style="width:0;height:0" o:hralign="center" o:hrstd="t" o:hrnoshade="t" o:hr="t" fillcolor="black" stroked="f"/>
        </w:pic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Grouping Form Data with &lt;fieldset&gt;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w:t>
      </w:r>
      <w:r w:rsidRPr="001E52D0">
        <w:rPr>
          <w:rStyle w:val="Strong"/>
          <w:rFonts w:ascii="Lucida Sans Unicode" w:hAnsi="Lucida Sans Unicode" w:cs="Lucida Sans Unicode"/>
          <w:color w:val="000000"/>
          <w:sz w:val="21"/>
          <w:szCs w:val="21"/>
        </w:rPr>
        <w:t>&lt;fieldset&gt;</w:t>
      </w:r>
      <w:r w:rsidRPr="001E52D0">
        <w:rPr>
          <w:rFonts w:ascii="Lucida Sans Unicode" w:hAnsi="Lucida Sans Unicode" w:cs="Lucida Sans Unicode"/>
          <w:sz w:val="21"/>
          <w:szCs w:val="21"/>
        </w:rPr>
        <w:t> element is used to group related data in a form.</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The </w:t>
      </w:r>
      <w:r w:rsidRPr="001E52D0">
        <w:rPr>
          <w:rStyle w:val="Strong"/>
          <w:rFonts w:ascii="Lucida Sans Unicode" w:hAnsi="Lucida Sans Unicode" w:cs="Lucida Sans Unicode"/>
          <w:color w:val="000000"/>
          <w:sz w:val="21"/>
          <w:szCs w:val="21"/>
        </w:rPr>
        <w:t>&lt;legend&gt;</w:t>
      </w:r>
      <w:r w:rsidRPr="001E52D0">
        <w:rPr>
          <w:rFonts w:ascii="Lucida Sans Unicode" w:hAnsi="Lucida Sans Unicode" w:cs="Lucida Sans Unicode"/>
          <w:sz w:val="21"/>
          <w:szCs w:val="21"/>
        </w:rPr>
        <w:t> element defines a caption for the &lt;fieldset&gt; element.</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Example</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FF0000"/>
          <w:sz w:val="21"/>
          <w:szCs w:val="21"/>
        </w:rPr>
        <w:t> action</w:t>
      </w:r>
      <w:r w:rsidRPr="001E52D0">
        <w:rPr>
          <w:rFonts w:ascii="Lucida Sans Unicode" w:hAnsi="Lucida Sans Unicode" w:cs="Lucida Sans Unicode"/>
          <w:color w:val="0000CD"/>
          <w:sz w:val="21"/>
          <w:szCs w:val="21"/>
        </w:rPr>
        <w:t>="/action_page.php"&gt;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fieldset</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legend</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t xml:space="preserve">Personal </w:t>
      </w:r>
      <w:proofErr w:type="gramStart"/>
      <w:r w:rsidRPr="001E52D0">
        <w:rPr>
          <w:rFonts w:ascii="Lucida Sans Unicode" w:hAnsi="Lucida Sans Unicode" w:cs="Lucida Sans Unicode"/>
          <w:sz w:val="21"/>
          <w:szCs w:val="21"/>
        </w:rPr>
        <w:t>information:</w:t>
      </w:r>
      <w:proofErr w:type="gramEnd"/>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/legend</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First name: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="firstname"</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="Mickey"&gt;&lt;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Last name:</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="text"</w:t>
      </w:r>
      <w:r w:rsidRPr="001E52D0">
        <w:rPr>
          <w:rFonts w:ascii="Lucida Sans Unicode" w:hAnsi="Lucida Sans Unicode" w:cs="Lucida Sans Unicode"/>
          <w:color w:val="FF0000"/>
          <w:sz w:val="21"/>
          <w:szCs w:val="21"/>
        </w:rPr>
        <w:t> name</w:t>
      </w:r>
      <w:r w:rsidRPr="001E52D0">
        <w:rPr>
          <w:rFonts w:ascii="Lucida Sans Unicode" w:hAnsi="Lucida Sans Unicode" w:cs="Lucida Sans Unicode"/>
          <w:color w:val="0000CD"/>
          <w:sz w:val="21"/>
          <w:szCs w:val="21"/>
        </w:rPr>
        <w:t>="lastname"</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="Mouse"&gt;&lt;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&gt;&lt;</w:t>
      </w:r>
      <w:r w:rsidRPr="001E52D0">
        <w:rPr>
          <w:rFonts w:ascii="Lucida Sans Unicode" w:hAnsi="Lucida Sans Unicode" w:cs="Lucida Sans Unicode"/>
          <w:color w:val="A52A2A"/>
          <w:sz w:val="21"/>
          <w:szCs w:val="21"/>
        </w:rPr>
        <w:t>br</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input</w:t>
      </w:r>
      <w:r w:rsidRPr="001E52D0">
        <w:rPr>
          <w:rFonts w:ascii="Lucida Sans Unicode" w:hAnsi="Lucida Sans Unicode" w:cs="Lucida Sans Unicode"/>
          <w:color w:val="FF0000"/>
          <w:sz w:val="21"/>
          <w:szCs w:val="21"/>
        </w:rPr>
        <w:t> type</w:t>
      </w:r>
      <w:r w:rsidRPr="001E52D0">
        <w:rPr>
          <w:rFonts w:ascii="Lucida Sans Unicode" w:hAnsi="Lucida Sans Unicode" w:cs="Lucida Sans Unicode"/>
          <w:color w:val="0000CD"/>
          <w:sz w:val="21"/>
          <w:szCs w:val="21"/>
        </w:rPr>
        <w:t>="submit"</w:t>
      </w:r>
      <w:r w:rsidRPr="001E52D0">
        <w:rPr>
          <w:rFonts w:ascii="Lucida Sans Unicode" w:hAnsi="Lucida Sans Unicode" w:cs="Lucida Sans Unicode"/>
          <w:color w:val="FF0000"/>
          <w:sz w:val="21"/>
          <w:szCs w:val="21"/>
        </w:rPr>
        <w:t> value</w:t>
      </w:r>
      <w:r w:rsidRPr="001E52D0">
        <w:rPr>
          <w:rFonts w:ascii="Lucida Sans Unicode" w:hAnsi="Lucida Sans Unicode" w:cs="Lucida Sans Unicode"/>
          <w:color w:val="0000CD"/>
          <w:sz w:val="21"/>
          <w:szCs w:val="21"/>
        </w:rPr>
        <w:t>="Submit"&gt;</w:t>
      </w:r>
      <w:r w:rsidRPr="001E52D0">
        <w:rPr>
          <w:rFonts w:ascii="Lucida Sans Unicode" w:hAnsi="Lucida Sans Unicode" w:cs="Lucida Sans Unicode"/>
          <w:sz w:val="21"/>
          <w:szCs w:val="21"/>
        </w:rPr>
        <w:br/>
      </w:r>
      <w:r w:rsidRPr="001E52D0">
        <w:rPr>
          <w:rFonts w:ascii="Lucida Sans Unicode" w:hAnsi="Lucida Sans Unicode" w:cs="Lucida Sans Unicode"/>
          <w:sz w:val="21"/>
          <w:szCs w:val="21"/>
        </w:rPr>
        <w:lastRenderedPageBreak/>
        <w:t>  </w:t>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/fieldset</w:t>
      </w:r>
      <w:r w:rsidRPr="001E52D0">
        <w:rPr>
          <w:rFonts w:ascii="Lucida Sans Unicode" w:hAnsi="Lucida Sans Unicode" w:cs="Lucida Sans Unicode"/>
          <w:color w:val="0000CD"/>
          <w:sz w:val="21"/>
          <w:szCs w:val="21"/>
        </w:rPr>
        <w:t>&gt;</w:t>
      </w:r>
      <w:r w:rsidRPr="001E52D0">
        <w:rPr>
          <w:rFonts w:ascii="Lucida Sans Unicode" w:hAnsi="Lucida Sans Unicode" w:cs="Lucida Sans Unicode"/>
          <w:sz w:val="21"/>
          <w:szCs w:val="21"/>
        </w:rPr>
        <w:br/>
      </w:r>
      <w:r w:rsidRPr="001E52D0">
        <w:rPr>
          <w:rFonts w:ascii="Lucida Sans Unicode" w:hAnsi="Lucida Sans Unicode" w:cs="Lucida Sans Unicode"/>
          <w:color w:val="0000CD"/>
          <w:sz w:val="21"/>
          <w:szCs w:val="21"/>
        </w:rPr>
        <w:t>&lt;</w:t>
      </w:r>
      <w:r w:rsidRPr="001E52D0">
        <w:rPr>
          <w:rFonts w:ascii="Lucida Sans Unicode" w:hAnsi="Lucida Sans Unicode" w:cs="Lucida Sans Unicode"/>
          <w:color w:val="A52A2A"/>
          <w:sz w:val="21"/>
          <w:szCs w:val="21"/>
        </w:rPr>
        <w:t>/form</w:t>
      </w:r>
      <w:r w:rsidRPr="001E52D0">
        <w:rPr>
          <w:rFonts w:ascii="Lucida Sans Unicode" w:hAnsi="Lucida Sans Unicode" w:cs="Lucida Sans Unicode"/>
          <w:color w:val="0000CD"/>
          <w:sz w:val="21"/>
          <w:szCs w:val="21"/>
        </w:rPr>
        <w:t>&gt;</w:t>
      </w:r>
    </w:p>
    <w:p w:rsidR="00DC4667" w:rsidRPr="001E52D0" w:rsidRDefault="00DC4667" w:rsidP="00DC4667">
      <w:pPr>
        <w:pStyle w:val="NoSpacing"/>
        <w:rPr>
          <w:rFonts w:ascii="Lucida Sans Unicode" w:hAnsi="Lucida Sans Unicode" w:cs="Lucida Sans Unicode"/>
          <w:sz w:val="24"/>
          <w:szCs w:val="24"/>
        </w:rPr>
      </w:pPr>
    </w:p>
    <w:p w:rsidR="00DC4667" w:rsidRPr="001E52D0" w:rsidRDefault="00DC4667" w:rsidP="00DC4667">
      <w:pPr>
        <w:pStyle w:val="NoSpacing"/>
        <w:rPr>
          <w:rFonts w:ascii="Lucida Sans Unicode" w:hAnsi="Lucida Sans Unicode" w:cs="Lucida Sans Unicode"/>
          <w:b/>
          <w:sz w:val="24"/>
          <w:szCs w:val="24"/>
        </w:rPr>
      </w:pPr>
      <w:r w:rsidRPr="001E52D0">
        <w:rPr>
          <w:rFonts w:ascii="Lucida Sans Unicode" w:hAnsi="Lucida Sans Unicode" w:cs="Lucida Sans Unicode"/>
          <w:b/>
          <w:sz w:val="24"/>
          <w:szCs w:val="24"/>
        </w:rPr>
        <w:t>This is how the HTML code above will be displayed in a browser:</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Top of Form</w:t>
      </w:r>
    </w:p>
    <w:p w:rsidR="00DC4667" w:rsidRPr="001E52D0" w:rsidRDefault="00DC4667" w:rsidP="00DC4667">
      <w:pPr>
        <w:pStyle w:val="NoSpacing"/>
        <w:rPr>
          <w:rFonts w:ascii="Lucida Sans Unicode" w:hAnsi="Lucida Sans Unicode" w:cs="Lucida Sans Unicode"/>
          <w:sz w:val="21"/>
          <w:szCs w:val="21"/>
        </w:rPr>
      </w:pPr>
      <w:r w:rsidRPr="001E52D0">
        <w:rPr>
          <w:rFonts w:ascii="Lucida Sans Unicode" w:hAnsi="Lucida Sans Unicode" w:cs="Lucida Sans Unicode"/>
          <w:sz w:val="21"/>
          <w:szCs w:val="21"/>
        </w:rPr>
        <w:t>Personal information</w:t>
      </w:r>
      <w:proofErr w:type="gramStart"/>
      <w:r w:rsidRPr="001E52D0">
        <w:rPr>
          <w:rFonts w:ascii="Lucida Sans Unicode" w:hAnsi="Lucida Sans Unicode" w:cs="Lucida Sans Unicode"/>
          <w:sz w:val="21"/>
          <w:szCs w:val="21"/>
        </w:rPr>
        <w:t>:First</w:t>
      </w:r>
      <w:proofErr w:type="gramEnd"/>
      <w:r w:rsidRPr="001E52D0">
        <w:rPr>
          <w:rFonts w:ascii="Lucida Sans Unicode" w:hAnsi="Lucida Sans Unicode" w:cs="Lucida Sans Unicode"/>
          <w:sz w:val="21"/>
          <w:szCs w:val="21"/>
        </w:rPr>
        <w:t xml:space="preserve"> name:</w:t>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099" type="#_x0000_t75" style="width:53.6pt;height:18.4pt" o:ole="">
            <v:imagedata r:id="rId82" o:title=""/>
          </v:shape>
          <w:control r:id="rId83" w:name="DefaultOcxName8" w:shapeid="_x0000_i1099"/>
        </w:object>
      </w:r>
      <w:r w:rsidRPr="001E52D0">
        <w:rPr>
          <w:rFonts w:ascii="Lucida Sans Unicode" w:hAnsi="Lucida Sans Unicode" w:cs="Lucida Sans Unicode"/>
          <w:sz w:val="21"/>
          <w:szCs w:val="21"/>
        </w:rPr>
        <w:t> </w:t>
      </w:r>
      <w:r w:rsidRPr="001E52D0">
        <w:rPr>
          <w:rFonts w:ascii="Lucida Sans Unicode" w:hAnsi="Lucida Sans Unicode" w:cs="Lucida Sans Unicode"/>
          <w:sz w:val="21"/>
          <w:szCs w:val="21"/>
        </w:rPr>
        <w:br/>
        <w:t>Last name:</w:t>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106" type="#_x0000_t75" style="width:53.6pt;height:18.4pt" o:ole="">
            <v:imagedata r:id="rId84" o:title=""/>
          </v:shape>
          <w:control r:id="rId85" w:name="DefaultOcxName9" w:shapeid="_x0000_i1106"/>
        </w:object>
      </w:r>
      <w:r w:rsidRPr="001E52D0">
        <w:rPr>
          <w:rFonts w:ascii="Lucida Sans Unicode" w:hAnsi="Lucida Sans Unicode" w:cs="Lucida Sans Unicode"/>
          <w:sz w:val="21"/>
          <w:szCs w:val="21"/>
        </w:rPr>
        <w:t> </w:t>
      </w:r>
      <w:r w:rsidRPr="001E52D0">
        <w:rPr>
          <w:rFonts w:ascii="Lucida Sans Unicode" w:hAnsi="Lucida Sans Unicode" w:cs="Lucida Sans Unicode"/>
          <w:sz w:val="21"/>
          <w:szCs w:val="21"/>
        </w:rPr>
        <w:br/>
      </w:r>
      <w:r w:rsidRPr="001E52D0">
        <w:rPr>
          <w:rFonts w:ascii="Lucida Sans Unicode" w:hAnsi="Lucida Sans Unicode" w:cs="Lucida Sans Unicode"/>
          <w:sz w:val="21"/>
          <w:szCs w:val="21"/>
        </w:rPr>
        <w:br/>
      </w:r>
      <w:r w:rsidR="008357B0" w:rsidRPr="001E52D0">
        <w:rPr>
          <w:rFonts w:ascii="Lucida Sans Unicode" w:hAnsi="Lucida Sans Unicode" w:cs="Lucida Sans Unicode"/>
          <w:sz w:val="21"/>
          <w:szCs w:val="21"/>
        </w:rPr>
        <w:object w:dxaOrig="1440" w:dyaOrig="1440">
          <v:shape id="_x0000_i1109" type="#_x0000_t75" style="width:36.85pt;height:22.6pt" o:ole="">
            <v:imagedata r:id="rId86" o:title=""/>
          </v:shape>
          <w:control r:id="rId87" w:name="DefaultOcxName10" w:shapeid="_x0000_i1109"/>
        </w:object>
      </w:r>
    </w:p>
    <w:p w:rsidR="00DC4667" w:rsidRPr="001E52D0" w:rsidRDefault="00DC4667" w:rsidP="00DC4667">
      <w:pPr>
        <w:pStyle w:val="NoSpacing"/>
        <w:rPr>
          <w:rFonts w:ascii="Lucida Sans Unicode" w:hAnsi="Lucida Sans Unicode" w:cs="Lucida Sans Unicode"/>
          <w:sz w:val="24"/>
          <w:szCs w:val="24"/>
        </w:rPr>
      </w:pPr>
      <w:r w:rsidRPr="001E52D0">
        <w:rPr>
          <w:rFonts w:ascii="Lucida Sans Unicode" w:hAnsi="Lucida Sans Unicode" w:cs="Lucida Sans Unicode"/>
          <w:sz w:val="21"/>
          <w:szCs w:val="21"/>
        </w:rPr>
        <w:t>Bottom of Form</w:t>
      </w:r>
    </w:p>
    <w:p w:rsidR="00DC4667" w:rsidRDefault="00DC4667" w:rsidP="00DC4667">
      <w:pPr>
        <w:pStyle w:val="NoSpacing"/>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DC4667" w:rsidRPr="007D4E94" w:rsidRDefault="00DC4667" w:rsidP="00DC4667">
      <w:pPr>
        <w:pStyle w:val="NoSpacing"/>
        <w:jc w:val="center"/>
        <w:rPr>
          <w:rFonts w:ascii="Lucida Sans Unicode" w:hAnsi="Lucida Sans Unicode" w:cs="Lucida Sans Unicode"/>
          <w:b/>
          <w:sz w:val="40"/>
          <w:szCs w:val="24"/>
        </w:rPr>
      </w:pPr>
      <w:r>
        <w:rPr>
          <w:rFonts w:ascii="Lucida Sans Unicode" w:hAnsi="Lucida Sans Unicode" w:cs="Lucida Sans Unicode"/>
          <w:b/>
          <w:sz w:val="40"/>
          <w:szCs w:val="24"/>
        </w:rPr>
        <w:lastRenderedPageBreak/>
        <w:t>Practical No.8</w:t>
      </w:r>
    </w:p>
    <w:p w:rsidR="00DC4667" w:rsidRPr="009805F2" w:rsidRDefault="00DC4667" w:rsidP="00DC4667">
      <w:pPr>
        <w:pStyle w:val="NoSpacing"/>
        <w:jc w:val="center"/>
        <w:rPr>
          <w:rFonts w:ascii="Lucida Sans Unicode" w:hAnsi="Lucida Sans Unicode" w:cs="Lucida Sans Unicode"/>
          <w:b/>
          <w:sz w:val="36"/>
          <w:szCs w:val="24"/>
        </w:rPr>
      </w:pPr>
      <w:r w:rsidRPr="009805F2">
        <w:rPr>
          <w:rFonts w:ascii="Lucida Sans Unicode" w:hAnsi="Lucida Sans Unicode" w:cs="Lucida Sans Unicode"/>
          <w:b/>
          <w:sz w:val="36"/>
          <w:szCs w:val="24"/>
        </w:rPr>
        <w:t xml:space="preserve"> </w:t>
      </w:r>
      <w:proofErr w:type="gramStart"/>
      <w:r w:rsidRPr="009805F2">
        <w:rPr>
          <w:rFonts w:ascii="Lucida Sans Unicode" w:hAnsi="Lucida Sans Unicode" w:cs="Lucida Sans Unicode"/>
          <w:b/>
          <w:sz w:val="36"/>
          <w:szCs w:val="24"/>
        </w:rPr>
        <w:t>CODE TO IMPLEMENT CONCEPT OF FRAMES.</w:t>
      </w:r>
      <w:proofErr w:type="gramEnd"/>
    </w:p>
    <w:p w:rsidR="00DC4667" w:rsidRDefault="00DC4667" w:rsidP="00DC4667">
      <w:pPr>
        <w:pStyle w:val="NoSpacing"/>
        <w:rPr>
          <w:rFonts w:ascii="Times New Roman" w:hAnsi="Times New Roman"/>
          <w:b/>
          <w:sz w:val="24"/>
          <w:szCs w:val="24"/>
          <w:u w:val="single"/>
        </w:rPr>
      </w:pPr>
    </w:p>
    <w:p w:rsidR="00DC4667" w:rsidRDefault="00DC4667" w:rsidP="00DC4667">
      <w:pPr>
        <w:pStyle w:val="NoSpacing"/>
        <w:rPr>
          <w:rFonts w:ascii="Times New Roman" w:hAnsi="Times New Roman"/>
          <w:b/>
          <w:sz w:val="24"/>
          <w:szCs w:val="24"/>
        </w:rPr>
      </w:pPr>
    </w:p>
    <w:p w:rsidR="00DC4667" w:rsidRPr="009805F2" w:rsidRDefault="00DC4667" w:rsidP="00DC4667">
      <w:pPr>
        <w:pStyle w:val="NoSpacing"/>
        <w:rPr>
          <w:rFonts w:ascii="Lucida Sans Unicode" w:hAnsi="Lucida Sans Unicode" w:cs="Lucida Sans Unicode"/>
          <w:b/>
          <w:sz w:val="24"/>
          <w:szCs w:val="21"/>
        </w:rPr>
      </w:pPr>
      <w:r w:rsidRPr="009805F2">
        <w:rPr>
          <w:rFonts w:ascii="Lucida Sans Unicode" w:hAnsi="Lucida Sans Unicode" w:cs="Lucida Sans Unicode"/>
          <w:b/>
          <w:sz w:val="24"/>
          <w:szCs w:val="21"/>
        </w:rPr>
        <w:t>IFRAME SYNTAX</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An HTML iframe is defined with the </w:t>
      </w:r>
      <w:r w:rsidRPr="009805F2">
        <w:rPr>
          <w:rStyle w:val="Strong"/>
          <w:rFonts w:ascii="Lucida Sans Unicode" w:hAnsi="Lucida Sans Unicode" w:cs="Lucida Sans Unicode"/>
          <w:color w:val="000000"/>
          <w:sz w:val="21"/>
          <w:szCs w:val="21"/>
        </w:rPr>
        <w:t>&lt;iframe&gt;</w:t>
      </w:r>
      <w:r w:rsidRPr="009805F2">
        <w:rPr>
          <w:rFonts w:ascii="Lucida Sans Unicode" w:hAnsi="Lucida Sans Unicode" w:cs="Lucida Sans Unicode"/>
          <w:sz w:val="21"/>
          <w:szCs w:val="21"/>
        </w:rPr>
        <w:t> tag:</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color w:val="0000CD"/>
          <w:sz w:val="21"/>
          <w:szCs w:val="21"/>
        </w:rPr>
        <w: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FF0000"/>
          <w:sz w:val="21"/>
          <w:szCs w:val="21"/>
        </w:rPr>
        <w:t> src</w:t>
      </w:r>
      <w:r w:rsidRPr="009805F2">
        <w:rPr>
          <w:rFonts w:ascii="Lucida Sans Unicode" w:hAnsi="Lucida Sans Unicode" w:cs="Lucida Sans Unicode"/>
          <w:color w:val="0000CD"/>
          <w:sz w:val="21"/>
          <w:szCs w:val="21"/>
        </w:rPr>
        <w:t>="</w:t>
      </w:r>
      <w:r w:rsidRPr="009805F2">
        <w:rPr>
          <w:rStyle w:val="Emphasis"/>
          <w:rFonts w:ascii="Lucida Sans Unicode" w:hAnsi="Lucida Sans Unicode" w:cs="Lucida Sans Unicode"/>
          <w:color w:val="0000CD"/>
          <w:sz w:val="21"/>
          <w:szCs w:val="21"/>
        </w:rPr>
        <w:t>URL</w:t>
      </w:r>
      <w:r w:rsidRPr="009805F2">
        <w:rPr>
          <w:rFonts w:ascii="Lucida Sans Unicode" w:hAnsi="Lucida Sans Unicode" w:cs="Lucida Sans Unicode"/>
          <w:color w:val="0000CD"/>
          <w:sz w:val="21"/>
          <w:szCs w:val="21"/>
        </w:rPr>
        <w:t>"&gt;&lt;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0000CD"/>
          <w:sz w:val="21"/>
          <w:szCs w:val="21"/>
        </w:rPr>
        <w:t>&gt;</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The </w:t>
      </w:r>
      <w:r w:rsidRPr="009805F2">
        <w:rPr>
          <w:rStyle w:val="Strong"/>
          <w:rFonts w:ascii="Lucida Sans Unicode" w:hAnsi="Lucida Sans Unicode" w:cs="Lucida Sans Unicode"/>
          <w:color w:val="000000"/>
          <w:sz w:val="21"/>
          <w:szCs w:val="21"/>
        </w:rPr>
        <w:t>src</w:t>
      </w:r>
      <w:r w:rsidRPr="009805F2">
        <w:rPr>
          <w:rFonts w:ascii="Lucida Sans Unicode" w:hAnsi="Lucida Sans Unicode" w:cs="Lucida Sans Unicode"/>
          <w:sz w:val="21"/>
          <w:szCs w:val="21"/>
        </w:rPr>
        <w:t> attribute specifies the URL (web address) of the inline frame page.</w:t>
      </w:r>
    </w:p>
    <w:p w:rsidR="00DC4667" w:rsidRPr="009805F2" w:rsidRDefault="00DC4667" w:rsidP="00DC4667">
      <w:pPr>
        <w:pStyle w:val="NoSpacing"/>
        <w:rPr>
          <w:rFonts w:ascii="Lucida Sans Unicode" w:hAnsi="Lucida Sans Unicode" w:cs="Lucida Sans Unicode"/>
          <w:sz w:val="21"/>
          <w:szCs w:val="21"/>
        </w:rPr>
      </w:pPr>
    </w:p>
    <w:p w:rsidR="00DC4667" w:rsidRPr="009805F2" w:rsidRDefault="00DC4667" w:rsidP="00DC4667">
      <w:pPr>
        <w:pStyle w:val="NoSpacing"/>
        <w:rPr>
          <w:rFonts w:ascii="Lucida Sans Unicode" w:hAnsi="Lucida Sans Unicode" w:cs="Lucida Sans Unicode"/>
          <w:b/>
          <w:sz w:val="24"/>
          <w:szCs w:val="21"/>
        </w:rPr>
      </w:pPr>
      <w:r w:rsidRPr="009805F2">
        <w:rPr>
          <w:rFonts w:ascii="Lucida Sans Unicode" w:hAnsi="Lucida Sans Unicode" w:cs="Lucida Sans Unicode"/>
          <w:b/>
          <w:sz w:val="24"/>
          <w:szCs w:val="21"/>
        </w:rPr>
        <w:t>IFRAME - SET HEIGHT AND WIDTH</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Use the </w:t>
      </w:r>
      <w:r w:rsidRPr="009805F2">
        <w:rPr>
          <w:rStyle w:val="Strong"/>
          <w:rFonts w:ascii="Lucida Sans Unicode" w:hAnsi="Lucida Sans Unicode" w:cs="Lucida Sans Unicode"/>
          <w:color w:val="000000"/>
          <w:sz w:val="21"/>
          <w:szCs w:val="21"/>
        </w:rPr>
        <w:t>height</w:t>
      </w:r>
      <w:r w:rsidRPr="009805F2">
        <w:rPr>
          <w:rFonts w:ascii="Lucida Sans Unicode" w:hAnsi="Lucida Sans Unicode" w:cs="Lucida Sans Unicode"/>
          <w:sz w:val="21"/>
          <w:szCs w:val="21"/>
        </w:rPr>
        <w:t> and </w:t>
      </w:r>
      <w:r w:rsidRPr="009805F2">
        <w:rPr>
          <w:rStyle w:val="Strong"/>
          <w:rFonts w:ascii="Lucida Sans Unicode" w:hAnsi="Lucida Sans Unicode" w:cs="Lucida Sans Unicode"/>
          <w:color w:val="000000"/>
          <w:sz w:val="21"/>
          <w:szCs w:val="21"/>
        </w:rPr>
        <w:t>width</w:t>
      </w:r>
      <w:r w:rsidRPr="009805F2">
        <w:rPr>
          <w:rFonts w:ascii="Lucida Sans Unicode" w:hAnsi="Lucida Sans Unicode" w:cs="Lucida Sans Unicode"/>
          <w:sz w:val="21"/>
          <w:szCs w:val="21"/>
        </w:rPr>
        <w:t> attributes to specify the size of the iframe.</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The attribute values are specified in pixels by default, but they can also be in percent (like "</w:t>
      </w:r>
      <w:proofErr w:type="gramStart"/>
      <w:r w:rsidRPr="009805F2">
        <w:rPr>
          <w:rFonts w:ascii="Lucida Sans Unicode" w:hAnsi="Lucida Sans Unicode" w:cs="Lucida Sans Unicode"/>
          <w:sz w:val="21"/>
          <w:szCs w:val="21"/>
        </w:rPr>
        <w:t>80%</w:t>
      </w:r>
      <w:proofErr w:type="gramEnd"/>
      <w:r w:rsidRPr="009805F2">
        <w:rPr>
          <w:rFonts w:ascii="Lucida Sans Unicode" w:hAnsi="Lucida Sans Unicode" w:cs="Lucida Sans Unicode"/>
          <w:sz w:val="21"/>
          <w:szCs w:val="21"/>
        </w:rPr>
        <w:t>").</w:t>
      </w:r>
    </w:p>
    <w:p w:rsidR="00DC4667" w:rsidRPr="009805F2" w:rsidRDefault="00DC4667" w:rsidP="00DC4667">
      <w:pPr>
        <w:pStyle w:val="NoSpacing"/>
        <w:rPr>
          <w:rFonts w:ascii="Lucida Sans Unicode" w:hAnsi="Lucida Sans Unicode" w:cs="Lucida Sans Unicode"/>
          <w:sz w:val="21"/>
          <w:szCs w:val="21"/>
        </w:rPr>
      </w:pPr>
    </w:p>
    <w:p w:rsidR="00DC4667" w:rsidRPr="009805F2" w:rsidRDefault="00DC4667" w:rsidP="00DC4667">
      <w:pPr>
        <w:pStyle w:val="NoSpacing"/>
        <w:rPr>
          <w:rFonts w:ascii="Lucida Sans Unicode" w:hAnsi="Lucida Sans Unicode" w:cs="Lucida Sans Unicode"/>
          <w:b/>
          <w:i/>
          <w:sz w:val="21"/>
          <w:szCs w:val="21"/>
        </w:rPr>
      </w:pPr>
      <w:r w:rsidRPr="009805F2">
        <w:rPr>
          <w:rFonts w:ascii="Lucida Sans Unicode" w:hAnsi="Lucida Sans Unicode" w:cs="Lucida Sans Unicode"/>
          <w:b/>
          <w:i/>
          <w:sz w:val="21"/>
          <w:szCs w:val="21"/>
        </w:rPr>
        <w:t>Example</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color w:val="0000CD"/>
          <w:sz w:val="21"/>
          <w:szCs w:val="21"/>
        </w:rPr>
        <w: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FF0000"/>
          <w:sz w:val="21"/>
          <w:szCs w:val="21"/>
        </w:rPr>
        <w:t> src</w:t>
      </w:r>
      <w:r w:rsidRPr="009805F2">
        <w:rPr>
          <w:rFonts w:ascii="Lucida Sans Unicode" w:hAnsi="Lucida Sans Unicode" w:cs="Lucida Sans Unicode"/>
          <w:color w:val="0000CD"/>
          <w:sz w:val="21"/>
          <w:szCs w:val="21"/>
        </w:rPr>
        <w:t>="demo_iframe.htm"</w:t>
      </w:r>
      <w:r w:rsidRPr="009805F2">
        <w:rPr>
          <w:rFonts w:ascii="Lucida Sans Unicode" w:hAnsi="Lucida Sans Unicode" w:cs="Lucida Sans Unicode"/>
          <w:color w:val="FF0000"/>
          <w:sz w:val="21"/>
          <w:szCs w:val="21"/>
        </w:rPr>
        <w:t> height</w:t>
      </w:r>
      <w:r w:rsidRPr="009805F2">
        <w:rPr>
          <w:rFonts w:ascii="Lucida Sans Unicode" w:hAnsi="Lucida Sans Unicode" w:cs="Lucida Sans Unicode"/>
          <w:color w:val="0000CD"/>
          <w:sz w:val="21"/>
          <w:szCs w:val="21"/>
        </w:rPr>
        <w:t>="200"</w:t>
      </w:r>
      <w:r w:rsidRPr="009805F2">
        <w:rPr>
          <w:rFonts w:ascii="Lucida Sans Unicode" w:hAnsi="Lucida Sans Unicode" w:cs="Lucida Sans Unicode"/>
          <w:color w:val="FF0000"/>
          <w:sz w:val="21"/>
          <w:szCs w:val="21"/>
        </w:rPr>
        <w:t> width</w:t>
      </w:r>
      <w:r w:rsidRPr="009805F2">
        <w:rPr>
          <w:rFonts w:ascii="Lucida Sans Unicode" w:hAnsi="Lucida Sans Unicode" w:cs="Lucida Sans Unicode"/>
          <w:color w:val="0000CD"/>
          <w:sz w:val="21"/>
          <w:szCs w:val="21"/>
        </w:rPr>
        <w:t>="300"&gt;&lt;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0000CD"/>
          <w:sz w:val="21"/>
          <w:szCs w:val="21"/>
        </w:rPr>
        <w:t>&gt;</w:t>
      </w:r>
    </w:p>
    <w:p w:rsidR="00DC4667" w:rsidRPr="009805F2" w:rsidRDefault="008357B0" w:rsidP="00DC4667">
      <w:pPr>
        <w:pStyle w:val="NoSpacing"/>
        <w:rPr>
          <w:rFonts w:ascii="Lucida Sans Unicode" w:hAnsi="Lucida Sans Unicode" w:cs="Lucida Sans Unicode"/>
          <w:sz w:val="21"/>
          <w:szCs w:val="21"/>
        </w:rPr>
      </w:pPr>
      <w:r w:rsidRPr="008357B0">
        <w:rPr>
          <w:rFonts w:ascii="Lucida Sans Unicode" w:hAnsi="Lucida Sans Unicode" w:cs="Lucida Sans Unicode"/>
          <w:sz w:val="21"/>
          <w:szCs w:val="21"/>
        </w:rPr>
        <w:pict>
          <v:rect id="_x0000_i1065" style="width:0;height:0" o:hralign="center" o:hrstd="t" o:hrnoshade="t" o:hr="t" fillcolor="black" stroked="f"/>
        </w:pict>
      </w:r>
    </w:p>
    <w:p w:rsidR="00DC4667" w:rsidRPr="009805F2" w:rsidRDefault="00DC4667" w:rsidP="00DC4667">
      <w:pPr>
        <w:pStyle w:val="NoSpacing"/>
        <w:rPr>
          <w:rFonts w:ascii="Lucida Sans Unicode" w:hAnsi="Lucida Sans Unicode" w:cs="Lucida Sans Unicode"/>
          <w:b/>
          <w:sz w:val="24"/>
          <w:szCs w:val="21"/>
        </w:rPr>
      </w:pPr>
      <w:r w:rsidRPr="009805F2">
        <w:rPr>
          <w:rFonts w:ascii="Lucida Sans Unicode" w:hAnsi="Lucida Sans Unicode" w:cs="Lucida Sans Unicode"/>
          <w:b/>
          <w:sz w:val="24"/>
          <w:szCs w:val="21"/>
        </w:rPr>
        <w:t>IFRAME - REMOVE THE BORDER</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By default, an iframe has a border around it.</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To remove the border, add the </w:t>
      </w:r>
      <w:r w:rsidRPr="009805F2">
        <w:rPr>
          <w:rStyle w:val="Strong"/>
          <w:rFonts w:ascii="Lucida Sans Unicode" w:hAnsi="Lucida Sans Unicode" w:cs="Lucida Sans Unicode"/>
          <w:color w:val="000000"/>
          <w:sz w:val="21"/>
          <w:szCs w:val="21"/>
        </w:rPr>
        <w:t>style</w:t>
      </w:r>
      <w:r w:rsidRPr="009805F2">
        <w:rPr>
          <w:rFonts w:ascii="Lucida Sans Unicode" w:hAnsi="Lucida Sans Unicode" w:cs="Lucida Sans Unicode"/>
          <w:sz w:val="21"/>
          <w:szCs w:val="21"/>
        </w:rPr>
        <w:t> attribute and use the CSS </w:t>
      </w:r>
      <w:r w:rsidRPr="009805F2">
        <w:rPr>
          <w:rStyle w:val="Strong"/>
          <w:rFonts w:ascii="Lucida Sans Unicode" w:hAnsi="Lucida Sans Unicode" w:cs="Lucida Sans Unicode"/>
          <w:color w:val="000000"/>
          <w:sz w:val="21"/>
          <w:szCs w:val="21"/>
        </w:rPr>
        <w:t>border</w:t>
      </w:r>
      <w:r w:rsidRPr="009805F2">
        <w:rPr>
          <w:rFonts w:ascii="Lucida Sans Unicode" w:hAnsi="Lucida Sans Unicode" w:cs="Lucida Sans Unicode"/>
          <w:sz w:val="21"/>
          <w:szCs w:val="21"/>
        </w:rPr>
        <w:t> property:</w:t>
      </w:r>
    </w:p>
    <w:p w:rsidR="00DC4667" w:rsidRPr="009805F2" w:rsidRDefault="00DC4667" w:rsidP="00DC4667">
      <w:pPr>
        <w:pStyle w:val="NoSpacing"/>
        <w:rPr>
          <w:rFonts w:ascii="Lucida Sans Unicode" w:hAnsi="Lucida Sans Unicode" w:cs="Lucida Sans Unicode"/>
          <w:b/>
          <w:i/>
          <w:sz w:val="21"/>
          <w:szCs w:val="21"/>
        </w:rPr>
      </w:pPr>
      <w:r w:rsidRPr="009805F2">
        <w:rPr>
          <w:rFonts w:ascii="Lucida Sans Unicode" w:hAnsi="Lucida Sans Unicode" w:cs="Lucida Sans Unicode"/>
          <w:b/>
          <w:i/>
          <w:sz w:val="21"/>
          <w:szCs w:val="21"/>
        </w:rPr>
        <w:t>Example</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color w:val="0000CD"/>
          <w:sz w:val="21"/>
          <w:szCs w:val="21"/>
        </w:rPr>
        <w: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FF0000"/>
          <w:sz w:val="21"/>
          <w:szCs w:val="21"/>
        </w:rPr>
        <w:t> src</w:t>
      </w:r>
      <w:r w:rsidRPr="009805F2">
        <w:rPr>
          <w:rFonts w:ascii="Lucida Sans Unicode" w:hAnsi="Lucida Sans Unicode" w:cs="Lucida Sans Unicode"/>
          <w:color w:val="0000CD"/>
          <w:sz w:val="21"/>
          <w:szCs w:val="21"/>
        </w:rPr>
        <w:t>="demo_iframe.htm"</w:t>
      </w:r>
      <w:r w:rsidRPr="009805F2">
        <w:rPr>
          <w:rFonts w:ascii="Lucida Sans Unicode" w:hAnsi="Lucida Sans Unicode" w:cs="Lucida Sans Unicode"/>
          <w:color w:val="FF0000"/>
          <w:sz w:val="21"/>
          <w:szCs w:val="21"/>
        </w:rPr>
        <w:t> style</w:t>
      </w:r>
      <w:r w:rsidRPr="009805F2">
        <w:rPr>
          <w:rFonts w:ascii="Lucida Sans Unicode" w:hAnsi="Lucida Sans Unicode" w:cs="Lucida Sans Unicode"/>
          <w:color w:val="0000CD"/>
          <w:sz w:val="21"/>
          <w:szCs w:val="21"/>
        </w:rPr>
        <w:t>="border</w:t>
      </w:r>
      <w:proofErr w:type="gramStart"/>
      <w:r w:rsidRPr="009805F2">
        <w:rPr>
          <w:rFonts w:ascii="Lucida Sans Unicode" w:hAnsi="Lucida Sans Unicode" w:cs="Lucida Sans Unicode"/>
          <w:color w:val="0000CD"/>
          <w:sz w:val="21"/>
          <w:szCs w:val="21"/>
        </w:rPr>
        <w:t>:none</w:t>
      </w:r>
      <w:proofErr w:type="gramEnd"/>
      <w:r w:rsidRPr="009805F2">
        <w:rPr>
          <w:rFonts w:ascii="Lucida Sans Unicode" w:hAnsi="Lucida Sans Unicode" w:cs="Lucida Sans Unicode"/>
          <w:color w:val="0000CD"/>
          <w:sz w:val="21"/>
          <w:szCs w:val="21"/>
        </w:rPr>
        <w:t>;"&gt;&lt;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0000CD"/>
          <w:sz w:val="21"/>
          <w:szCs w:val="21"/>
        </w:rPr>
        <w:t>&gt;</w:t>
      </w:r>
    </w:p>
    <w:p w:rsidR="00DC4667" w:rsidRPr="009805F2" w:rsidRDefault="00DC4667" w:rsidP="00DC4667">
      <w:pPr>
        <w:pStyle w:val="NoSpacing"/>
        <w:rPr>
          <w:rFonts w:ascii="Lucida Sans Unicode" w:hAnsi="Lucida Sans Unicode" w:cs="Lucida Sans Unicode"/>
          <w:sz w:val="21"/>
          <w:szCs w:val="21"/>
        </w:rPr>
      </w:pPr>
    </w:p>
    <w:p w:rsidR="00DC4667" w:rsidRPr="009805F2" w:rsidRDefault="00DC4667" w:rsidP="00DC4667">
      <w:pPr>
        <w:pStyle w:val="NoSpacing"/>
        <w:rPr>
          <w:rFonts w:ascii="Lucida Sans Unicode" w:hAnsi="Lucida Sans Unicode" w:cs="Lucida Sans Unicode"/>
          <w:b/>
          <w:sz w:val="24"/>
          <w:szCs w:val="21"/>
        </w:rPr>
      </w:pPr>
      <w:r w:rsidRPr="009805F2">
        <w:rPr>
          <w:rFonts w:ascii="Lucida Sans Unicode" w:hAnsi="Lucida Sans Unicode" w:cs="Lucida Sans Unicode"/>
          <w:b/>
          <w:sz w:val="24"/>
          <w:szCs w:val="21"/>
        </w:rPr>
        <w:t>IFRAME - TARGET FOR A LINK</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An iframe can be used as the target frame for a link.</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The </w:t>
      </w:r>
      <w:r w:rsidRPr="009805F2">
        <w:rPr>
          <w:rStyle w:val="Strong"/>
          <w:rFonts w:ascii="Lucida Sans Unicode" w:hAnsi="Lucida Sans Unicode" w:cs="Lucida Sans Unicode"/>
          <w:color w:val="000000"/>
          <w:sz w:val="21"/>
          <w:szCs w:val="21"/>
        </w:rPr>
        <w:t>target</w:t>
      </w:r>
      <w:r w:rsidRPr="009805F2">
        <w:rPr>
          <w:rFonts w:ascii="Lucida Sans Unicode" w:hAnsi="Lucida Sans Unicode" w:cs="Lucida Sans Unicode"/>
          <w:sz w:val="21"/>
          <w:szCs w:val="21"/>
        </w:rPr>
        <w:t> attribute of the link must refer to the </w:t>
      </w:r>
      <w:r w:rsidRPr="009805F2">
        <w:rPr>
          <w:rStyle w:val="Strong"/>
          <w:rFonts w:ascii="Lucida Sans Unicode" w:hAnsi="Lucida Sans Unicode" w:cs="Lucida Sans Unicode"/>
          <w:color w:val="000000"/>
          <w:sz w:val="21"/>
          <w:szCs w:val="21"/>
        </w:rPr>
        <w:t>name</w:t>
      </w:r>
      <w:r w:rsidRPr="009805F2">
        <w:rPr>
          <w:rFonts w:ascii="Lucida Sans Unicode" w:hAnsi="Lucida Sans Unicode" w:cs="Lucida Sans Unicode"/>
          <w:sz w:val="21"/>
          <w:szCs w:val="21"/>
        </w:rPr>
        <w:t> attribute of the iframe:</w:t>
      </w:r>
    </w:p>
    <w:p w:rsidR="00DC4667" w:rsidRPr="009805F2" w:rsidRDefault="00DC4667" w:rsidP="00DC4667">
      <w:pPr>
        <w:pStyle w:val="NoSpacing"/>
        <w:rPr>
          <w:rFonts w:ascii="Lucida Sans Unicode" w:hAnsi="Lucida Sans Unicode" w:cs="Lucida Sans Unicode"/>
          <w:sz w:val="21"/>
          <w:szCs w:val="21"/>
        </w:rPr>
      </w:pPr>
    </w:p>
    <w:p w:rsidR="00DC4667" w:rsidRPr="009805F2" w:rsidRDefault="00DC4667" w:rsidP="00DC4667">
      <w:pPr>
        <w:pStyle w:val="NoSpacing"/>
        <w:rPr>
          <w:rFonts w:ascii="Lucida Sans Unicode" w:hAnsi="Lucida Sans Unicode" w:cs="Lucida Sans Unicode"/>
          <w:b/>
          <w:i/>
          <w:sz w:val="21"/>
          <w:szCs w:val="21"/>
        </w:rPr>
      </w:pPr>
      <w:r w:rsidRPr="009805F2">
        <w:rPr>
          <w:rFonts w:ascii="Lucida Sans Unicode" w:hAnsi="Lucida Sans Unicode" w:cs="Lucida Sans Unicode"/>
          <w:b/>
          <w:i/>
          <w:sz w:val="21"/>
          <w:szCs w:val="21"/>
        </w:rPr>
        <w:t>Example</w:t>
      </w:r>
    </w:p>
    <w:p w:rsidR="00DC4667" w:rsidRPr="009805F2" w:rsidRDefault="00DC4667" w:rsidP="00DC4667">
      <w:pPr>
        <w:pStyle w:val="NoSpacing"/>
        <w:rPr>
          <w:rFonts w:ascii="Lucida Sans Unicode" w:hAnsi="Lucida Sans Unicode" w:cs="Lucida Sans Unicode"/>
          <w:sz w:val="21"/>
          <w:szCs w:val="21"/>
        </w:rPr>
      </w:pPr>
      <w:r w:rsidRPr="009805F2">
        <w:rPr>
          <w:rFonts w:ascii="Lucida Sans Unicode" w:hAnsi="Lucida Sans Unicode" w:cs="Lucida Sans Unicode"/>
          <w:color w:val="0000CD"/>
          <w:sz w:val="21"/>
          <w:szCs w:val="21"/>
        </w:rPr>
        <w: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FF0000"/>
          <w:sz w:val="21"/>
          <w:szCs w:val="21"/>
        </w:rPr>
        <w:t> src</w:t>
      </w:r>
      <w:r w:rsidRPr="009805F2">
        <w:rPr>
          <w:rFonts w:ascii="Lucida Sans Unicode" w:hAnsi="Lucida Sans Unicode" w:cs="Lucida Sans Unicode"/>
          <w:color w:val="0000CD"/>
          <w:sz w:val="21"/>
          <w:szCs w:val="21"/>
        </w:rPr>
        <w:t>="demo_iframe.htm"</w:t>
      </w:r>
      <w:r w:rsidRPr="009805F2">
        <w:rPr>
          <w:rFonts w:ascii="Lucida Sans Unicode" w:hAnsi="Lucida Sans Unicode" w:cs="Lucida Sans Unicode"/>
          <w:color w:val="FF0000"/>
          <w:sz w:val="21"/>
          <w:szCs w:val="21"/>
        </w:rPr>
        <w:t> name</w:t>
      </w:r>
      <w:r w:rsidRPr="009805F2">
        <w:rPr>
          <w:rFonts w:ascii="Lucida Sans Unicode" w:hAnsi="Lucida Sans Unicode" w:cs="Lucida Sans Unicode"/>
          <w:color w:val="0000CD"/>
          <w:sz w:val="21"/>
          <w:szCs w:val="21"/>
        </w:rPr>
        <w:t>="iframe_a"&gt;&lt;</w:t>
      </w:r>
      <w:r w:rsidRPr="009805F2">
        <w:rPr>
          <w:rFonts w:ascii="Lucida Sans Unicode" w:hAnsi="Lucida Sans Unicode" w:cs="Lucida Sans Unicode"/>
          <w:color w:val="A52A2A"/>
          <w:sz w:val="21"/>
          <w:szCs w:val="21"/>
        </w:rPr>
        <w:t>/iframe</w:t>
      </w:r>
      <w:r w:rsidRPr="009805F2">
        <w:rPr>
          <w:rFonts w:ascii="Lucida Sans Unicode" w:hAnsi="Lucida Sans Unicode" w:cs="Lucida Sans Unicode"/>
          <w:color w:val="0000CD"/>
          <w:sz w:val="21"/>
          <w:szCs w:val="21"/>
        </w:rPr>
        <w:t>&gt;</w:t>
      </w:r>
      <w:r w:rsidRPr="009805F2">
        <w:rPr>
          <w:rFonts w:ascii="Lucida Sans Unicode" w:hAnsi="Lucida Sans Unicode" w:cs="Lucida Sans Unicode"/>
          <w:sz w:val="21"/>
          <w:szCs w:val="21"/>
        </w:rPr>
        <w:br/>
      </w:r>
      <w:r w:rsidRPr="009805F2">
        <w:rPr>
          <w:rFonts w:ascii="Lucida Sans Unicode" w:hAnsi="Lucida Sans Unicode" w:cs="Lucida Sans Unicode"/>
          <w:sz w:val="21"/>
          <w:szCs w:val="21"/>
        </w:rPr>
        <w:br/>
      </w:r>
      <w:r w:rsidRPr="009805F2">
        <w:rPr>
          <w:rFonts w:ascii="Lucida Sans Unicode" w:hAnsi="Lucida Sans Unicode" w:cs="Lucida Sans Unicode"/>
          <w:color w:val="0000CD"/>
          <w:sz w:val="21"/>
          <w:szCs w:val="21"/>
        </w:rPr>
        <w:t>&lt;</w:t>
      </w:r>
      <w:r w:rsidRPr="009805F2">
        <w:rPr>
          <w:rFonts w:ascii="Lucida Sans Unicode" w:hAnsi="Lucida Sans Unicode" w:cs="Lucida Sans Unicode"/>
          <w:color w:val="A52A2A"/>
          <w:sz w:val="21"/>
          <w:szCs w:val="21"/>
        </w:rPr>
        <w:t>p</w:t>
      </w:r>
      <w:r w:rsidRPr="009805F2">
        <w:rPr>
          <w:rFonts w:ascii="Lucida Sans Unicode" w:hAnsi="Lucida Sans Unicode" w:cs="Lucida Sans Unicode"/>
          <w:color w:val="0000CD"/>
          <w:sz w:val="21"/>
          <w:szCs w:val="21"/>
        </w:rPr>
        <w:t>&gt;&lt;</w:t>
      </w:r>
      <w:r w:rsidRPr="009805F2">
        <w:rPr>
          <w:rFonts w:ascii="Lucida Sans Unicode" w:hAnsi="Lucida Sans Unicode" w:cs="Lucida Sans Unicode"/>
          <w:color w:val="A52A2A"/>
          <w:sz w:val="21"/>
          <w:szCs w:val="21"/>
        </w:rPr>
        <w:t>a</w:t>
      </w:r>
      <w:r w:rsidRPr="009805F2">
        <w:rPr>
          <w:rFonts w:ascii="Lucida Sans Unicode" w:hAnsi="Lucida Sans Unicode" w:cs="Lucida Sans Unicode"/>
          <w:color w:val="FF0000"/>
          <w:sz w:val="21"/>
          <w:szCs w:val="21"/>
        </w:rPr>
        <w:t> href</w:t>
      </w:r>
      <w:r w:rsidRPr="009805F2">
        <w:rPr>
          <w:rFonts w:ascii="Lucida Sans Unicode" w:hAnsi="Lucida Sans Unicode" w:cs="Lucida Sans Unicode"/>
          <w:color w:val="0000CD"/>
          <w:sz w:val="21"/>
          <w:szCs w:val="21"/>
        </w:rPr>
        <w:t>="https://www.w3schools.com"</w:t>
      </w:r>
      <w:r w:rsidRPr="009805F2">
        <w:rPr>
          <w:rFonts w:ascii="Lucida Sans Unicode" w:hAnsi="Lucida Sans Unicode" w:cs="Lucida Sans Unicode"/>
          <w:color w:val="FF0000"/>
          <w:sz w:val="21"/>
          <w:szCs w:val="21"/>
        </w:rPr>
        <w:t> target</w:t>
      </w:r>
      <w:r w:rsidRPr="009805F2">
        <w:rPr>
          <w:rFonts w:ascii="Lucida Sans Unicode" w:hAnsi="Lucida Sans Unicode" w:cs="Lucida Sans Unicode"/>
          <w:color w:val="0000CD"/>
          <w:sz w:val="21"/>
          <w:szCs w:val="21"/>
        </w:rPr>
        <w:t>="iframe_a"&gt;</w:t>
      </w:r>
      <w:r w:rsidRPr="009805F2">
        <w:rPr>
          <w:rFonts w:ascii="Lucida Sans Unicode" w:hAnsi="Lucida Sans Unicode" w:cs="Lucida Sans Unicode"/>
          <w:sz w:val="21"/>
          <w:szCs w:val="21"/>
        </w:rPr>
        <w:t>W3Schools.com</w:t>
      </w:r>
      <w:r w:rsidRPr="009805F2">
        <w:rPr>
          <w:rFonts w:ascii="Lucida Sans Unicode" w:hAnsi="Lucida Sans Unicode" w:cs="Lucida Sans Unicode"/>
          <w:color w:val="0000CD"/>
          <w:sz w:val="21"/>
          <w:szCs w:val="21"/>
        </w:rPr>
        <w:t>&lt;</w:t>
      </w:r>
      <w:r w:rsidRPr="009805F2">
        <w:rPr>
          <w:rFonts w:ascii="Lucida Sans Unicode" w:hAnsi="Lucida Sans Unicode" w:cs="Lucida Sans Unicode"/>
          <w:color w:val="A52A2A"/>
          <w:sz w:val="21"/>
          <w:szCs w:val="21"/>
        </w:rPr>
        <w:t>/a</w:t>
      </w:r>
      <w:r w:rsidRPr="009805F2">
        <w:rPr>
          <w:rFonts w:ascii="Lucida Sans Unicode" w:hAnsi="Lucida Sans Unicode" w:cs="Lucida Sans Unicode"/>
          <w:color w:val="0000CD"/>
          <w:sz w:val="21"/>
          <w:szCs w:val="21"/>
        </w:rPr>
        <w:t>&gt;&lt;</w:t>
      </w:r>
      <w:r w:rsidRPr="009805F2">
        <w:rPr>
          <w:rFonts w:ascii="Lucida Sans Unicode" w:hAnsi="Lucida Sans Unicode" w:cs="Lucida Sans Unicode"/>
          <w:color w:val="A52A2A"/>
          <w:sz w:val="21"/>
          <w:szCs w:val="21"/>
        </w:rPr>
        <w:t>/p</w:t>
      </w:r>
      <w:r w:rsidRPr="009805F2">
        <w:rPr>
          <w:rFonts w:ascii="Lucida Sans Unicode" w:hAnsi="Lucida Sans Unicode" w:cs="Lucida Sans Unicode"/>
          <w:color w:val="0000CD"/>
          <w:sz w:val="21"/>
          <w:szCs w:val="21"/>
        </w:rPr>
        <w:t>&gt;</w:t>
      </w:r>
    </w:p>
    <w:p w:rsidR="004E064D" w:rsidRDefault="004E064D" w:rsidP="00DC4667">
      <w:pPr>
        <w:pStyle w:val="NoSpacing"/>
        <w:rPr>
          <w:rFonts w:ascii="Lucida Sans Unicode" w:hAnsi="Lucida Sans Unicode" w:cs="Lucida Sans Unicode"/>
          <w:b/>
          <w:sz w:val="24"/>
          <w:szCs w:val="21"/>
        </w:rPr>
      </w:pPr>
    </w:p>
    <w:p w:rsidR="00DC4667" w:rsidRPr="009805F2" w:rsidRDefault="00DC4667" w:rsidP="00DC4667">
      <w:pPr>
        <w:pStyle w:val="NoSpacing"/>
        <w:rPr>
          <w:rFonts w:ascii="Lucida Sans Unicode" w:hAnsi="Lucida Sans Unicode" w:cs="Lucida Sans Unicode"/>
          <w:b/>
          <w:sz w:val="24"/>
          <w:szCs w:val="21"/>
        </w:rPr>
      </w:pPr>
      <w:r w:rsidRPr="009805F2">
        <w:rPr>
          <w:rFonts w:ascii="Lucida Sans Unicode" w:hAnsi="Lucida Sans Unicode" w:cs="Lucida Sans Unicode"/>
          <w:b/>
          <w:sz w:val="24"/>
          <w:szCs w:val="21"/>
        </w:rPr>
        <w:t>HTML IFRAME TAG</w:t>
      </w:r>
    </w:p>
    <w:p w:rsidR="00DC4667" w:rsidRPr="009805F2" w:rsidRDefault="00DC4667" w:rsidP="00DC4667">
      <w:pPr>
        <w:pStyle w:val="NoSpacing"/>
        <w:rPr>
          <w:rFonts w:ascii="Lucida Sans Unicode" w:hAnsi="Lucida Sans Unicode" w:cs="Lucida Sans Unicode"/>
          <w:b/>
          <w:sz w:val="21"/>
          <w:szCs w:val="21"/>
        </w:rPr>
      </w:pPr>
    </w:p>
    <w:tbl>
      <w:tblPr>
        <w:tblW w:w="5622" w:type="dxa"/>
        <w:tblInd w:w="51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016"/>
        <w:gridCol w:w="3606"/>
      </w:tblGrid>
      <w:tr w:rsidR="00DC4667" w:rsidRPr="009805F2" w:rsidTr="00C03345">
        <w:tc>
          <w:tcPr>
            <w:tcW w:w="2016" w:type="dxa"/>
            <w:shd w:val="clear" w:color="auto" w:fill="FFFFFF"/>
            <w:tcMar>
              <w:top w:w="120" w:type="dxa"/>
              <w:left w:w="240" w:type="dxa"/>
              <w:bottom w:w="120" w:type="dxa"/>
              <w:right w:w="120" w:type="dxa"/>
            </w:tcMar>
            <w:hideMark/>
          </w:tcPr>
          <w:p w:rsidR="00DC4667" w:rsidRPr="009805F2" w:rsidRDefault="00DC4667" w:rsidP="00C03345">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Tag</w:t>
            </w:r>
          </w:p>
        </w:tc>
        <w:tc>
          <w:tcPr>
            <w:tcW w:w="3606" w:type="dxa"/>
            <w:shd w:val="clear" w:color="auto" w:fill="FFFFFF"/>
            <w:tcMar>
              <w:top w:w="120" w:type="dxa"/>
              <w:left w:w="120" w:type="dxa"/>
              <w:bottom w:w="120" w:type="dxa"/>
              <w:right w:w="120" w:type="dxa"/>
            </w:tcMar>
            <w:hideMark/>
          </w:tcPr>
          <w:p w:rsidR="00DC4667" w:rsidRPr="009805F2" w:rsidRDefault="00DC4667" w:rsidP="00C03345">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Description</w:t>
            </w:r>
          </w:p>
        </w:tc>
      </w:tr>
      <w:tr w:rsidR="00DC4667" w:rsidRPr="009805F2" w:rsidTr="00C03345">
        <w:tc>
          <w:tcPr>
            <w:tcW w:w="2016" w:type="dxa"/>
            <w:shd w:val="clear" w:color="auto" w:fill="F1F1F1"/>
            <w:tcMar>
              <w:top w:w="120" w:type="dxa"/>
              <w:left w:w="240" w:type="dxa"/>
              <w:bottom w:w="120" w:type="dxa"/>
              <w:right w:w="120" w:type="dxa"/>
            </w:tcMar>
            <w:hideMark/>
          </w:tcPr>
          <w:p w:rsidR="00DC4667" w:rsidRPr="009805F2" w:rsidRDefault="008357B0" w:rsidP="00C03345">
            <w:pPr>
              <w:pStyle w:val="NoSpacing"/>
              <w:rPr>
                <w:rFonts w:ascii="Lucida Sans Unicode" w:hAnsi="Lucida Sans Unicode" w:cs="Lucida Sans Unicode"/>
                <w:sz w:val="21"/>
                <w:szCs w:val="21"/>
              </w:rPr>
            </w:pPr>
            <w:hyperlink r:id="rId88" w:history="1">
              <w:r w:rsidR="00DC4667" w:rsidRPr="009805F2">
                <w:rPr>
                  <w:rStyle w:val="Hyperlink"/>
                  <w:rFonts w:ascii="Lucida Sans Unicode" w:hAnsi="Lucida Sans Unicode" w:cs="Lucida Sans Unicode"/>
                  <w:sz w:val="21"/>
                  <w:szCs w:val="21"/>
                </w:rPr>
                <w:t>&lt;iframe&gt;</w:t>
              </w:r>
            </w:hyperlink>
          </w:p>
        </w:tc>
        <w:tc>
          <w:tcPr>
            <w:tcW w:w="3606" w:type="dxa"/>
            <w:shd w:val="clear" w:color="auto" w:fill="F1F1F1"/>
            <w:tcMar>
              <w:top w:w="120" w:type="dxa"/>
              <w:left w:w="120" w:type="dxa"/>
              <w:bottom w:w="120" w:type="dxa"/>
              <w:right w:w="120" w:type="dxa"/>
            </w:tcMar>
            <w:hideMark/>
          </w:tcPr>
          <w:p w:rsidR="00DC4667" w:rsidRPr="009805F2" w:rsidRDefault="00DC4667" w:rsidP="00C03345">
            <w:pPr>
              <w:pStyle w:val="NoSpacing"/>
              <w:rPr>
                <w:rFonts w:ascii="Lucida Sans Unicode" w:hAnsi="Lucida Sans Unicode" w:cs="Lucida Sans Unicode"/>
                <w:sz w:val="21"/>
                <w:szCs w:val="21"/>
              </w:rPr>
            </w:pPr>
            <w:r w:rsidRPr="009805F2">
              <w:rPr>
                <w:rFonts w:ascii="Lucida Sans Unicode" w:hAnsi="Lucida Sans Unicode" w:cs="Lucida Sans Unicode"/>
                <w:sz w:val="21"/>
                <w:szCs w:val="21"/>
              </w:rPr>
              <w:t>Defines an inline frame</w:t>
            </w:r>
          </w:p>
        </w:tc>
      </w:tr>
    </w:tbl>
    <w:p w:rsidR="00DC4667" w:rsidRPr="007D4E94" w:rsidRDefault="00DC4667" w:rsidP="004E064D">
      <w:pPr>
        <w:pStyle w:val="NoSpacing"/>
        <w:jc w:val="center"/>
        <w:rPr>
          <w:rFonts w:ascii="Lucida Sans Unicode" w:hAnsi="Lucida Sans Unicode" w:cs="Lucida Sans Unicode"/>
          <w:b/>
          <w:sz w:val="40"/>
          <w:szCs w:val="24"/>
        </w:rPr>
      </w:pPr>
      <w:r>
        <w:rPr>
          <w:rFonts w:ascii="Lucida Sans Unicode" w:hAnsi="Lucida Sans Unicode" w:cs="Lucida Sans Unicode"/>
          <w:b/>
          <w:sz w:val="40"/>
          <w:szCs w:val="24"/>
        </w:rPr>
        <w:lastRenderedPageBreak/>
        <w:t>Practical No.9</w:t>
      </w:r>
    </w:p>
    <w:p w:rsidR="00DC4667" w:rsidRPr="0002428C" w:rsidRDefault="00DC4667" w:rsidP="00DC4667">
      <w:pPr>
        <w:pStyle w:val="NoSpacing"/>
        <w:jc w:val="center"/>
        <w:rPr>
          <w:rFonts w:ascii="Lucida Sans Unicode" w:hAnsi="Lucida Sans Unicode" w:cs="Lucida Sans Unicode"/>
          <w:b/>
          <w:noProof/>
          <w:sz w:val="36"/>
          <w:szCs w:val="24"/>
        </w:rPr>
      </w:pPr>
      <w:r w:rsidRPr="0002428C">
        <w:rPr>
          <w:rFonts w:ascii="Lucida Sans Unicode" w:hAnsi="Lucida Sans Unicode" w:cs="Lucida Sans Unicode"/>
          <w:b/>
          <w:noProof/>
          <w:sz w:val="36"/>
          <w:szCs w:val="24"/>
        </w:rPr>
        <w:t xml:space="preserve"> CODE TO IMPLEMENT CONCEPT OF META TAG.</w:t>
      </w:r>
    </w:p>
    <w:p w:rsidR="00DC4667" w:rsidRPr="00292825" w:rsidRDefault="00DC4667" w:rsidP="00DC4667">
      <w:pPr>
        <w:pStyle w:val="NoSpacing"/>
        <w:rPr>
          <w:rFonts w:ascii="Lucida Sans Unicode" w:hAnsi="Lucida Sans Unicode" w:cs="Lucida Sans Unicode"/>
          <w:b/>
          <w:noProof/>
          <w:sz w:val="24"/>
          <w:szCs w:val="24"/>
          <w:u w:val="single"/>
        </w:rPr>
      </w:pPr>
    </w:p>
    <w:p w:rsidR="00DC4667" w:rsidRPr="00292825" w:rsidRDefault="00DC4667" w:rsidP="00DC4667">
      <w:pPr>
        <w:pStyle w:val="NoSpacing"/>
        <w:rPr>
          <w:rFonts w:ascii="Lucida Sans Unicode" w:hAnsi="Lucida Sans Unicode" w:cs="Lucida Sans Unicode"/>
          <w:b/>
          <w:sz w:val="24"/>
          <w:szCs w:val="24"/>
        </w:rPr>
      </w:pPr>
      <w:r w:rsidRPr="00292825">
        <w:rPr>
          <w:rFonts w:ascii="Lucida Sans Unicode" w:hAnsi="Lucida Sans Unicode" w:cs="Lucida Sans Unicode"/>
          <w:b/>
          <w:sz w:val="24"/>
          <w:szCs w:val="24"/>
        </w:rPr>
        <w:t>Definition and Usage</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Metadata is data (information) about data.</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The &lt;</w:t>
      </w:r>
      <w:proofErr w:type="gramStart"/>
      <w:r w:rsidRPr="0002428C">
        <w:rPr>
          <w:rFonts w:ascii="Lucida Sans Unicode" w:hAnsi="Lucida Sans Unicode" w:cs="Lucida Sans Unicode"/>
          <w:sz w:val="21"/>
          <w:szCs w:val="21"/>
        </w:rPr>
        <w:t>meta</w:t>
      </w:r>
      <w:proofErr w:type="gramEnd"/>
      <w:r w:rsidRPr="0002428C">
        <w:rPr>
          <w:rFonts w:ascii="Lucida Sans Unicode" w:hAnsi="Lucida Sans Unicode" w:cs="Lucida Sans Unicode"/>
          <w:sz w:val="21"/>
          <w:szCs w:val="21"/>
        </w:rPr>
        <w:t>&gt; tag provides metadata about the HTML document. Metadata will not be displayed on the page, but will be machine parsable.</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 xml:space="preserve">Meta elements are typically used to specify page description, keywords, author of the document, last </w:t>
      </w:r>
      <w:proofErr w:type="gramStart"/>
      <w:r w:rsidRPr="0002428C">
        <w:rPr>
          <w:rFonts w:ascii="Lucida Sans Unicode" w:hAnsi="Lucida Sans Unicode" w:cs="Lucida Sans Unicode"/>
          <w:sz w:val="21"/>
          <w:szCs w:val="21"/>
        </w:rPr>
        <w:t>modified,</w:t>
      </w:r>
      <w:proofErr w:type="gramEnd"/>
      <w:r w:rsidRPr="0002428C">
        <w:rPr>
          <w:rFonts w:ascii="Lucida Sans Unicode" w:hAnsi="Lucida Sans Unicode" w:cs="Lucida Sans Unicode"/>
          <w:sz w:val="21"/>
          <w:szCs w:val="21"/>
        </w:rPr>
        <w:t xml:space="preserve"> and other metadata.</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The metadata can be used by browsers (how to display content or reload page), search engines (keywords), or other web services.</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HTML5 introduced a method to let web designers take control over the viewport (the user's visible area of a web page)</w:t>
      </w:r>
      <w:proofErr w:type="gramStart"/>
      <w:r w:rsidRPr="0002428C">
        <w:rPr>
          <w:rFonts w:ascii="Lucida Sans Unicode" w:hAnsi="Lucida Sans Unicode" w:cs="Lucida Sans Unicode"/>
          <w:sz w:val="21"/>
          <w:szCs w:val="21"/>
        </w:rPr>
        <w:t>,</w:t>
      </w:r>
      <w:proofErr w:type="gramEnd"/>
      <w:r w:rsidRPr="0002428C">
        <w:rPr>
          <w:rFonts w:ascii="Lucida Sans Unicode" w:hAnsi="Lucida Sans Unicode" w:cs="Lucida Sans Unicode"/>
          <w:sz w:val="21"/>
          <w:szCs w:val="21"/>
        </w:rPr>
        <w:t xml:space="preserve"> through the &lt;meta&gt; tag (See "Setting The Viewport" example below).</w:t>
      </w:r>
    </w:p>
    <w:p w:rsidR="00DC4667" w:rsidRPr="0002428C" w:rsidRDefault="008357B0" w:rsidP="00DC4667">
      <w:pPr>
        <w:pStyle w:val="NoSpacing"/>
        <w:rPr>
          <w:rFonts w:ascii="Lucida Sans Unicode" w:hAnsi="Lucida Sans Unicode" w:cs="Lucida Sans Unicode"/>
          <w:b/>
          <w:sz w:val="21"/>
          <w:szCs w:val="21"/>
        </w:rPr>
      </w:pPr>
      <w:r w:rsidRPr="008357B0">
        <w:rPr>
          <w:rFonts w:ascii="Lucida Sans Unicode" w:hAnsi="Lucida Sans Unicode" w:cs="Lucida Sans Unicode"/>
          <w:b/>
          <w:sz w:val="21"/>
          <w:szCs w:val="21"/>
        </w:rPr>
        <w:pict>
          <v:rect id="_x0000_i1066" style="width:0;height:0" o:hralign="center" o:hrstd="t" o:hrnoshade="t" o:hr="t" fillcolor="black" stroked="f"/>
        </w:pict>
      </w:r>
    </w:p>
    <w:p w:rsidR="00DC4667" w:rsidRPr="0002428C" w:rsidRDefault="00DC4667" w:rsidP="00DC4667">
      <w:pPr>
        <w:pStyle w:val="NoSpacing"/>
        <w:rPr>
          <w:rFonts w:ascii="Lucida Sans Unicode" w:hAnsi="Lucida Sans Unicode" w:cs="Lucida Sans Unicode"/>
          <w:b/>
          <w:i/>
          <w:sz w:val="21"/>
          <w:szCs w:val="21"/>
        </w:rPr>
      </w:pPr>
      <w:r w:rsidRPr="0002428C">
        <w:rPr>
          <w:rFonts w:ascii="Lucida Sans Unicode" w:hAnsi="Lucida Sans Unicode" w:cs="Lucida Sans Unicode"/>
          <w:b/>
          <w:i/>
          <w:sz w:val="21"/>
          <w:szCs w:val="21"/>
        </w:rPr>
        <w:t xml:space="preserve"> Example</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Describe metadata within an HTML document:</w:t>
      </w:r>
    </w:p>
    <w:p w:rsidR="00DC4667" w:rsidRPr="0002428C" w:rsidRDefault="00DC4667" w:rsidP="00DC4667">
      <w:pPr>
        <w:pStyle w:val="NoSpacing"/>
        <w:rPr>
          <w:rFonts w:ascii="Lucida Sans Unicode" w:hAnsi="Lucida Sans Unicode" w:cs="Lucida Sans Unicode"/>
          <w:color w:val="0000CD"/>
          <w:sz w:val="21"/>
          <w:szCs w:val="21"/>
        </w:rPr>
      </w:pP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head</w:t>
      </w:r>
      <w:r w:rsidRPr="0002428C">
        <w:rPr>
          <w:rFonts w:ascii="Lucida Sans Unicode" w:hAnsi="Lucida Sans Unicode" w:cs="Lucida Sans Unicode"/>
          <w:color w:val="0000CD"/>
          <w:sz w:val="21"/>
          <w:szCs w:val="21"/>
        </w:rPr>
        <w:t>&gt;</w:t>
      </w:r>
      <w:r w:rsidRPr="0002428C">
        <w:rPr>
          <w:rFonts w:ascii="Lucida Sans Unicode" w:hAnsi="Lucida Sans Unicode" w:cs="Lucida Sans Unicode"/>
          <w:sz w:val="21"/>
          <w:szCs w:val="21"/>
        </w:rPr>
        <w:br/>
        <w:t>  </w:t>
      </w: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meta</w:t>
      </w:r>
      <w:r w:rsidRPr="0002428C">
        <w:rPr>
          <w:rFonts w:ascii="Lucida Sans Unicode" w:hAnsi="Lucida Sans Unicode" w:cs="Lucida Sans Unicode"/>
          <w:color w:val="FF0000"/>
          <w:sz w:val="21"/>
          <w:szCs w:val="21"/>
        </w:rPr>
        <w:t> charset</w:t>
      </w:r>
      <w:r w:rsidRPr="0002428C">
        <w:rPr>
          <w:rFonts w:ascii="Lucida Sans Unicode" w:hAnsi="Lucida Sans Unicode" w:cs="Lucida Sans Unicode"/>
          <w:color w:val="0000CD"/>
          <w:sz w:val="21"/>
          <w:szCs w:val="21"/>
        </w:rPr>
        <w:t>="UTF-8"&gt;</w:t>
      </w:r>
      <w:r w:rsidRPr="0002428C">
        <w:rPr>
          <w:rFonts w:ascii="Lucida Sans Unicode" w:hAnsi="Lucida Sans Unicode" w:cs="Lucida Sans Unicode"/>
          <w:sz w:val="21"/>
          <w:szCs w:val="21"/>
        </w:rPr>
        <w:br/>
        <w:t>  </w:t>
      </w: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meta</w:t>
      </w:r>
      <w:r w:rsidRPr="0002428C">
        <w:rPr>
          <w:rFonts w:ascii="Lucida Sans Unicode" w:hAnsi="Lucida Sans Unicode" w:cs="Lucida Sans Unicode"/>
          <w:color w:val="FF0000"/>
          <w:sz w:val="21"/>
          <w:szCs w:val="21"/>
        </w:rPr>
        <w:t> name</w:t>
      </w:r>
      <w:r w:rsidRPr="0002428C">
        <w:rPr>
          <w:rFonts w:ascii="Lucida Sans Unicode" w:hAnsi="Lucida Sans Unicode" w:cs="Lucida Sans Unicode"/>
          <w:color w:val="0000CD"/>
          <w:sz w:val="21"/>
          <w:szCs w:val="21"/>
        </w:rPr>
        <w:t>="description"</w:t>
      </w:r>
      <w:r w:rsidRPr="0002428C">
        <w:rPr>
          <w:rFonts w:ascii="Lucida Sans Unicode" w:hAnsi="Lucida Sans Unicode" w:cs="Lucida Sans Unicode"/>
          <w:color w:val="FF0000"/>
          <w:sz w:val="21"/>
          <w:szCs w:val="21"/>
        </w:rPr>
        <w:t> content</w:t>
      </w:r>
      <w:r w:rsidRPr="0002428C">
        <w:rPr>
          <w:rFonts w:ascii="Lucida Sans Unicode" w:hAnsi="Lucida Sans Unicode" w:cs="Lucida Sans Unicode"/>
          <w:color w:val="0000CD"/>
          <w:sz w:val="21"/>
          <w:szCs w:val="21"/>
        </w:rPr>
        <w:t>="Free Web tutorials"&gt;</w:t>
      </w:r>
      <w:r w:rsidRPr="0002428C">
        <w:rPr>
          <w:rFonts w:ascii="Lucida Sans Unicode" w:hAnsi="Lucida Sans Unicode" w:cs="Lucida Sans Unicode"/>
          <w:sz w:val="21"/>
          <w:szCs w:val="21"/>
        </w:rPr>
        <w:br/>
        <w:t>  </w:t>
      </w: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meta</w:t>
      </w:r>
      <w:r w:rsidRPr="0002428C">
        <w:rPr>
          <w:rFonts w:ascii="Lucida Sans Unicode" w:hAnsi="Lucida Sans Unicode" w:cs="Lucida Sans Unicode"/>
          <w:color w:val="FF0000"/>
          <w:sz w:val="21"/>
          <w:szCs w:val="21"/>
        </w:rPr>
        <w:t> name</w:t>
      </w:r>
      <w:r w:rsidRPr="0002428C">
        <w:rPr>
          <w:rFonts w:ascii="Lucida Sans Unicode" w:hAnsi="Lucida Sans Unicode" w:cs="Lucida Sans Unicode"/>
          <w:color w:val="0000CD"/>
          <w:sz w:val="21"/>
          <w:szCs w:val="21"/>
        </w:rPr>
        <w:t>="keywords"</w:t>
      </w:r>
      <w:r w:rsidRPr="0002428C">
        <w:rPr>
          <w:rFonts w:ascii="Lucida Sans Unicode" w:hAnsi="Lucida Sans Unicode" w:cs="Lucida Sans Unicode"/>
          <w:color w:val="FF0000"/>
          <w:sz w:val="21"/>
          <w:szCs w:val="21"/>
        </w:rPr>
        <w:t> content</w:t>
      </w:r>
      <w:r w:rsidRPr="0002428C">
        <w:rPr>
          <w:rFonts w:ascii="Lucida Sans Unicode" w:hAnsi="Lucida Sans Unicode" w:cs="Lucida Sans Unicode"/>
          <w:color w:val="0000CD"/>
          <w:sz w:val="21"/>
          <w:szCs w:val="21"/>
        </w:rPr>
        <w:t>="HTML,CSS,XML,JavaScript"&gt;</w:t>
      </w:r>
      <w:r w:rsidRPr="0002428C">
        <w:rPr>
          <w:rFonts w:ascii="Lucida Sans Unicode" w:hAnsi="Lucida Sans Unicode" w:cs="Lucida Sans Unicode"/>
          <w:sz w:val="21"/>
          <w:szCs w:val="21"/>
        </w:rPr>
        <w:br/>
        <w:t>  </w:t>
      </w: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meta</w:t>
      </w:r>
      <w:r w:rsidRPr="0002428C">
        <w:rPr>
          <w:rFonts w:ascii="Lucida Sans Unicode" w:hAnsi="Lucida Sans Unicode" w:cs="Lucida Sans Unicode"/>
          <w:color w:val="FF0000"/>
          <w:sz w:val="21"/>
          <w:szCs w:val="21"/>
        </w:rPr>
        <w:t> name</w:t>
      </w:r>
      <w:r w:rsidRPr="0002428C">
        <w:rPr>
          <w:rFonts w:ascii="Lucida Sans Unicode" w:hAnsi="Lucida Sans Unicode" w:cs="Lucida Sans Unicode"/>
          <w:color w:val="0000CD"/>
          <w:sz w:val="21"/>
          <w:szCs w:val="21"/>
        </w:rPr>
        <w:t>="author"</w:t>
      </w:r>
      <w:r w:rsidRPr="0002428C">
        <w:rPr>
          <w:rFonts w:ascii="Lucida Sans Unicode" w:hAnsi="Lucida Sans Unicode" w:cs="Lucida Sans Unicode"/>
          <w:color w:val="FF0000"/>
          <w:sz w:val="21"/>
          <w:szCs w:val="21"/>
        </w:rPr>
        <w:t> content</w:t>
      </w:r>
      <w:r w:rsidRPr="0002428C">
        <w:rPr>
          <w:rFonts w:ascii="Lucida Sans Unicode" w:hAnsi="Lucida Sans Unicode" w:cs="Lucida Sans Unicode"/>
          <w:color w:val="0000CD"/>
          <w:sz w:val="21"/>
          <w:szCs w:val="21"/>
        </w:rPr>
        <w:t>="John Doe"&gt;</w:t>
      </w:r>
      <w:r w:rsidRPr="0002428C">
        <w:rPr>
          <w:rFonts w:ascii="Lucida Sans Unicode" w:hAnsi="Lucida Sans Unicode" w:cs="Lucida Sans Unicode"/>
          <w:sz w:val="21"/>
          <w:szCs w:val="21"/>
        </w:rPr>
        <w:br/>
        <w:t>  </w:t>
      </w: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meta</w:t>
      </w:r>
      <w:r w:rsidRPr="0002428C">
        <w:rPr>
          <w:rFonts w:ascii="Lucida Sans Unicode" w:hAnsi="Lucida Sans Unicode" w:cs="Lucida Sans Unicode"/>
          <w:color w:val="FF0000"/>
          <w:sz w:val="21"/>
          <w:szCs w:val="21"/>
        </w:rPr>
        <w:t> name</w:t>
      </w:r>
      <w:r w:rsidRPr="0002428C">
        <w:rPr>
          <w:rFonts w:ascii="Lucida Sans Unicode" w:hAnsi="Lucida Sans Unicode" w:cs="Lucida Sans Unicode"/>
          <w:color w:val="0000CD"/>
          <w:sz w:val="21"/>
          <w:szCs w:val="21"/>
        </w:rPr>
        <w:t>="viewport"</w:t>
      </w:r>
      <w:r w:rsidRPr="0002428C">
        <w:rPr>
          <w:rFonts w:ascii="Lucida Sans Unicode" w:hAnsi="Lucida Sans Unicode" w:cs="Lucida Sans Unicode"/>
          <w:color w:val="FF0000"/>
          <w:sz w:val="21"/>
          <w:szCs w:val="21"/>
        </w:rPr>
        <w:t> content</w:t>
      </w:r>
      <w:r w:rsidRPr="0002428C">
        <w:rPr>
          <w:rFonts w:ascii="Lucida Sans Unicode" w:hAnsi="Lucida Sans Unicode" w:cs="Lucida Sans Unicode"/>
          <w:color w:val="0000CD"/>
          <w:sz w:val="21"/>
          <w:szCs w:val="21"/>
        </w:rPr>
        <w:t>="width=device-width, initial-scale=1.0"&gt;</w:t>
      </w:r>
      <w:r w:rsidRPr="0002428C">
        <w:rPr>
          <w:rFonts w:ascii="Lucida Sans Unicode" w:hAnsi="Lucida Sans Unicode" w:cs="Lucida Sans Unicode"/>
          <w:sz w:val="21"/>
          <w:szCs w:val="21"/>
        </w:rPr>
        <w:br/>
      </w:r>
      <w:r w:rsidRPr="0002428C">
        <w:rPr>
          <w:rFonts w:ascii="Lucida Sans Unicode" w:hAnsi="Lucida Sans Unicode" w:cs="Lucida Sans Unicode"/>
          <w:color w:val="0000CD"/>
          <w:sz w:val="21"/>
          <w:szCs w:val="21"/>
        </w:rPr>
        <w:t>&lt;</w:t>
      </w:r>
      <w:r w:rsidRPr="0002428C">
        <w:rPr>
          <w:rFonts w:ascii="Lucida Sans Unicode" w:hAnsi="Lucida Sans Unicode" w:cs="Lucida Sans Unicode"/>
          <w:color w:val="A52A2A"/>
          <w:sz w:val="21"/>
          <w:szCs w:val="21"/>
        </w:rPr>
        <w:t>/head</w:t>
      </w:r>
      <w:r w:rsidRPr="0002428C">
        <w:rPr>
          <w:rFonts w:ascii="Lucida Sans Unicode" w:hAnsi="Lucida Sans Unicode" w:cs="Lucida Sans Unicode"/>
          <w:color w:val="0000CD"/>
          <w:sz w:val="21"/>
          <w:szCs w:val="21"/>
        </w:rPr>
        <w:t>&gt;</w:t>
      </w:r>
    </w:p>
    <w:p w:rsidR="00DC4667" w:rsidRPr="00292825" w:rsidRDefault="00DC4667" w:rsidP="00DC4667">
      <w:pPr>
        <w:pStyle w:val="NoSpacing"/>
        <w:rPr>
          <w:rFonts w:ascii="Lucida Sans Unicode" w:hAnsi="Lucida Sans Unicode" w:cs="Lucida Sans Unicode"/>
          <w:color w:val="0000CD"/>
          <w:sz w:val="24"/>
          <w:szCs w:val="24"/>
        </w:rPr>
      </w:pPr>
    </w:p>
    <w:p w:rsidR="00DC4667" w:rsidRPr="0002428C" w:rsidRDefault="00DC4667" w:rsidP="00DC4667">
      <w:pPr>
        <w:pStyle w:val="NoSpacing"/>
        <w:rPr>
          <w:rFonts w:ascii="Lucida Sans Unicode" w:hAnsi="Lucida Sans Unicode" w:cs="Lucida Sans Unicode"/>
          <w:b/>
          <w:i/>
          <w:sz w:val="21"/>
          <w:szCs w:val="21"/>
        </w:rPr>
      </w:pPr>
      <w:r w:rsidRPr="0002428C">
        <w:rPr>
          <w:rFonts w:ascii="Lucida Sans Unicode" w:hAnsi="Lucida Sans Unicode" w:cs="Lucida Sans Unicode"/>
          <w:b/>
          <w:i/>
          <w:sz w:val="21"/>
          <w:szCs w:val="21"/>
        </w:rPr>
        <w:t>TIPS AND NOTES</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Note: &lt;Meta&gt; tags always go inside the &lt;head&gt; element.</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Note: Metadata is always passed as name/value pairs.</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Note: The content attribute MUST be defined if the name or the http-equiv attribute is defined. If none of these are defined, the content attribute CANNOT be defined.</w:t>
      </w:r>
    </w:p>
    <w:p w:rsidR="00DC4667" w:rsidRPr="00292825" w:rsidRDefault="00DC4667" w:rsidP="00DC4667">
      <w:pPr>
        <w:pStyle w:val="NoSpacing"/>
        <w:rPr>
          <w:rFonts w:ascii="Lucida Sans Unicode" w:hAnsi="Lucida Sans Unicode" w:cs="Lucida Sans Unicode"/>
          <w:b/>
          <w:sz w:val="24"/>
          <w:szCs w:val="24"/>
        </w:rPr>
      </w:pPr>
    </w:p>
    <w:p w:rsidR="00DC4667" w:rsidRPr="00292825" w:rsidRDefault="00DC4667" w:rsidP="00DC4667">
      <w:pPr>
        <w:pStyle w:val="NoSpacing"/>
        <w:rPr>
          <w:rFonts w:ascii="Lucida Sans Unicode" w:hAnsi="Lucida Sans Unicode" w:cs="Lucida Sans Unicode"/>
          <w:b/>
          <w:sz w:val="24"/>
          <w:szCs w:val="24"/>
        </w:rPr>
      </w:pPr>
      <w:r w:rsidRPr="00292825">
        <w:rPr>
          <w:rFonts w:ascii="Lucida Sans Unicode" w:hAnsi="Lucida Sans Unicode" w:cs="Lucida Sans Unicode"/>
          <w:b/>
          <w:sz w:val="24"/>
          <w:szCs w:val="24"/>
        </w:rPr>
        <w:t xml:space="preserve">Setting </w:t>
      </w:r>
      <w:proofErr w:type="gramStart"/>
      <w:r w:rsidRPr="00292825">
        <w:rPr>
          <w:rFonts w:ascii="Lucida Sans Unicode" w:hAnsi="Lucida Sans Unicode" w:cs="Lucida Sans Unicode"/>
          <w:b/>
          <w:sz w:val="24"/>
          <w:szCs w:val="24"/>
        </w:rPr>
        <w:t>The</w:t>
      </w:r>
      <w:proofErr w:type="gramEnd"/>
      <w:r w:rsidRPr="00292825">
        <w:rPr>
          <w:rFonts w:ascii="Lucida Sans Unicode" w:hAnsi="Lucida Sans Unicode" w:cs="Lucida Sans Unicode"/>
          <w:b/>
          <w:sz w:val="24"/>
          <w:szCs w:val="24"/>
        </w:rPr>
        <w:t xml:space="preserve"> Viewport</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HTML5 introduced a method to let web designers take control over the viewport, through the &lt;</w:t>
      </w:r>
      <w:proofErr w:type="gramStart"/>
      <w:r w:rsidRPr="0002428C">
        <w:rPr>
          <w:rFonts w:ascii="Lucida Sans Unicode" w:hAnsi="Lucida Sans Unicode" w:cs="Lucida Sans Unicode"/>
          <w:sz w:val="21"/>
          <w:szCs w:val="21"/>
        </w:rPr>
        <w:t>meta</w:t>
      </w:r>
      <w:proofErr w:type="gramEnd"/>
      <w:r w:rsidRPr="0002428C">
        <w:rPr>
          <w:rFonts w:ascii="Lucida Sans Unicode" w:hAnsi="Lucida Sans Unicode" w:cs="Lucida Sans Unicode"/>
          <w:sz w:val="21"/>
          <w:szCs w:val="21"/>
        </w:rPr>
        <w:t>&gt; tag.</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The viewport is the user's visible area of a web page. It varies with the device, and will be smaller on a mobile phone than on a computer screen.</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You should include the following &lt;</w:t>
      </w:r>
      <w:proofErr w:type="gramStart"/>
      <w:r w:rsidRPr="0002428C">
        <w:rPr>
          <w:rFonts w:ascii="Lucida Sans Unicode" w:hAnsi="Lucida Sans Unicode" w:cs="Lucida Sans Unicode"/>
          <w:sz w:val="21"/>
          <w:szCs w:val="21"/>
        </w:rPr>
        <w:t>meta</w:t>
      </w:r>
      <w:proofErr w:type="gramEnd"/>
      <w:r w:rsidRPr="0002428C">
        <w:rPr>
          <w:rFonts w:ascii="Lucida Sans Unicode" w:hAnsi="Lucida Sans Unicode" w:cs="Lucida Sans Unicode"/>
          <w:sz w:val="21"/>
          <w:szCs w:val="21"/>
        </w:rPr>
        <w:t>&gt; viewport element in all your web pages:</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color w:val="0000CD"/>
          <w:sz w:val="21"/>
          <w:szCs w:val="21"/>
        </w:rPr>
        <w:lastRenderedPageBreak/>
        <w:t>&lt;</w:t>
      </w:r>
      <w:proofErr w:type="gramStart"/>
      <w:r w:rsidRPr="0002428C">
        <w:rPr>
          <w:rFonts w:ascii="Lucida Sans Unicode" w:hAnsi="Lucida Sans Unicode" w:cs="Lucida Sans Unicode"/>
          <w:color w:val="A52A2A"/>
          <w:sz w:val="21"/>
          <w:szCs w:val="21"/>
        </w:rPr>
        <w:t>meta</w:t>
      </w:r>
      <w:proofErr w:type="gramEnd"/>
      <w:r w:rsidRPr="0002428C">
        <w:rPr>
          <w:rFonts w:ascii="Lucida Sans Unicode" w:hAnsi="Lucida Sans Unicode" w:cs="Lucida Sans Unicode"/>
          <w:color w:val="FF0000"/>
          <w:sz w:val="21"/>
          <w:szCs w:val="21"/>
        </w:rPr>
        <w:t> name</w:t>
      </w:r>
      <w:r w:rsidRPr="0002428C">
        <w:rPr>
          <w:rFonts w:ascii="Lucida Sans Unicode" w:hAnsi="Lucida Sans Unicode" w:cs="Lucida Sans Unicode"/>
          <w:color w:val="0000CD"/>
          <w:sz w:val="21"/>
          <w:szCs w:val="21"/>
        </w:rPr>
        <w:t xml:space="preserve">="viewport" </w:t>
      </w:r>
      <w:r w:rsidRPr="0002428C">
        <w:rPr>
          <w:rFonts w:ascii="Lucida Sans Unicode" w:hAnsi="Lucida Sans Unicode" w:cs="Lucida Sans Unicode"/>
          <w:color w:val="FF0000"/>
          <w:sz w:val="21"/>
          <w:szCs w:val="21"/>
        </w:rPr>
        <w:t>content</w:t>
      </w:r>
      <w:r w:rsidRPr="0002428C">
        <w:rPr>
          <w:rFonts w:ascii="Lucida Sans Unicode" w:hAnsi="Lucida Sans Unicode" w:cs="Lucida Sans Unicode"/>
          <w:color w:val="0000CD"/>
          <w:sz w:val="21"/>
          <w:szCs w:val="21"/>
        </w:rPr>
        <w:t>="width=device-width, initial-scale=1.0"&gt;</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A &lt;Meta&gt; viewport element gives the browser instructions on how to control the page's dimensions and scaling.</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The width=device-width part sets the width of the page to follow the screen-width of the device (which will vary depending on the device).</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The initial-scale=1.0 part sets the initial zoom level when the page is first loaded by the browser.</w:t>
      </w:r>
    </w:p>
    <w:p w:rsidR="00DC4667" w:rsidRPr="0002428C" w:rsidRDefault="00DC4667" w:rsidP="00DC4667">
      <w:pPr>
        <w:pStyle w:val="NoSpacing"/>
        <w:rPr>
          <w:rFonts w:ascii="Lucida Sans Unicode" w:hAnsi="Lucida Sans Unicode" w:cs="Lucida Sans Unicode"/>
          <w:sz w:val="21"/>
          <w:szCs w:val="21"/>
        </w:rPr>
      </w:pPr>
      <w:r w:rsidRPr="0002428C">
        <w:rPr>
          <w:rFonts w:ascii="Lucida Sans Unicode" w:hAnsi="Lucida Sans Unicode" w:cs="Lucida Sans Unicode"/>
          <w:sz w:val="21"/>
          <w:szCs w:val="21"/>
        </w:rPr>
        <w:t>Here is an example of a web page </w:t>
      </w:r>
      <w:r w:rsidRPr="0002428C">
        <w:rPr>
          <w:rStyle w:val="Emphasis"/>
          <w:rFonts w:ascii="Lucida Sans Unicode" w:hAnsi="Lucida Sans Unicode" w:cs="Lucida Sans Unicode"/>
          <w:color w:val="000000"/>
          <w:sz w:val="21"/>
          <w:szCs w:val="21"/>
        </w:rPr>
        <w:t>without</w:t>
      </w:r>
      <w:r w:rsidRPr="0002428C">
        <w:rPr>
          <w:rFonts w:ascii="Lucida Sans Unicode" w:hAnsi="Lucida Sans Unicode" w:cs="Lucida Sans Unicode"/>
          <w:sz w:val="21"/>
          <w:szCs w:val="21"/>
        </w:rPr>
        <w:t xml:space="preserve"> the viewport </w:t>
      </w:r>
      <w:proofErr w:type="gramStart"/>
      <w:r w:rsidRPr="0002428C">
        <w:rPr>
          <w:rFonts w:ascii="Lucida Sans Unicode" w:hAnsi="Lucida Sans Unicode" w:cs="Lucida Sans Unicode"/>
          <w:sz w:val="21"/>
          <w:szCs w:val="21"/>
        </w:rPr>
        <w:t>meta</w:t>
      </w:r>
      <w:proofErr w:type="gramEnd"/>
      <w:r w:rsidRPr="0002428C">
        <w:rPr>
          <w:rFonts w:ascii="Lucida Sans Unicode" w:hAnsi="Lucida Sans Unicode" w:cs="Lucida Sans Unicode"/>
          <w:sz w:val="21"/>
          <w:szCs w:val="21"/>
        </w:rPr>
        <w:t xml:space="preserve"> tag, and the same web page </w:t>
      </w:r>
      <w:r w:rsidRPr="0002428C">
        <w:rPr>
          <w:rStyle w:val="Emphasis"/>
          <w:rFonts w:ascii="Lucida Sans Unicode" w:hAnsi="Lucida Sans Unicode" w:cs="Lucida Sans Unicode"/>
          <w:color w:val="000000"/>
          <w:sz w:val="21"/>
          <w:szCs w:val="21"/>
        </w:rPr>
        <w:t>with</w:t>
      </w:r>
      <w:r w:rsidRPr="0002428C">
        <w:rPr>
          <w:rFonts w:ascii="Lucida Sans Unicode" w:hAnsi="Lucida Sans Unicode" w:cs="Lucida Sans Unicode"/>
          <w:sz w:val="21"/>
          <w:szCs w:val="21"/>
        </w:rPr>
        <w:t xml:space="preserve"> the viewport meta tag:</w:t>
      </w:r>
    </w:p>
    <w:p w:rsidR="00DC4667" w:rsidRDefault="00DC4667" w:rsidP="00DC4667">
      <w:pPr>
        <w:pStyle w:val="NoSpacing"/>
        <w:rPr>
          <w:rFonts w:ascii="Lucida Sans Unicode" w:hAnsi="Lucida Sans Unicode" w:cs="Lucida Sans Unicode"/>
          <w:sz w:val="21"/>
          <w:szCs w:val="21"/>
        </w:rPr>
      </w:pPr>
      <w:r w:rsidRPr="0002428C">
        <w:rPr>
          <w:rStyle w:val="Strong"/>
          <w:rFonts w:ascii="Lucida Sans Unicode" w:hAnsi="Lucida Sans Unicode" w:cs="Lucida Sans Unicode"/>
          <w:color w:val="000000"/>
          <w:sz w:val="21"/>
          <w:szCs w:val="21"/>
        </w:rPr>
        <w:t>Tip:</w:t>
      </w:r>
      <w:r w:rsidRPr="0002428C">
        <w:rPr>
          <w:rFonts w:ascii="Lucida Sans Unicode" w:hAnsi="Lucida Sans Unicode" w:cs="Lucida Sans Unicode"/>
          <w:sz w:val="21"/>
          <w:szCs w:val="21"/>
        </w:rPr>
        <w:t> If you are browsing this page with a phone or a tablet, you can click on the two links below to see the difference.</w:t>
      </w:r>
    </w:p>
    <w:p w:rsidR="00DC4667" w:rsidRPr="0002428C" w:rsidRDefault="00DC4667" w:rsidP="00DC4667">
      <w:pPr>
        <w:pStyle w:val="NoSpacing"/>
        <w:rPr>
          <w:rFonts w:ascii="Lucida Sans Unicode" w:hAnsi="Lucida Sans Unicode" w:cs="Lucida Sans Unicode"/>
          <w:sz w:val="21"/>
          <w:szCs w:val="21"/>
        </w:rPr>
      </w:pPr>
    </w:p>
    <w:p w:rsidR="00DC4667" w:rsidRDefault="00DC4667" w:rsidP="00DC4667">
      <w:pPr>
        <w:pStyle w:val="NoSpacing"/>
        <w:rPr>
          <w:rFonts w:ascii="Lucida Sans Unicode" w:hAnsi="Lucida Sans Unicode" w:cs="Lucida Sans Unicode"/>
          <w:sz w:val="21"/>
          <w:szCs w:val="21"/>
        </w:rPr>
      </w:pPr>
      <w:r>
        <w:rPr>
          <w:rFonts w:ascii="Lucida Sans Unicode" w:hAnsi="Lucida Sans Unicode" w:cs="Lucida Sans Unicode"/>
          <w:noProof/>
          <w:sz w:val="21"/>
          <w:szCs w:val="21"/>
        </w:rPr>
        <w:drawing>
          <wp:inline distT="0" distB="0" distL="0" distR="0">
            <wp:extent cx="1384448" cy="2464652"/>
            <wp:effectExtent l="19050" t="0" r="6202" b="0"/>
            <wp:docPr id="116" name="Picture 283" descr="https://www.w3schools.com/css/img_viewport1.png">
              <a:hlinkClick xmlns:a="http://schemas.openxmlformats.org/drawingml/2006/main" r:id="rId8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w3schools.com/css/img_viewport1.png"/>
                    <pic:cNvPicPr>
                      <a:picLocks noChangeAspect="1" noChangeArrowheads="1"/>
                    </pic:cNvPicPr>
                  </pic:nvPicPr>
                  <pic:blipFill>
                    <a:blip r:embed="rId90"/>
                    <a:srcRect/>
                    <a:stretch>
                      <a:fillRect/>
                    </a:stretch>
                  </pic:blipFill>
                  <pic:spPr bwMode="auto">
                    <a:xfrm>
                      <a:off x="0" y="0"/>
                      <a:ext cx="1387150" cy="2469462"/>
                    </a:xfrm>
                    <a:prstGeom prst="rect">
                      <a:avLst/>
                    </a:prstGeom>
                    <a:noFill/>
                    <a:ln w="9525">
                      <a:noFill/>
                      <a:miter lim="800000"/>
                      <a:headEnd/>
                      <a:tailEnd/>
                    </a:ln>
                  </pic:spPr>
                </pic:pic>
              </a:graphicData>
            </a:graphic>
          </wp:inline>
        </w:drawing>
      </w:r>
      <w:r w:rsidR="004E064D">
        <w:rPr>
          <w:rFonts w:ascii="Lucida Sans Unicode" w:hAnsi="Lucida Sans Unicode" w:cs="Lucida Sans Unicode"/>
          <w:sz w:val="21"/>
          <w:szCs w:val="21"/>
        </w:rPr>
        <w:t xml:space="preserve">                       </w:t>
      </w:r>
      <w:r w:rsidR="00166F69">
        <w:rPr>
          <w:rFonts w:ascii="Lucida Sans Unicode" w:hAnsi="Lucida Sans Unicode" w:cs="Lucida Sans Unicode"/>
          <w:sz w:val="21"/>
          <w:szCs w:val="21"/>
        </w:rPr>
        <w:tab/>
      </w:r>
      <w:r w:rsidR="00166F69">
        <w:rPr>
          <w:rFonts w:ascii="Lucida Sans Unicode" w:hAnsi="Lucida Sans Unicode" w:cs="Lucida Sans Unicode"/>
          <w:sz w:val="21"/>
          <w:szCs w:val="21"/>
        </w:rPr>
        <w:tab/>
      </w:r>
      <w:r w:rsidR="004E064D">
        <w:rPr>
          <w:rFonts w:ascii="Lucida Sans Unicode" w:hAnsi="Lucida Sans Unicode" w:cs="Lucida Sans Unicode"/>
          <w:sz w:val="21"/>
          <w:szCs w:val="21"/>
        </w:rPr>
        <w:tab/>
      </w:r>
      <w:r w:rsidR="004E064D" w:rsidRPr="004E064D">
        <w:rPr>
          <w:rFonts w:ascii="Lucida Sans Unicode" w:hAnsi="Lucida Sans Unicode" w:cs="Lucida Sans Unicode"/>
          <w:noProof/>
          <w:sz w:val="21"/>
          <w:szCs w:val="21"/>
        </w:rPr>
        <w:drawing>
          <wp:inline distT="0" distB="0" distL="0" distR="0">
            <wp:extent cx="1416345" cy="2516529"/>
            <wp:effectExtent l="19050" t="0" r="0" b="0"/>
            <wp:docPr id="41" name="Picture 284" descr="https://www.w3schools.com/css/img_viewport2.png">
              <a:hlinkClick xmlns:a="http://schemas.openxmlformats.org/drawingml/2006/main" r:id="rId9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w3schools.com/css/img_viewport2.png"/>
                    <pic:cNvPicPr>
                      <a:picLocks noChangeAspect="1" noChangeArrowheads="1"/>
                    </pic:cNvPicPr>
                  </pic:nvPicPr>
                  <pic:blipFill>
                    <a:blip r:embed="rId92"/>
                    <a:srcRect/>
                    <a:stretch>
                      <a:fillRect/>
                    </a:stretch>
                  </pic:blipFill>
                  <pic:spPr bwMode="auto">
                    <a:xfrm>
                      <a:off x="0" y="0"/>
                      <a:ext cx="1416438" cy="2516694"/>
                    </a:xfrm>
                    <a:prstGeom prst="rect">
                      <a:avLst/>
                    </a:prstGeom>
                    <a:noFill/>
                    <a:ln w="9525">
                      <a:noFill/>
                      <a:miter lim="800000"/>
                      <a:headEnd/>
                      <a:tailEnd/>
                    </a:ln>
                  </pic:spPr>
                </pic:pic>
              </a:graphicData>
            </a:graphic>
          </wp:inline>
        </w:drawing>
      </w:r>
    </w:p>
    <w:p w:rsidR="004E064D" w:rsidRDefault="00DC4667" w:rsidP="004E064D">
      <w:pPr>
        <w:pStyle w:val="NoSpacing"/>
        <w:rPr>
          <w:rFonts w:ascii="Verdana" w:hAnsi="Verdana"/>
          <w:color w:val="000000"/>
          <w:sz w:val="23"/>
          <w:szCs w:val="23"/>
        </w:rPr>
      </w:pPr>
      <w:r w:rsidRPr="0002428C">
        <w:rPr>
          <w:rFonts w:ascii="Lucida Sans Unicode" w:hAnsi="Lucida Sans Unicode" w:cs="Lucida Sans Unicode"/>
          <w:b/>
          <w:bCs/>
          <w:sz w:val="21"/>
          <w:szCs w:val="21"/>
        </w:rPr>
        <w:t xml:space="preserve">Without the viewport </w:t>
      </w:r>
      <w:proofErr w:type="gramStart"/>
      <w:r w:rsidRPr="0002428C">
        <w:rPr>
          <w:rFonts w:ascii="Lucida Sans Unicode" w:hAnsi="Lucida Sans Unicode" w:cs="Lucida Sans Unicode"/>
          <w:b/>
          <w:bCs/>
          <w:sz w:val="21"/>
          <w:szCs w:val="21"/>
        </w:rPr>
        <w:t>meta</w:t>
      </w:r>
      <w:proofErr w:type="gramEnd"/>
      <w:r w:rsidRPr="0002428C">
        <w:rPr>
          <w:rFonts w:ascii="Lucida Sans Unicode" w:hAnsi="Lucida Sans Unicode" w:cs="Lucida Sans Unicode"/>
          <w:b/>
          <w:bCs/>
          <w:sz w:val="21"/>
          <w:szCs w:val="21"/>
        </w:rPr>
        <w:t xml:space="preserve"> tag</w:t>
      </w:r>
      <w:r w:rsidRPr="0002428C">
        <w:rPr>
          <w:rFonts w:ascii="Lucida Sans Unicode" w:hAnsi="Lucida Sans Unicode" w:cs="Lucida Sans Unicode"/>
          <w:sz w:val="21"/>
          <w:szCs w:val="21"/>
        </w:rPr>
        <w:t> </w:t>
      </w:r>
      <w:r w:rsidR="004E064D">
        <w:rPr>
          <w:rFonts w:ascii="Lucida Sans Unicode" w:hAnsi="Lucida Sans Unicode" w:cs="Lucida Sans Unicode"/>
          <w:sz w:val="21"/>
          <w:szCs w:val="21"/>
        </w:rPr>
        <w:tab/>
      </w:r>
      <w:r w:rsidR="004E064D">
        <w:rPr>
          <w:rFonts w:ascii="Lucida Sans Unicode" w:hAnsi="Lucida Sans Unicode" w:cs="Lucida Sans Unicode"/>
          <w:sz w:val="21"/>
          <w:szCs w:val="21"/>
        </w:rPr>
        <w:tab/>
      </w:r>
      <w:r w:rsidR="00166F69">
        <w:rPr>
          <w:rFonts w:ascii="Lucida Sans Unicode" w:hAnsi="Lucida Sans Unicode" w:cs="Lucida Sans Unicode"/>
          <w:sz w:val="21"/>
          <w:szCs w:val="21"/>
        </w:rPr>
        <w:tab/>
      </w:r>
      <w:r w:rsidR="00166F69">
        <w:rPr>
          <w:rFonts w:ascii="Lucida Sans Unicode" w:hAnsi="Lucida Sans Unicode" w:cs="Lucida Sans Unicode"/>
          <w:sz w:val="21"/>
          <w:szCs w:val="21"/>
        </w:rPr>
        <w:tab/>
      </w:r>
      <w:r w:rsidR="004E064D" w:rsidRPr="0002428C">
        <w:rPr>
          <w:rFonts w:ascii="Lucida Sans Unicode" w:hAnsi="Lucida Sans Unicode" w:cs="Lucida Sans Unicode"/>
          <w:b/>
          <w:bCs/>
          <w:sz w:val="21"/>
          <w:szCs w:val="21"/>
        </w:rPr>
        <w:t>With the viewport meta tag</w:t>
      </w:r>
      <w:r w:rsidR="004E064D">
        <w:rPr>
          <w:rFonts w:ascii="Verdana" w:hAnsi="Verdana"/>
          <w:color w:val="000000"/>
          <w:sz w:val="23"/>
          <w:szCs w:val="23"/>
        </w:rPr>
        <w:t> </w:t>
      </w:r>
    </w:p>
    <w:p w:rsidR="00DC4667" w:rsidRDefault="004E064D" w:rsidP="00DC4667">
      <w:pPr>
        <w:pStyle w:val="NoSpacing"/>
        <w:rPr>
          <w:rFonts w:ascii="Lucida Sans Unicode" w:hAnsi="Lucida Sans Unicode" w:cs="Lucida Sans Unicode"/>
          <w:sz w:val="21"/>
          <w:szCs w:val="21"/>
        </w:rPr>
      </w:pPr>
      <w:r>
        <w:rPr>
          <w:rFonts w:ascii="Lucida Sans Unicode" w:hAnsi="Lucida Sans Unicode" w:cs="Lucida Sans Unicode"/>
          <w:sz w:val="21"/>
          <w:szCs w:val="21"/>
        </w:rPr>
        <w:tab/>
      </w:r>
      <w:r w:rsidR="00DC4667" w:rsidRPr="0002428C">
        <w:rPr>
          <w:rFonts w:ascii="Lucida Sans Unicode" w:hAnsi="Lucida Sans Unicode" w:cs="Lucida Sans Unicode"/>
          <w:sz w:val="21"/>
          <w:szCs w:val="21"/>
        </w:rPr>
        <w:br/>
      </w:r>
    </w:p>
    <w:p w:rsidR="00DC4667" w:rsidRPr="0002428C" w:rsidRDefault="00DC4667" w:rsidP="00DC4667">
      <w:pPr>
        <w:pStyle w:val="NoSpacing"/>
        <w:rPr>
          <w:rFonts w:ascii="Lucida Sans Unicode" w:hAnsi="Lucida Sans Unicode" w:cs="Lucida Sans Unicode"/>
          <w:sz w:val="21"/>
          <w:szCs w:val="21"/>
        </w:rPr>
      </w:pPr>
    </w:p>
    <w:p w:rsidR="00DC4667" w:rsidRDefault="00DC4667" w:rsidP="00DC4667">
      <w:pPr>
        <w:pStyle w:val="NoSpacing"/>
        <w:rPr>
          <w:rFonts w:ascii="Times New Roman" w:hAnsi="Times New Roman"/>
          <w:b/>
          <w:color w:val="000000"/>
          <w:sz w:val="24"/>
          <w:szCs w:val="24"/>
          <w:u w:val="single"/>
        </w:rPr>
      </w:pPr>
      <w:r w:rsidRPr="0002428C">
        <w:rPr>
          <w:rFonts w:ascii="Lucida Sans Unicode" w:hAnsi="Lucida Sans Unicode" w:cs="Lucida Sans Unicode"/>
          <w:sz w:val="21"/>
          <w:szCs w:val="21"/>
          <w:u w:val="single"/>
        </w:rPr>
        <w:br/>
      </w:r>
      <w:r w:rsidRPr="0002428C">
        <w:rPr>
          <w:rFonts w:ascii="Lucida Sans Unicode" w:hAnsi="Lucida Sans Unicode" w:cs="Lucida Sans Unicode"/>
          <w:sz w:val="21"/>
          <w:szCs w:val="21"/>
          <w:u w:val="single"/>
        </w:rPr>
        <w:br/>
      </w:r>
    </w:p>
    <w:p w:rsidR="00DC4667" w:rsidRDefault="00DC4667" w:rsidP="00DC4667">
      <w:pPr>
        <w:pStyle w:val="NoSpacing"/>
        <w:rPr>
          <w:rFonts w:ascii="Times New Roman" w:hAnsi="Times New Roman"/>
          <w:b/>
          <w:color w:val="000000"/>
          <w:sz w:val="24"/>
          <w:szCs w:val="24"/>
          <w:u w:val="single"/>
        </w:rPr>
      </w:pPr>
    </w:p>
    <w:p w:rsidR="00DC4667" w:rsidRDefault="00DC4667" w:rsidP="00DC4667">
      <w:pPr>
        <w:pStyle w:val="NoSpacing"/>
        <w:rPr>
          <w:rFonts w:ascii="Times New Roman" w:hAnsi="Times New Roman"/>
          <w:b/>
          <w:color w:val="000000"/>
          <w:sz w:val="24"/>
          <w:szCs w:val="24"/>
          <w:u w:val="single"/>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DC4667">
      <w:pPr>
        <w:pStyle w:val="NoSpacing"/>
        <w:jc w:val="center"/>
        <w:rPr>
          <w:rFonts w:ascii="Lucida Sans Unicode" w:hAnsi="Lucida Sans Unicode" w:cs="Lucida Sans Unicode"/>
          <w:b/>
          <w:sz w:val="40"/>
          <w:szCs w:val="24"/>
        </w:rPr>
      </w:pPr>
    </w:p>
    <w:p w:rsidR="004E064D" w:rsidRDefault="004E064D" w:rsidP="004E064D">
      <w:pPr>
        <w:pStyle w:val="NoSpacing"/>
        <w:rPr>
          <w:rFonts w:ascii="Lucida Sans Unicode" w:hAnsi="Lucida Sans Unicode" w:cs="Lucida Sans Unicode"/>
          <w:b/>
          <w:sz w:val="40"/>
          <w:szCs w:val="24"/>
        </w:rPr>
      </w:pPr>
    </w:p>
    <w:p w:rsidR="00DC4667" w:rsidRPr="007D4E94" w:rsidRDefault="00DC4667" w:rsidP="00DC4667">
      <w:pPr>
        <w:pStyle w:val="NoSpacing"/>
        <w:jc w:val="center"/>
        <w:rPr>
          <w:rFonts w:ascii="Lucida Sans Unicode" w:hAnsi="Lucida Sans Unicode" w:cs="Lucida Sans Unicode"/>
          <w:b/>
          <w:sz w:val="40"/>
          <w:szCs w:val="24"/>
        </w:rPr>
      </w:pPr>
      <w:r>
        <w:rPr>
          <w:rFonts w:ascii="Lucida Sans Unicode" w:hAnsi="Lucida Sans Unicode" w:cs="Lucida Sans Unicode"/>
          <w:b/>
          <w:sz w:val="40"/>
          <w:szCs w:val="24"/>
        </w:rPr>
        <w:lastRenderedPageBreak/>
        <w:t>Practical No.10</w:t>
      </w:r>
    </w:p>
    <w:p w:rsidR="00DC4667" w:rsidRPr="00057FE7" w:rsidRDefault="00DC4667" w:rsidP="00DC4667">
      <w:pPr>
        <w:pStyle w:val="NoSpacing"/>
        <w:jc w:val="center"/>
        <w:rPr>
          <w:rFonts w:ascii="Lucida Sans Unicode" w:hAnsi="Lucida Sans Unicode" w:cs="Lucida Sans Unicode"/>
          <w:b/>
          <w:color w:val="000000"/>
          <w:sz w:val="36"/>
          <w:szCs w:val="24"/>
        </w:rPr>
      </w:pPr>
      <w:r w:rsidRPr="00057FE7">
        <w:rPr>
          <w:rFonts w:ascii="Lucida Sans Unicode" w:hAnsi="Lucida Sans Unicode" w:cs="Lucida Sans Unicode"/>
          <w:b/>
          <w:color w:val="000000"/>
          <w:sz w:val="36"/>
          <w:szCs w:val="24"/>
        </w:rPr>
        <w:t xml:space="preserve"> INTRODUCTION TO CSS</w:t>
      </w:r>
    </w:p>
    <w:p w:rsidR="00DC4667" w:rsidRDefault="00DC4667" w:rsidP="00DC4667">
      <w:pPr>
        <w:pStyle w:val="NoSpacing"/>
        <w:rPr>
          <w:rFonts w:ascii="Times New Roman" w:hAnsi="Times New Roman"/>
          <w:b/>
          <w:sz w:val="24"/>
          <w:szCs w:val="24"/>
          <w:u w:val="single"/>
        </w:rPr>
      </w:pPr>
    </w:p>
    <w:p w:rsidR="00DC4667" w:rsidRDefault="00DC4667" w:rsidP="00DC4667">
      <w:pPr>
        <w:pStyle w:val="NoSpacing"/>
        <w:rPr>
          <w:rFonts w:ascii="Times New Roman" w:hAnsi="Times New Roman"/>
          <w:b/>
          <w:sz w:val="24"/>
          <w:szCs w:val="24"/>
        </w:rPr>
      </w:pPr>
    </w:p>
    <w:p w:rsidR="00DC4667" w:rsidRPr="00057FE7" w:rsidRDefault="00DC4667" w:rsidP="00DC4667">
      <w:pPr>
        <w:pStyle w:val="NoSpacing"/>
        <w:rPr>
          <w:rFonts w:ascii="Lucida Sans Unicode" w:hAnsi="Lucida Sans Unicode" w:cs="Lucida Sans Unicode"/>
          <w:b/>
          <w:sz w:val="24"/>
          <w:szCs w:val="24"/>
        </w:rPr>
      </w:pPr>
      <w:r w:rsidRPr="00057FE7">
        <w:rPr>
          <w:rFonts w:ascii="Lucida Sans Unicode" w:hAnsi="Lucida Sans Unicode" w:cs="Lucida Sans Unicode"/>
          <w:b/>
          <w:sz w:val="24"/>
          <w:szCs w:val="24"/>
        </w:rPr>
        <w:t>WHAT IS CSS?</w:t>
      </w:r>
    </w:p>
    <w:p w:rsidR="00DC4667" w:rsidRPr="00057FE7" w:rsidRDefault="00DC4667" w:rsidP="00DC4667">
      <w:pPr>
        <w:pStyle w:val="NoSpacing"/>
        <w:numPr>
          <w:ilvl w:val="0"/>
          <w:numId w:val="8"/>
        </w:numPr>
        <w:ind w:left="360"/>
        <w:rPr>
          <w:rFonts w:ascii="Lucida Sans Unicode" w:hAnsi="Lucida Sans Unicode" w:cs="Lucida Sans Unicode"/>
          <w:sz w:val="21"/>
          <w:szCs w:val="21"/>
        </w:rPr>
      </w:pPr>
      <w:r w:rsidRPr="00057FE7">
        <w:rPr>
          <w:rFonts w:ascii="Lucida Sans Unicode" w:hAnsi="Lucida Sans Unicode" w:cs="Lucida Sans Unicode"/>
          <w:b/>
          <w:bCs/>
          <w:sz w:val="21"/>
          <w:szCs w:val="21"/>
        </w:rPr>
        <w:t>CSS</w:t>
      </w:r>
      <w:r w:rsidRPr="00057FE7">
        <w:rPr>
          <w:rFonts w:ascii="Lucida Sans Unicode" w:hAnsi="Lucida Sans Unicode" w:cs="Lucida Sans Unicode"/>
          <w:sz w:val="21"/>
          <w:szCs w:val="21"/>
        </w:rPr>
        <w:t> stands for </w:t>
      </w:r>
      <w:r w:rsidRPr="00057FE7">
        <w:rPr>
          <w:rFonts w:ascii="Lucida Sans Unicode" w:hAnsi="Lucida Sans Unicode" w:cs="Lucida Sans Unicode"/>
          <w:b/>
          <w:bCs/>
          <w:sz w:val="21"/>
          <w:szCs w:val="21"/>
        </w:rPr>
        <w:t>C</w:t>
      </w:r>
      <w:r w:rsidRPr="00057FE7">
        <w:rPr>
          <w:rFonts w:ascii="Lucida Sans Unicode" w:hAnsi="Lucida Sans Unicode" w:cs="Lucida Sans Unicode"/>
          <w:sz w:val="21"/>
          <w:szCs w:val="21"/>
        </w:rPr>
        <w:t>ascading </w:t>
      </w:r>
      <w:r w:rsidRPr="00057FE7">
        <w:rPr>
          <w:rFonts w:ascii="Lucida Sans Unicode" w:hAnsi="Lucida Sans Unicode" w:cs="Lucida Sans Unicode"/>
          <w:b/>
          <w:bCs/>
          <w:sz w:val="21"/>
          <w:szCs w:val="21"/>
        </w:rPr>
        <w:t>S</w:t>
      </w:r>
      <w:r w:rsidRPr="00057FE7">
        <w:rPr>
          <w:rFonts w:ascii="Lucida Sans Unicode" w:hAnsi="Lucida Sans Unicode" w:cs="Lucida Sans Unicode"/>
          <w:sz w:val="21"/>
          <w:szCs w:val="21"/>
        </w:rPr>
        <w:t>tyle </w:t>
      </w:r>
      <w:r w:rsidRPr="00057FE7">
        <w:rPr>
          <w:rFonts w:ascii="Lucida Sans Unicode" w:hAnsi="Lucida Sans Unicode" w:cs="Lucida Sans Unicode"/>
          <w:b/>
          <w:bCs/>
          <w:sz w:val="21"/>
          <w:szCs w:val="21"/>
        </w:rPr>
        <w:t>S</w:t>
      </w:r>
      <w:r w:rsidRPr="00057FE7">
        <w:rPr>
          <w:rFonts w:ascii="Lucida Sans Unicode" w:hAnsi="Lucida Sans Unicode" w:cs="Lucida Sans Unicode"/>
          <w:sz w:val="21"/>
          <w:szCs w:val="21"/>
        </w:rPr>
        <w:t>heets</w:t>
      </w:r>
    </w:p>
    <w:p w:rsidR="00DC4667" w:rsidRPr="00057FE7" w:rsidRDefault="00DC4667" w:rsidP="00DC4667">
      <w:pPr>
        <w:pStyle w:val="NoSpacing"/>
        <w:numPr>
          <w:ilvl w:val="0"/>
          <w:numId w:val="8"/>
        </w:numPr>
        <w:ind w:left="360"/>
        <w:rPr>
          <w:rFonts w:ascii="Lucida Sans Unicode" w:hAnsi="Lucida Sans Unicode" w:cs="Lucida Sans Unicode"/>
          <w:sz w:val="21"/>
          <w:szCs w:val="21"/>
        </w:rPr>
      </w:pPr>
      <w:r w:rsidRPr="00057FE7">
        <w:rPr>
          <w:rFonts w:ascii="Lucida Sans Unicode" w:hAnsi="Lucida Sans Unicode" w:cs="Lucida Sans Unicode"/>
          <w:sz w:val="21"/>
          <w:szCs w:val="21"/>
        </w:rPr>
        <w:t>CSS describes </w:t>
      </w:r>
      <w:r w:rsidRPr="00057FE7">
        <w:rPr>
          <w:rFonts w:ascii="Lucida Sans Unicode" w:hAnsi="Lucida Sans Unicode" w:cs="Lucida Sans Unicode"/>
          <w:b/>
          <w:bCs/>
          <w:sz w:val="21"/>
          <w:szCs w:val="21"/>
        </w:rPr>
        <w:t>how HTML elements are to be displayed on screen, paper, or in other media</w:t>
      </w:r>
    </w:p>
    <w:p w:rsidR="00DC4667" w:rsidRPr="00057FE7" w:rsidRDefault="00DC4667" w:rsidP="00DC4667">
      <w:pPr>
        <w:pStyle w:val="NoSpacing"/>
        <w:numPr>
          <w:ilvl w:val="0"/>
          <w:numId w:val="8"/>
        </w:numPr>
        <w:ind w:left="360"/>
        <w:rPr>
          <w:rFonts w:ascii="Lucida Sans Unicode" w:hAnsi="Lucida Sans Unicode" w:cs="Lucida Sans Unicode"/>
          <w:sz w:val="21"/>
          <w:szCs w:val="21"/>
        </w:rPr>
      </w:pPr>
      <w:r w:rsidRPr="00057FE7">
        <w:rPr>
          <w:rFonts w:ascii="Lucida Sans Unicode" w:hAnsi="Lucida Sans Unicode" w:cs="Lucida Sans Unicode"/>
          <w:sz w:val="21"/>
          <w:szCs w:val="21"/>
        </w:rPr>
        <w:t>CSS </w:t>
      </w:r>
      <w:r w:rsidRPr="00057FE7">
        <w:rPr>
          <w:rFonts w:ascii="Lucida Sans Unicode" w:hAnsi="Lucida Sans Unicode" w:cs="Lucida Sans Unicode"/>
          <w:b/>
          <w:bCs/>
          <w:sz w:val="21"/>
          <w:szCs w:val="21"/>
        </w:rPr>
        <w:t>saves a lot of work</w:t>
      </w:r>
      <w:r w:rsidRPr="00057FE7">
        <w:rPr>
          <w:rFonts w:ascii="Lucida Sans Unicode" w:hAnsi="Lucida Sans Unicode" w:cs="Lucida Sans Unicode"/>
          <w:sz w:val="21"/>
          <w:szCs w:val="21"/>
        </w:rPr>
        <w:t>. It can control the layout of multiple web pages all at once</w:t>
      </w:r>
    </w:p>
    <w:p w:rsidR="00DC4667" w:rsidRPr="00057FE7" w:rsidRDefault="00DC4667" w:rsidP="00DC4667">
      <w:pPr>
        <w:pStyle w:val="NoSpacing"/>
        <w:numPr>
          <w:ilvl w:val="0"/>
          <w:numId w:val="8"/>
        </w:numPr>
        <w:ind w:left="360"/>
        <w:rPr>
          <w:rFonts w:ascii="Lucida Sans Unicode" w:hAnsi="Lucida Sans Unicode" w:cs="Lucida Sans Unicode"/>
          <w:sz w:val="21"/>
          <w:szCs w:val="21"/>
        </w:rPr>
      </w:pPr>
      <w:r w:rsidRPr="00057FE7">
        <w:rPr>
          <w:rFonts w:ascii="Lucida Sans Unicode" w:hAnsi="Lucida Sans Unicode" w:cs="Lucida Sans Unicode"/>
          <w:sz w:val="21"/>
          <w:szCs w:val="21"/>
        </w:rPr>
        <w:t>External stylesheets are stored in </w:t>
      </w:r>
      <w:r w:rsidRPr="00057FE7">
        <w:rPr>
          <w:rFonts w:ascii="Lucida Sans Unicode" w:hAnsi="Lucida Sans Unicode" w:cs="Lucida Sans Unicode"/>
          <w:b/>
          <w:bCs/>
          <w:sz w:val="21"/>
          <w:szCs w:val="21"/>
        </w:rPr>
        <w:t>CSS files</w:t>
      </w:r>
    </w:p>
    <w:p w:rsidR="00DC4667" w:rsidRPr="00057FE7" w:rsidRDefault="00DC4667" w:rsidP="00DC4667">
      <w:pPr>
        <w:pStyle w:val="NoSpacing"/>
        <w:ind w:left="360"/>
        <w:rPr>
          <w:rFonts w:ascii="Lucida Sans Unicode" w:hAnsi="Lucida Sans Unicode" w:cs="Lucida Sans Unicode"/>
          <w:b/>
          <w:bCs/>
          <w:sz w:val="21"/>
          <w:szCs w:val="21"/>
        </w:rPr>
      </w:pP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HTML with </w:t>
      </w:r>
      <w:r w:rsidRPr="009022CB">
        <w:rPr>
          <w:rFonts w:ascii="Lucida Sans Unicode" w:hAnsi="Lucida Sans Unicode" w:cs="Lucida Sans Unicode"/>
          <w:sz w:val="21"/>
          <w:szCs w:val="21"/>
        </w:rPr>
        <w:t>CSS</w:t>
      </w:r>
      <w:r w:rsidRPr="00057FE7">
        <w:rPr>
          <w:rFonts w:ascii="Lucida Sans Unicode" w:hAnsi="Lucida Sans Unicode" w:cs="Lucida Sans Unicode"/>
          <w:sz w:val="21"/>
          <w:szCs w:val="21"/>
        </w:rPr>
        <w:t> is used to design web page more interactive.</w:t>
      </w:r>
    </w:p>
    <w:p w:rsidR="00DC4667" w:rsidRPr="00057FE7" w:rsidRDefault="00DC4667" w:rsidP="00DC4667">
      <w:pPr>
        <w:pStyle w:val="NoSpacing"/>
        <w:rPr>
          <w:rFonts w:ascii="Lucida Sans Unicode" w:hAnsi="Lucida Sans Unicode" w:cs="Lucida Sans Unicode"/>
          <w:sz w:val="21"/>
          <w:szCs w:val="21"/>
        </w:rPr>
      </w:pP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For now, let's take a quick look at HTML with CSS to create some interactive web pages. You can style your HTML elements in one of the following three ways:</w:t>
      </w:r>
    </w:p>
    <w:p w:rsidR="00DC4667" w:rsidRPr="00057FE7" w:rsidRDefault="00DC4667" w:rsidP="00DC4667">
      <w:pPr>
        <w:pStyle w:val="NoSpacing"/>
        <w:numPr>
          <w:ilvl w:val="0"/>
          <w:numId w:val="9"/>
        </w:numPr>
        <w:ind w:left="360"/>
        <w:rPr>
          <w:rFonts w:ascii="Lucida Sans Unicode" w:hAnsi="Lucida Sans Unicode" w:cs="Lucida Sans Unicode"/>
          <w:sz w:val="21"/>
          <w:szCs w:val="21"/>
        </w:rPr>
      </w:pPr>
      <w:r w:rsidRPr="009022CB">
        <w:rPr>
          <w:rFonts w:ascii="Lucida Sans Unicode" w:hAnsi="Lucida Sans Unicode" w:cs="Lucida Sans Unicode"/>
          <w:sz w:val="21"/>
          <w:szCs w:val="21"/>
        </w:rPr>
        <w:t>internal CSS</w:t>
      </w:r>
    </w:p>
    <w:p w:rsidR="00DC4667" w:rsidRPr="00057FE7" w:rsidRDefault="00DC4667" w:rsidP="00DC4667">
      <w:pPr>
        <w:pStyle w:val="NoSpacing"/>
        <w:numPr>
          <w:ilvl w:val="0"/>
          <w:numId w:val="9"/>
        </w:numPr>
        <w:ind w:left="360"/>
        <w:rPr>
          <w:rFonts w:ascii="Lucida Sans Unicode" w:hAnsi="Lucida Sans Unicode" w:cs="Lucida Sans Unicode"/>
          <w:sz w:val="21"/>
          <w:szCs w:val="21"/>
        </w:rPr>
      </w:pPr>
      <w:r w:rsidRPr="009022CB">
        <w:rPr>
          <w:rFonts w:ascii="Lucida Sans Unicode" w:hAnsi="Lucida Sans Unicode" w:cs="Lucida Sans Unicode"/>
          <w:sz w:val="21"/>
          <w:szCs w:val="21"/>
        </w:rPr>
        <w:t>external CSS</w:t>
      </w:r>
    </w:p>
    <w:p w:rsidR="00DC4667" w:rsidRPr="00057FE7" w:rsidRDefault="00DC4667" w:rsidP="00DC4667">
      <w:pPr>
        <w:pStyle w:val="NoSpacing"/>
        <w:numPr>
          <w:ilvl w:val="0"/>
          <w:numId w:val="9"/>
        </w:numPr>
        <w:ind w:left="360"/>
        <w:rPr>
          <w:rFonts w:ascii="Lucida Sans Unicode" w:hAnsi="Lucida Sans Unicode" w:cs="Lucida Sans Unicode"/>
          <w:sz w:val="21"/>
          <w:szCs w:val="21"/>
        </w:rPr>
      </w:pPr>
      <w:r w:rsidRPr="009022CB">
        <w:rPr>
          <w:rFonts w:ascii="Lucida Sans Unicode" w:hAnsi="Lucida Sans Unicode" w:cs="Lucida Sans Unicode"/>
          <w:sz w:val="21"/>
          <w:szCs w:val="21"/>
        </w:rPr>
        <w:t>inline CSS</w:t>
      </w:r>
    </w:p>
    <w:p w:rsidR="00DC4667" w:rsidRPr="00057FE7" w:rsidRDefault="00DC4667" w:rsidP="00DC4667">
      <w:pPr>
        <w:pStyle w:val="NoSpacing"/>
        <w:ind w:left="-360"/>
        <w:rPr>
          <w:rFonts w:ascii="Lucida Sans Unicode" w:hAnsi="Lucida Sans Unicode" w:cs="Lucida Sans Unicode"/>
          <w:sz w:val="21"/>
          <w:szCs w:val="21"/>
        </w:rPr>
      </w:pPr>
    </w:p>
    <w:p w:rsidR="00DC4667" w:rsidRPr="00057FE7" w:rsidRDefault="00DC4667" w:rsidP="00DC4667">
      <w:pPr>
        <w:pStyle w:val="NoSpacing"/>
        <w:rPr>
          <w:rFonts w:ascii="Lucida Sans Unicode" w:hAnsi="Lucida Sans Unicode" w:cs="Lucida Sans Unicode"/>
          <w:b/>
          <w:sz w:val="24"/>
          <w:szCs w:val="24"/>
        </w:rPr>
      </w:pPr>
      <w:r w:rsidRPr="00057FE7">
        <w:rPr>
          <w:rFonts w:ascii="Lucida Sans Unicode" w:hAnsi="Lucida Sans Unicode" w:cs="Lucida Sans Unicode"/>
          <w:b/>
          <w:sz w:val="24"/>
          <w:szCs w:val="24"/>
        </w:rPr>
        <w:t>WHY USE CSS?</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CSS is used to define styles for your web pages, including the design, layout and variations in display for different devices and screen sizes. </w:t>
      </w:r>
    </w:p>
    <w:p w:rsidR="00DC4667" w:rsidRPr="00057FE7" w:rsidRDefault="00DC4667" w:rsidP="00DC4667">
      <w:pPr>
        <w:pStyle w:val="NoSpacing"/>
        <w:rPr>
          <w:rFonts w:ascii="Lucida Sans Unicode" w:hAnsi="Lucida Sans Unicode" w:cs="Lucida Sans Unicode"/>
          <w:sz w:val="24"/>
          <w:szCs w:val="24"/>
        </w:rPr>
      </w:pPr>
    </w:p>
    <w:p w:rsidR="00DC4667" w:rsidRPr="00057FE7" w:rsidRDefault="00DC4667" w:rsidP="00DC4667">
      <w:pPr>
        <w:pStyle w:val="NoSpacing"/>
        <w:rPr>
          <w:rFonts w:ascii="Lucida Sans Unicode" w:hAnsi="Lucida Sans Unicode" w:cs="Lucida Sans Unicode"/>
          <w:b/>
          <w:sz w:val="24"/>
          <w:szCs w:val="24"/>
        </w:rPr>
      </w:pPr>
      <w:r w:rsidRPr="00057FE7">
        <w:rPr>
          <w:rFonts w:ascii="Lucida Sans Unicode" w:hAnsi="Lucida Sans Unicode" w:cs="Lucida Sans Unicode"/>
          <w:b/>
          <w:sz w:val="24"/>
          <w:szCs w:val="24"/>
        </w:rPr>
        <w:t>CSS SOLVED A BIG PROBLEM</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HTML was NEVER intended to contain tags for formatting a web page!</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HTML was created to </w:t>
      </w:r>
      <w:r w:rsidRPr="00057FE7">
        <w:rPr>
          <w:rFonts w:ascii="Lucida Sans Unicode" w:hAnsi="Lucida Sans Unicode" w:cs="Lucida Sans Unicode"/>
          <w:b/>
          <w:bCs/>
          <w:sz w:val="21"/>
          <w:szCs w:val="21"/>
        </w:rPr>
        <w:t>describe the content</w:t>
      </w:r>
      <w:r w:rsidRPr="00057FE7">
        <w:rPr>
          <w:rFonts w:ascii="Lucida Sans Unicode" w:hAnsi="Lucida Sans Unicode" w:cs="Lucida Sans Unicode"/>
          <w:sz w:val="21"/>
          <w:szCs w:val="21"/>
        </w:rPr>
        <w:t> of a web page, like:</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&lt;h1&gt;</w:t>
      </w:r>
      <w:proofErr w:type="gramStart"/>
      <w:r w:rsidRPr="00057FE7">
        <w:rPr>
          <w:rFonts w:ascii="Lucida Sans Unicode" w:hAnsi="Lucida Sans Unicode" w:cs="Lucida Sans Unicode"/>
          <w:sz w:val="21"/>
          <w:szCs w:val="21"/>
        </w:rPr>
        <w:t>This</w:t>
      </w:r>
      <w:proofErr w:type="gramEnd"/>
      <w:r w:rsidRPr="00057FE7">
        <w:rPr>
          <w:rFonts w:ascii="Lucida Sans Unicode" w:hAnsi="Lucida Sans Unicode" w:cs="Lucida Sans Unicode"/>
          <w:sz w:val="21"/>
          <w:szCs w:val="21"/>
        </w:rPr>
        <w:t xml:space="preserve"> is a heading&lt;/h1&gt;</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&lt;p&gt;This is a paragraph</w:t>
      </w:r>
      <w:proofErr w:type="gramStart"/>
      <w:r w:rsidRPr="00057FE7">
        <w:rPr>
          <w:rFonts w:ascii="Lucida Sans Unicode" w:hAnsi="Lucida Sans Unicode" w:cs="Lucida Sans Unicode"/>
          <w:sz w:val="21"/>
          <w:szCs w:val="21"/>
        </w:rPr>
        <w:t>.&lt;</w:t>
      </w:r>
      <w:proofErr w:type="gramEnd"/>
      <w:r w:rsidRPr="00057FE7">
        <w:rPr>
          <w:rFonts w:ascii="Lucida Sans Unicode" w:hAnsi="Lucida Sans Unicode" w:cs="Lucida Sans Unicode"/>
          <w:sz w:val="21"/>
          <w:szCs w:val="21"/>
        </w:rPr>
        <w:t>/p&gt;</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When tags like &lt;font&gt;, and color attributes were added to the HTML 3.2 specification, it started a nightmare for web developers. Development of large websites, where fonts and color information were added to every single page, became a long and expensive process.</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To solve this problem, the World Wide Web Consortium (W3C) created CSS.</w:t>
      </w:r>
    </w:p>
    <w:p w:rsidR="00DC4667" w:rsidRPr="00057FE7" w:rsidRDefault="00DC4667" w:rsidP="00DC4667">
      <w:pPr>
        <w:pStyle w:val="NoSpacing"/>
        <w:rPr>
          <w:rFonts w:ascii="Lucida Sans Unicode" w:hAnsi="Lucida Sans Unicode" w:cs="Lucida Sans Unicode"/>
          <w:sz w:val="21"/>
          <w:szCs w:val="21"/>
        </w:rPr>
      </w:pPr>
      <w:r w:rsidRPr="00057FE7">
        <w:rPr>
          <w:rFonts w:ascii="Lucida Sans Unicode" w:hAnsi="Lucida Sans Unicode" w:cs="Lucida Sans Unicode"/>
          <w:sz w:val="21"/>
          <w:szCs w:val="21"/>
        </w:rPr>
        <w:t>CSS removed the style formatting from the HTML page!</w:t>
      </w:r>
    </w:p>
    <w:p w:rsidR="00DC4667" w:rsidRPr="00057FE7" w:rsidRDefault="008357B0" w:rsidP="00DC4667">
      <w:pPr>
        <w:pStyle w:val="NoSpacing"/>
        <w:rPr>
          <w:rFonts w:ascii="Lucida Sans Unicode" w:hAnsi="Lucida Sans Unicode" w:cs="Lucida Sans Unicode"/>
          <w:sz w:val="24"/>
          <w:szCs w:val="24"/>
        </w:rPr>
      </w:pPr>
      <w:r w:rsidRPr="008357B0">
        <w:rPr>
          <w:rFonts w:ascii="Lucida Sans Unicode" w:hAnsi="Lucida Sans Unicode" w:cs="Lucida Sans Unicode"/>
          <w:sz w:val="24"/>
          <w:szCs w:val="24"/>
        </w:rPr>
        <w:pict>
          <v:rect id="_x0000_i1067" style="width:0;height:0" o:hralign="center" o:hrstd="t" o:hrnoshade="t" o:hr="t" fillcolor="black" stroked="f"/>
        </w:pict>
      </w:r>
    </w:p>
    <w:p w:rsidR="009275EB" w:rsidRDefault="009275EB" w:rsidP="00DC4667">
      <w:pPr>
        <w:pStyle w:val="NoSpacing"/>
        <w:rPr>
          <w:rFonts w:ascii="Lucida Sans Unicode" w:hAnsi="Lucida Sans Unicode" w:cs="Lucida Sans Unicode"/>
          <w:b/>
          <w:sz w:val="24"/>
          <w:szCs w:val="24"/>
        </w:rPr>
      </w:pPr>
    </w:p>
    <w:p w:rsidR="009275EB" w:rsidRDefault="009275EB" w:rsidP="00DC4667">
      <w:pPr>
        <w:pStyle w:val="NoSpacing"/>
        <w:rPr>
          <w:rFonts w:ascii="Lucida Sans Unicode" w:hAnsi="Lucida Sans Unicode" w:cs="Lucida Sans Unicode"/>
          <w:b/>
          <w:sz w:val="24"/>
          <w:szCs w:val="24"/>
        </w:rPr>
      </w:pPr>
    </w:p>
    <w:p w:rsidR="009275EB" w:rsidRDefault="009275EB" w:rsidP="00DC4667">
      <w:pPr>
        <w:pStyle w:val="NoSpacing"/>
        <w:rPr>
          <w:rFonts w:ascii="Lucida Sans Unicode" w:hAnsi="Lucida Sans Unicode" w:cs="Lucida Sans Unicode"/>
          <w:b/>
          <w:sz w:val="24"/>
          <w:szCs w:val="24"/>
        </w:rPr>
      </w:pPr>
    </w:p>
    <w:p w:rsidR="00DC4667" w:rsidRPr="00057FE7" w:rsidRDefault="00DC4667" w:rsidP="00DC4667">
      <w:pPr>
        <w:pStyle w:val="NoSpacing"/>
        <w:rPr>
          <w:rFonts w:ascii="Lucida Sans Unicode" w:hAnsi="Lucida Sans Unicode" w:cs="Lucida Sans Unicode"/>
          <w:b/>
          <w:sz w:val="24"/>
          <w:szCs w:val="24"/>
        </w:rPr>
      </w:pPr>
      <w:r w:rsidRPr="00057FE7">
        <w:rPr>
          <w:rFonts w:ascii="Lucida Sans Unicode" w:hAnsi="Lucida Sans Unicode" w:cs="Lucida Sans Unicode"/>
          <w:b/>
          <w:sz w:val="24"/>
          <w:szCs w:val="24"/>
        </w:rPr>
        <w:lastRenderedPageBreak/>
        <w:t>CSS SAVES A LOT OF WORK!</w:t>
      </w:r>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The style definitions are normally saved in external .css files.</w:t>
      </w:r>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With an external stylesheet file, you can change the look of an entire website by changing just one file!</w:t>
      </w:r>
    </w:p>
    <w:p w:rsidR="00DC4667" w:rsidRPr="00057FE7" w:rsidRDefault="00DC4667" w:rsidP="00DC4667">
      <w:pPr>
        <w:pStyle w:val="NoSpacing"/>
        <w:rPr>
          <w:rFonts w:ascii="Lucida Sans Unicode" w:hAnsi="Lucida Sans Unicode" w:cs="Lucida Sans Unicode"/>
          <w:b/>
          <w:sz w:val="24"/>
          <w:szCs w:val="24"/>
          <w:u w:val="single"/>
        </w:rPr>
      </w:pPr>
    </w:p>
    <w:p w:rsidR="00DC4667" w:rsidRPr="00057FE7" w:rsidRDefault="00DC4667" w:rsidP="00DC4667">
      <w:pPr>
        <w:pStyle w:val="NoSpacing"/>
        <w:rPr>
          <w:rFonts w:ascii="Lucida Sans Unicode" w:hAnsi="Lucida Sans Unicode" w:cs="Lucida Sans Unicode"/>
          <w:b/>
          <w:sz w:val="24"/>
          <w:szCs w:val="24"/>
        </w:rPr>
      </w:pPr>
      <w:r w:rsidRPr="00057FE7">
        <w:rPr>
          <w:rFonts w:ascii="Lucida Sans Unicode" w:hAnsi="Lucida Sans Unicode" w:cs="Lucida Sans Unicode"/>
          <w:b/>
          <w:sz w:val="24"/>
          <w:szCs w:val="24"/>
        </w:rPr>
        <w:t xml:space="preserve">HTML </w:t>
      </w:r>
      <w:proofErr w:type="gramStart"/>
      <w:r w:rsidRPr="00057FE7">
        <w:rPr>
          <w:rFonts w:ascii="Lucida Sans Unicode" w:hAnsi="Lucida Sans Unicode" w:cs="Lucida Sans Unicode"/>
          <w:b/>
          <w:sz w:val="24"/>
          <w:szCs w:val="24"/>
        </w:rPr>
        <w:t>CSS  SYNTAX</w:t>
      </w:r>
      <w:proofErr w:type="gramEnd"/>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You can use the following general form to use HTML with CSS:</w:t>
      </w:r>
    </w:p>
    <w:p w:rsidR="00DC4667" w:rsidRPr="001D1110" w:rsidRDefault="00DC4667" w:rsidP="00DC4667">
      <w:pPr>
        <w:pStyle w:val="NoSpacing"/>
        <w:rPr>
          <w:rFonts w:ascii="Lucida Sans Unicode" w:hAnsi="Lucida Sans Unicode" w:cs="Lucida Sans Unicode"/>
          <w:sz w:val="21"/>
          <w:szCs w:val="21"/>
        </w:rPr>
      </w:pPr>
    </w:p>
    <w:p w:rsidR="00DC4667" w:rsidRPr="001D1110" w:rsidRDefault="00DC4667" w:rsidP="00DC4667">
      <w:pPr>
        <w:pStyle w:val="NoSpacing"/>
        <w:rPr>
          <w:rFonts w:ascii="Lucida Sans Unicode" w:hAnsi="Lucida Sans Unicode" w:cs="Lucida Sans Unicode"/>
          <w:sz w:val="21"/>
          <w:szCs w:val="21"/>
        </w:rPr>
      </w:pPr>
      <w:proofErr w:type="gramStart"/>
      <w:r w:rsidRPr="001D1110">
        <w:rPr>
          <w:rFonts w:ascii="Lucida Sans Unicode" w:hAnsi="Lucida Sans Unicode" w:cs="Lucida Sans Unicode"/>
          <w:sz w:val="21"/>
          <w:szCs w:val="21"/>
        </w:rPr>
        <w:t>element{</w:t>
      </w:r>
      <w:proofErr w:type="gramEnd"/>
      <w:r w:rsidRPr="001D1110">
        <w:rPr>
          <w:rFonts w:ascii="Lucida Sans Unicode" w:hAnsi="Lucida Sans Unicode" w:cs="Lucida Sans Unicode"/>
          <w:sz w:val="21"/>
          <w:szCs w:val="21"/>
        </w:rPr>
        <w:t>property1:value1;property2:value2;}</w:t>
      </w:r>
    </w:p>
    <w:p w:rsidR="00DC4667" w:rsidRPr="001D1110" w:rsidRDefault="00DC4667" w:rsidP="00DC4667">
      <w:pPr>
        <w:pStyle w:val="NoSpacing"/>
        <w:rPr>
          <w:rFonts w:ascii="Lucida Sans Unicode" w:hAnsi="Lucida Sans Unicode" w:cs="Lucida Sans Unicode"/>
          <w:sz w:val="21"/>
          <w:szCs w:val="21"/>
        </w:rPr>
      </w:pPr>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 xml:space="preserve">Here, the element is an HTML element name. </w:t>
      </w:r>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 xml:space="preserve">The property is a CSS property. </w:t>
      </w:r>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 xml:space="preserve">The value is a CSS value. </w:t>
      </w:r>
    </w:p>
    <w:p w:rsidR="00DC4667" w:rsidRPr="001D1110" w:rsidRDefault="00DC4667" w:rsidP="00DC4667">
      <w:pPr>
        <w:pStyle w:val="NoSpacing"/>
        <w:rPr>
          <w:rFonts w:ascii="Lucida Sans Unicode" w:hAnsi="Lucida Sans Unicode" w:cs="Lucida Sans Unicode"/>
          <w:sz w:val="21"/>
          <w:szCs w:val="21"/>
        </w:rPr>
      </w:pPr>
      <w:r w:rsidRPr="001D1110">
        <w:rPr>
          <w:rFonts w:ascii="Lucida Sans Unicode" w:hAnsi="Lucida Sans Unicode" w:cs="Lucida Sans Unicode"/>
          <w:sz w:val="21"/>
          <w:szCs w:val="21"/>
        </w:rPr>
        <w:t>Multiple styles are separated with semicolon.</w:t>
      </w:r>
    </w:p>
    <w:p w:rsidR="00DC4667" w:rsidRDefault="00DC4667" w:rsidP="00CE409B">
      <w:pPr>
        <w:pStyle w:val="NoSpacing"/>
        <w:rPr>
          <w:rFonts w:ascii="Times New Roman" w:hAnsi="Times New Roman"/>
          <w:noProof/>
          <w:sz w:val="24"/>
          <w:szCs w:val="24"/>
        </w:rPr>
      </w:pPr>
    </w:p>
    <w:p w:rsidR="00C03345" w:rsidRDefault="00CE409B" w:rsidP="009275EB">
      <w:pPr>
        <w:jc w:val="center"/>
        <w:rPr>
          <w:rFonts w:ascii="Lucida Sans Unicode" w:hAnsi="Lucida Sans Unicode" w:cs="Lucida Sans Unicode"/>
          <w:b/>
          <w:noProof/>
          <w:sz w:val="44"/>
        </w:rPr>
      </w:pPr>
      <w:r>
        <w:rPr>
          <w:noProof/>
        </w:rPr>
        <w:br w:type="page"/>
      </w:r>
      <w:r w:rsidR="009275EB" w:rsidRPr="009275EB">
        <w:rPr>
          <w:rFonts w:ascii="Lucida Sans Unicode" w:hAnsi="Lucida Sans Unicode" w:cs="Lucida Sans Unicode"/>
          <w:b/>
          <w:noProof/>
          <w:sz w:val="44"/>
        </w:rPr>
        <w:lastRenderedPageBreak/>
        <w:t>CODE OF THE WEBPAGE PREPAIRED DURING TERAINING</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&lt;html&gt;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&lt;head&gt;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&lt;title&gt;Registration form&lt;/title&gt;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&lt;b&gt;&lt;center&gt;&lt;font size="10"&gt;REGISTRATION/ENQUIRY&lt;/font&gt;&lt;/center&gt;&lt;/b&gt;&lt;/br&gt;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&lt;/head&gt;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&lt;body&gt;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&lt;img src="http://www.rayatbahrauniversity.edu.in/wp-content/uploads/2017/05/logo-11.png" width="200" height="72"&gt;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 style="margin-left:40em"&gt;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&lt;img src="http://www.rayatbahra.com/rayat_bahra_pictures/logo_trans.png" align="right" width="200" height="72"&gt;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&lt;img src="http://www.siliconindia.com/images/education/18619.jpeg" width="350" height="72"&gt;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        &lt;/pre&gt;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&lt;form name="tick"</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action="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method="post"&gt;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Campus preference: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Ropar&lt;input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RBU&lt;input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Hoshiarpur&lt;input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Patiala&lt;input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Sonepat&lt;input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lastRenderedPageBreak/>
        <w:t xml:space="preserve">        BU Shimla&lt;input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Panipat&lt;input type="radio"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name="campus"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        &lt;/pre&gt;</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Official use: College:&lt;input type="text"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name="College"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size= "40"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maxlength="50"&gt;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Branch\Course:&lt;input type="text"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name="Branch\Course"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size= "5"</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maxlength="10"&gt;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Date:&lt;input type="date"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name="date"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size= " 10"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maxlength="10"&gt;&lt;/br&gt;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Name of Institute\School\College &lt;input type="line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name="name"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size= "40"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maxlength="50"&gt;</w:t>
      </w:r>
      <w:r w:rsidRPr="008721FD">
        <w:rPr>
          <w:rFonts w:ascii="Lucida Sans Unicode" w:hAnsi="Lucida Sans Unicode" w:cs="Lucida Sans Unicode"/>
          <w:noProof/>
          <w:sz w:val="21"/>
          <w:szCs w:val="21"/>
        </w:rPr>
        <w:tab/>
        <w: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Board\University&lt;input type="line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name="name"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size= "30"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maxlength="50"&gt;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        &lt;/pre&gt;</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&lt;fieldset&gt;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1.Name of Applicant &lt;font size="1"&gt;(in capital letters )&lt;/font&gt; &lt;/br&gt;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&lt;input type="textbox"</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name="name"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value=" "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size="50"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lastRenderedPageBreak/>
        <w:t xml:space="preserve">        maxlength="50"&gt;</w:t>
      </w:r>
      <w:r w:rsidRPr="008721FD">
        <w:rPr>
          <w:rFonts w:ascii="Lucida Sans Unicode" w:hAnsi="Lucida Sans Unicode" w:cs="Lucida Sans Unicode"/>
          <w:noProof/>
          <w:sz w:val="21"/>
          <w:szCs w:val="21"/>
        </w:rPr>
        <w:tab/>
        <w: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2.Date of Birth&lt;/br&gt;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&lt;input type="date"</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name="date"&gt;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 style="margin-left:4em"&gt;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3.Gender &lt;select name="dropdown"&gt;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&lt;option value="Male" selected&gt;Male&lt;/option&gt;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&lt;option value="Female"&gt;Female&lt;/option&gt;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&lt;option value="Other "&gt;Other &lt;/option&gt;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&lt;/select&gt;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 style="margin-left:4em"&gt;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4.Category</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&lt;select name="dropdown"&gt;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&lt;option value="general" selected&gt;general&lt;/option&gt;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&lt;option value="SC"&gt;SC&lt;/option&gt;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&lt;option value="ST"&gt;ST&lt;/option&gt;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&lt;option value="BC"&gt;BC&lt;/option&gt;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&lt;option value="OBC"&gt;OBC&lt;/option&gt;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&lt;/span&gt;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&lt;/select&gt;&lt;/br&gt;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5.Father's Name:&lt;/br&gt;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&lt;input type="text"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name="father's name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size="50"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maxlength="50"&gt;&lt;/br&gt;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&gt;&lt;/pre&gt;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6.Address for Corrspondance&lt;/br&gt;&lt;textarea name="address"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rows="5"</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cols="50"&gt;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&lt;/textarea&gt;&lt;/br&gt;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&gt;&lt;/pre&gt;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&lt;font size="2"&gt;City\Town\Village:&lt;input type="text"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name="City\town\village"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size="10"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maxlength="20"&gt;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lastRenderedPageBreak/>
        <w:t>&lt;span style="margin-left:5em"&gt;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district&lt;input type="text"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name="district"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value=" "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size="10"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maxlength="20"&gt;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 style="margin-left:5em"&gt;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state&lt;input type="text"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name="state"</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value=" "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size="10"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maxlength="20"&gt;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 style="margin-left:5em"&gt;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Pincode &lt;input type="number"</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name="pincode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size="10"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maxlength="6"&gt;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&lt;/span&gt;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&lt;/font&gt;&lt;/br&gt;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&gt;&lt;/pre&gt;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7.Mobile no.&lt;input type="number"</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name="mobile no."</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value="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size="20"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maxlength="10"&gt;&lt;/br&gt;</w:t>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&gt;&lt;/pre&gt;</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8.Email ID&lt;input type="email"</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name="email"</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size="50"</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maxlength="50"</w:t>
      </w:r>
      <w:r w:rsidRPr="008721FD">
        <w:rPr>
          <w:rFonts w:ascii="Lucida Sans Unicode" w:hAnsi="Lucida Sans Unicode" w:cs="Lucida Sans Unicode"/>
          <w:noProof/>
          <w:sz w:val="21"/>
          <w:szCs w:val="21"/>
        </w:rPr>
        <w:tab/>
        <w:t>&gt;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&lt;pre &gt;&lt;/pre&gt;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&lt;style&gt;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table, th, td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border: 1px solid black;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&lt;/style&gt;</w:t>
      </w:r>
    </w:p>
    <w:p w:rsidR="008721FD" w:rsidRPr="008721FD" w:rsidRDefault="008721FD" w:rsidP="008721FD">
      <w:pPr>
        <w:rPr>
          <w:rFonts w:ascii="Lucida Sans Unicode" w:hAnsi="Lucida Sans Unicode" w:cs="Lucida Sans Unicode"/>
          <w:noProof/>
          <w:sz w:val="21"/>
          <w:szCs w:val="21"/>
        </w:rPr>
      </w:pP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lastRenderedPageBreak/>
        <w:t>&lt;table style="width:1%"&gt;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&lt;th&gt;examination&lt;/th&gt;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&lt;th&gt;name of the course&lt;/th&gt;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&lt;th&gt;school&amp;place &lt;/th&gt;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&lt;th&gt;board/univerty&lt;/th&gt;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&lt;th&gt;marks obtained/total&lt;/th&gt;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&lt;th&gt;%&lt;/th&gt;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&lt;td&gt;class 10th&lt;/td&gt;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 &lt;/td&gt;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&lt;td&gt;class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10+2/diploma&lt;/td&gt;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&lt;td&gt;Graduation&lt;/td&gt;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ab/>
        <w:t>&lt;td&gt;&lt;input type="textbox"&gt;&lt;/td&gt;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  &lt;/tr&gt;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&lt;/table&gt;&lt;/br&gt;&lt;/br&gt;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9.Name of the entrance exam given if through counselling:.....................Rank................&lt;/br&gt;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&lt;hr&gt;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lastRenderedPageBreak/>
        <w:t>&lt;pre&gt;   &lt;/Pre&gt;</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Signature of Student\Parents</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&lt;span style="margin-left:56em"&gt;Official's Signature&lt;/span&gt;</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 xml:space="preserve">&lt;/fieldset&gt; </w:t>
      </w:r>
      <w:r w:rsidRPr="008721FD">
        <w:rPr>
          <w:rFonts w:ascii="Lucida Sans Unicode" w:hAnsi="Lucida Sans Unicode" w:cs="Lucida Sans Unicode"/>
          <w:noProof/>
          <w:sz w:val="21"/>
          <w:szCs w:val="21"/>
        </w:rPr>
        <w:tab/>
      </w:r>
      <w:r w:rsidRPr="008721FD">
        <w:rPr>
          <w:rFonts w:ascii="Lucida Sans Unicode" w:hAnsi="Lucida Sans Unicode" w:cs="Lucida Sans Unicode"/>
          <w:noProof/>
          <w:sz w:val="21"/>
          <w:szCs w:val="21"/>
        </w:rPr>
        <w:tab/>
        <w:t xml:space="preserve"> </w:t>
      </w:r>
    </w:p>
    <w:p w:rsidR="008721FD" w:rsidRPr="008721FD"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&lt;/body&gt;</w:t>
      </w:r>
    </w:p>
    <w:p w:rsidR="009275EB" w:rsidRDefault="008721FD" w:rsidP="008721FD">
      <w:pPr>
        <w:rPr>
          <w:rFonts w:ascii="Lucida Sans Unicode" w:hAnsi="Lucida Sans Unicode" w:cs="Lucida Sans Unicode"/>
          <w:noProof/>
          <w:sz w:val="21"/>
          <w:szCs w:val="21"/>
        </w:rPr>
      </w:pPr>
      <w:r w:rsidRPr="008721FD">
        <w:rPr>
          <w:rFonts w:ascii="Lucida Sans Unicode" w:hAnsi="Lucida Sans Unicode" w:cs="Lucida Sans Unicode"/>
          <w:noProof/>
          <w:sz w:val="21"/>
          <w:szCs w:val="21"/>
        </w:rPr>
        <w:t>&lt;/html&gt;</w:t>
      </w:r>
    </w:p>
    <w:p w:rsidR="00765E33" w:rsidRDefault="00765E33" w:rsidP="008721FD">
      <w:pPr>
        <w:rPr>
          <w:rFonts w:ascii="Lucida Sans Unicode" w:hAnsi="Lucida Sans Unicode" w:cs="Lucida Sans Unicode"/>
          <w:noProof/>
          <w:sz w:val="21"/>
          <w:szCs w:val="21"/>
        </w:rPr>
      </w:pPr>
    </w:p>
    <w:p w:rsidR="00765E33" w:rsidRDefault="00765E33" w:rsidP="008721FD">
      <w:pPr>
        <w:rPr>
          <w:rFonts w:ascii="Lucida Sans Unicode" w:hAnsi="Lucida Sans Unicode" w:cs="Lucida Sans Unicode"/>
          <w:noProof/>
          <w:sz w:val="21"/>
          <w:szCs w:val="21"/>
        </w:rPr>
      </w:pPr>
    </w:p>
    <w:p w:rsidR="00765E33" w:rsidRDefault="00765E33" w:rsidP="008721FD">
      <w:pPr>
        <w:rPr>
          <w:rFonts w:ascii="Lucida Sans Unicode" w:hAnsi="Lucida Sans Unicode" w:cs="Lucida Sans Unicode"/>
          <w:noProof/>
          <w:sz w:val="21"/>
          <w:szCs w:val="21"/>
        </w:rPr>
      </w:pPr>
    </w:p>
    <w:p w:rsidR="00765E33" w:rsidRPr="008721FD" w:rsidRDefault="00765E33" w:rsidP="008721FD">
      <w:pPr>
        <w:rPr>
          <w:rFonts w:ascii="Lucida Sans Unicode" w:hAnsi="Lucida Sans Unicode" w:cs="Lucida Sans Unicode"/>
          <w:noProof/>
          <w:sz w:val="21"/>
          <w:szCs w:val="21"/>
        </w:rPr>
      </w:pPr>
    </w:p>
    <w:p w:rsidR="009275EB" w:rsidRDefault="009275EB" w:rsidP="009275EB">
      <w:pPr>
        <w:jc w:val="center"/>
        <w:rPr>
          <w:rFonts w:ascii="Lucida Sans Unicode" w:hAnsi="Lucida Sans Unicode" w:cs="Lucida Sans Unicode"/>
          <w:b/>
        </w:rPr>
      </w:pPr>
    </w:p>
    <w:p w:rsidR="00765E33" w:rsidRDefault="00765E33" w:rsidP="00765E33">
      <w:pPr>
        <w:rPr>
          <w:rFonts w:ascii="Lucida Sans Unicode" w:hAnsi="Lucida Sans Unicode" w:cs="Lucida Sans Unicode"/>
          <w:b/>
        </w:rPr>
      </w:pPr>
      <w:r>
        <w:rPr>
          <w:rFonts w:ascii="Lucida Sans Unicode" w:hAnsi="Lucida Sans Unicode" w:cs="Lucida Sans Unicode"/>
          <w:b/>
          <w:noProof/>
        </w:rPr>
        <w:drawing>
          <wp:inline distT="0" distB="0" distL="0" distR="0">
            <wp:extent cx="5943600" cy="3340828"/>
            <wp:effectExtent l="19050" t="0" r="0" b="0"/>
            <wp:docPr id="92" name="Picture 92" descr="C:\Users\abcd\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bcd\Pictures\Screenshots\Screenshot (124).png"/>
                    <pic:cNvPicPr>
                      <a:picLocks noChangeAspect="1" noChangeArrowheads="1"/>
                    </pic:cNvPicPr>
                  </pic:nvPicPr>
                  <pic:blipFill>
                    <a:blip r:embed="rId93"/>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CC2888" w:rsidRDefault="00CC2888" w:rsidP="00CC2888">
      <w:pPr>
        <w:pStyle w:val="NoSpacing"/>
        <w:jc w:val="center"/>
        <w:rPr>
          <w:rFonts w:ascii="Lucida Sans Unicode" w:hAnsi="Lucida Sans Unicode" w:cs="Lucida Sans Unicode"/>
          <w:b/>
          <w:sz w:val="40"/>
          <w:szCs w:val="24"/>
        </w:rPr>
      </w:pPr>
      <w:r>
        <w:rPr>
          <w:rFonts w:ascii="Lucida Sans Unicode" w:hAnsi="Lucida Sans Unicode" w:cs="Lucida Sans Unicode"/>
          <w:b/>
          <w:sz w:val="40"/>
          <w:szCs w:val="24"/>
        </w:rPr>
        <w:lastRenderedPageBreak/>
        <w:t>Practical No.1</w:t>
      </w:r>
    </w:p>
    <w:p w:rsidR="00CC2888" w:rsidRPr="007D4E94" w:rsidRDefault="00CC2888" w:rsidP="00CC2888">
      <w:pPr>
        <w:pStyle w:val="Heading1"/>
        <w:shd w:val="clear" w:color="auto" w:fill="FFFFFF"/>
        <w:ind w:left="0" w:firstLine="0"/>
        <w:jc w:val="center"/>
        <w:rPr>
          <w:rFonts w:ascii="Lucida Sans Unicode" w:hAnsi="Lucida Sans Unicode" w:cs="Lucida Sans Unicode"/>
          <w:spacing w:val="-2"/>
          <w:sz w:val="36"/>
          <w:szCs w:val="36"/>
        </w:rPr>
      </w:pPr>
      <w:r w:rsidRPr="007D4E94">
        <w:rPr>
          <w:rFonts w:ascii="Lucida Sans Unicode" w:hAnsi="Lucida Sans Unicode" w:cs="Lucida Sans Unicode"/>
          <w:spacing w:val="-2"/>
          <w:sz w:val="36"/>
          <w:szCs w:val="36"/>
        </w:rPr>
        <w:t>Computer Hardware Peripherals</w:t>
      </w:r>
    </w:p>
    <w:p w:rsidR="00CC2888" w:rsidRDefault="00CC2888" w:rsidP="00CC2888">
      <w:pPr>
        <w:pStyle w:val="Heading2"/>
        <w:shd w:val="clear" w:color="auto" w:fill="FFFFFF"/>
        <w:spacing w:before="312" w:after="48"/>
        <w:rPr>
          <w:rFonts w:ascii="Lucida Sans Unicode" w:hAnsi="Lucida Sans Unicode" w:cs="Lucida Sans Unicode"/>
          <w:color w:val="000000"/>
          <w:spacing w:val="-2"/>
        </w:rPr>
      </w:pPr>
      <w:r>
        <w:rPr>
          <w:rFonts w:ascii="Lucida Sans Unicode" w:hAnsi="Lucida Sans Unicode" w:cs="Lucida Sans Unicode"/>
          <w:color w:val="000000"/>
          <w:spacing w:val="-2"/>
        </w:rPr>
        <w:t>Introduction</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A peripheral is a piece of computer hardware that is added to a computer in order to expand its abilities. The term peripheral is used to describe those devices that are optional in nature, as opposed to hardware that is either demanded or always required in principle. There are all different kinds of peripherals you can add your computer. The main disctinction among peripherals is the way they are connected to your computer. They can be connected internally or externally.</w:t>
      </w:r>
    </w:p>
    <w:p w:rsidR="00CC2888" w:rsidRDefault="00CC2888" w:rsidP="00CC2888">
      <w:pPr>
        <w:pStyle w:val="Heading2"/>
        <w:shd w:val="clear" w:color="auto" w:fill="FFFFFF"/>
        <w:spacing w:before="312" w:after="48"/>
        <w:rPr>
          <w:rFonts w:ascii="Lucida Sans Unicode" w:hAnsi="Lucida Sans Unicode" w:cs="Lucida Sans Unicode"/>
          <w:color w:val="000000"/>
          <w:spacing w:val="-2"/>
        </w:rPr>
      </w:pPr>
      <w:r>
        <w:rPr>
          <w:rFonts w:ascii="Lucida Sans Unicode" w:hAnsi="Lucida Sans Unicode" w:cs="Lucida Sans Unicode"/>
          <w:color w:val="000000"/>
          <w:spacing w:val="-2"/>
        </w:rPr>
        <w:t>Buses</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A bus is a subsystem that transfers data between computer components inside a computer or between computers. Unlike a point-to-point connection, a bus can logically connect several peripherals over the same set of wires. Each bus defines its set of connectors to physically plug devices, cards or cables together. There are two types of buses: internal and external. Internal buses are connections to various internal components. External buses are connections to various external components. There are different kinds of slots that internal and external devices can connect to.</w:t>
      </w:r>
    </w:p>
    <w:p w:rsidR="00CC2888" w:rsidRDefault="00CC2888" w:rsidP="00CC2888">
      <w:pPr>
        <w:pStyle w:val="Heading2"/>
        <w:shd w:val="clear" w:color="auto" w:fill="FFFFFF"/>
        <w:spacing w:before="312" w:after="48"/>
        <w:rPr>
          <w:rFonts w:ascii="Lucida Sans Unicode" w:hAnsi="Lucida Sans Unicode" w:cs="Lucida Sans Unicode"/>
          <w:color w:val="000000"/>
          <w:spacing w:val="-2"/>
        </w:rPr>
      </w:pPr>
      <w:r>
        <w:rPr>
          <w:rFonts w:ascii="Lucida Sans Unicode" w:hAnsi="Lucida Sans Unicode" w:cs="Lucida Sans Unicode"/>
          <w:color w:val="000000"/>
          <w:spacing w:val="-2"/>
        </w:rPr>
        <w:t>Internal</w:t>
      </w:r>
    </w:p>
    <w:p w:rsidR="00CC2888" w:rsidRDefault="00CC2888" w:rsidP="00CC2888">
      <w:pPr>
        <w:pStyle w:val="Heading3"/>
        <w:shd w:val="clear" w:color="auto" w:fill="FFFFFF"/>
        <w:spacing w:after="0"/>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Types of Slots</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There are many different kinds of internal buses, but only a handful of popular ones. Different computers come with different kinds and number of slots. It is important to know what kind and number of slots you have on your computer before you go out and by a card that matches up to a slot you don’t have.</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PCI</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PCI (Peripheral Component Interconnect) is common in modern PCs. This kind of bus is being succeeded by PCI Express. Typical PCI cards used in PCs include: network cards, sound cards, modems, extra ports such as USB or serial, TV tuner cards and disk controllers. Video cards have outgrown the capabilities of PCI because of their higher bandwidth requirements.</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lastRenderedPageBreak/>
        <w:drawing>
          <wp:inline distT="0" distB="0" distL="0" distR="0">
            <wp:extent cx="1499235" cy="1530985"/>
            <wp:effectExtent l="19050" t="0" r="5715" b="0"/>
            <wp:docPr id="94" name="Picture 94" descr="PCI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CI Slots"/>
                    <pic:cNvPicPr>
                      <a:picLocks noChangeAspect="1" noChangeArrowheads="1"/>
                    </pic:cNvPicPr>
                  </pic:nvPicPr>
                  <pic:blipFill>
                    <a:blip r:embed="rId94"/>
                    <a:srcRect/>
                    <a:stretch>
                      <a:fillRect/>
                    </a:stretch>
                  </pic:blipFill>
                  <pic:spPr bwMode="auto">
                    <a:xfrm>
                      <a:off x="0" y="0"/>
                      <a:ext cx="1499235" cy="1530985"/>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PCI Slots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PCI Express</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PCI Express was introduced by Intel in 2004. It was designed to replace the general-purpose PCI expansion bus and the AGP graphics card interface. PCI express is not a bus but instead a point-to-point conection of serial links called lanes. PCI Express cards have faster bandwidth then PCI cards which make them more ideal for high-end video cards.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PCMCIA</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PCMCIA (also referred to as PC Card) is the type of bus used for laptop computers. The name PCMCIA comes from the group who developed the standard: Personal Computer Memory Card International Association. PCMCIA was originally designed for computer memory expansion, but the existence of a usable general standard for notbeook peripherals led to many kinds of devices being made available in this form. Typical devices include network cards, modems, and hard disks.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AGP</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AGP (Accelerated Graphics Port) is a high-speed point-to-point channel for attaching a graphics card to a computer’s motherboard, primarily to assist in the acceleration of 3D computer graphics. AGP has been replaced over the past couple years by PCI Express. AGP cards and motherboards are still available to buy, but they are becoming less common.</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5114290" cy="1339850"/>
            <wp:effectExtent l="19050" t="0" r="0" b="0"/>
            <wp:docPr id="95" name="Picture 95" descr="AGP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GP Slot"/>
                    <pic:cNvPicPr>
                      <a:picLocks noChangeAspect="1" noChangeArrowheads="1"/>
                    </pic:cNvPicPr>
                  </pic:nvPicPr>
                  <pic:blipFill>
                    <a:blip r:embed="rId95"/>
                    <a:srcRect/>
                    <a:stretch>
                      <a:fillRect/>
                    </a:stretch>
                  </pic:blipFill>
                  <pic:spPr bwMode="auto">
                    <a:xfrm>
                      <a:off x="0" y="0"/>
                      <a:ext cx="5114290" cy="1339850"/>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AGP Slot</w:t>
      </w:r>
    </w:p>
    <w:p w:rsidR="00CC2888" w:rsidRDefault="00CC2888" w:rsidP="00CC2888">
      <w:pPr>
        <w:pStyle w:val="Heading3"/>
        <w:shd w:val="clear" w:color="auto" w:fill="FFFFFF"/>
        <w:spacing w:after="0"/>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lastRenderedPageBreak/>
        <w:t xml:space="preserve">Types </w:t>
      </w:r>
      <w:proofErr w:type="gramStart"/>
      <w:r>
        <w:rPr>
          <w:rFonts w:ascii="Lucida Sans Unicode" w:hAnsi="Lucida Sans Unicode" w:cs="Lucida Sans Unicode"/>
          <w:color w:val="000000"/>
          <w:spacing w:val="-2"/>
          <w:sz w:val="25"/>
          <w:szCs w:val="25"/>
        </w:rPr>
        <w:t>Of</w:t>
      </w:r>
      <w:proofErr w:type="gramEnd"/>
      <w:r>
        <w:rPr>
          <w:rFonts w:ascii="Lucida Sans Unicode" w:hAnsi="Lucida Sans Unicode" w:cs="Lucida Sans Unicode"/>
          <w:color w:val="000000"/>
          <w:spacing w:val="-2"/>
          <w:sz w:val="25"/>
          <w:szCs w:val="25"/>
        </w:rPr>
        <w:t xml:space="preserve"> Cards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Video Card</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A video card (also known as graphics card) is an expansion card whose function is to generate and output images to a display. Some video cards offer added functions, such as video capture, TV tuner adapter, ability to connect multiple monitors, and others. Most video cards all share similar components. They include a graphics processing unit (GPU) which is a dedicated microprocessor optimized for 3D graphics rendering. It also includes </w:t>
      </w:r>
      <w:proofErr w:type="gramStart"/>
      <w:r>
        <w:rPr>
          <w:rFonts w:ascii="Lucida Sans Unicode" w:hAnsi="Lucida Sans Unicode" w:cs="Lucida Sans Unicode"/>
          <w:color w:val="000000"/>
          <w:spacing w:val="-2"/>
          <w:sz w:val="21"/>
          <w:szCs w:val="21"/>
        </w:rPr>
        <w:t>a video</w:t>
      </w:r>
      <w:proofErr w:type="gramEnd"/>
      <w:r>
        <w:rPr>
          <w:rFonts w:ascii="Lucida Sans Unicode" w:hAnsi="Lucida Sans Unicode" w:cs="Lucida Sans Unicode"/>
          <w:color w:val="000000"/>
          <w:spacing w:val="-2"/>
          <w:sz w:val="21"/>
          <w:szCs w:val="21"/>
        </w:rPr>
        <w:t xml:space="preserve"> BIOS that contains the basic program that governs the video card’s operations and provides the instructions that allow the computer and software to interface with the card. If the video card is integrated in the motherboard, it may use the computer RAM memory. </w:t>
      </w:r>
      <w:proofErr w:type="gramStart"/>
      <w:r>
        <w:rPr>
          <w:rFonts w:ascii="Lucida Sans Unicode" w:hAnsi="Lucida Sans Unicode" w:cs="Lucida Sans Unicode"/>
          <w:color w:val="000000"/>
          <w:spacing w:val="-2"/>
          <w:sz w:val="21"/>
          <w:szCs w:val="21"/>
        </w:rPr>
        <w:t>If it is not it will have its own video memory called Video RAM.</w:t>
      </w:r>
      <w:proofErr w:type="gramEnd"/>
      <w:r>
        <w:rPr>
          <w:rFonts w:ascii="Lucida Sans Unicode" w:hAnsi="Lucida Sans Unicode" w:cs="Lucida Sans Unicode"/>
          <w:color w:val="000000"/>
          <w:spacing w:val="-2"/>
          <w:sz w:val="21"/>
          <w:szCs w:val="21"/>
        </w:rPr>
        <w:t xml:space="preserve"> This kind of memory can range from 128MB to 2GB. A video card also has a RAMDAC (Random Access Memory Digital-to-Analog Converter) which takes responsibility for turning the digital signals produced by the computer processor into an analog signal which can be understood by the computer display. Lastly, they all have outputs such as an HD-15 connector (standard monitor cable), DVI connector, S-Video, composite video or component video.</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4805680" cy="2424430"/>
            <wp:effectExtent l="19050" t="0" r="0" b="0"/>
            <wp:docPr id="96" name="Picture 96" descr="Graphics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aphics Card"/>
                    <pic:cNvPicPr>
                      <a:picLocks noChangeAspect="1" noChangeArrowheads="1"/>
                    </pic:cNvPicPr>
                  </pic:nvPicPr>
                  <pic:blipFill>
                    <a:blip r:embed="rId96"/>
                    <a:srcRect/>
                    <a:stretch>
                      <a:fillRect/>
                    </a:stretch>
                  </pic:blipFill>
                  <pic:spPr bwMode="auto">
                    <a:xfrm>
                      <a:off x="0" y="0"/>
                      <a:ext cx="4805680" cy="2424430"/>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Graphics Card</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Sound Card</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A sound card is an expansion card that facilitates the input and output of audio signals to/from a computer under control of computer programs. Typical uses for sound cards include providing the audio component for multimedia applications such as music composition, editing video or audio, presentation/education, and entertainment. Many </w:t>
      </w:r>
      <w:r>
        <w:rPr>
          <w:rFonts w:ascii="Lucida Sans Unicode" w:hAnsi="Lucida Sans Unicode" w:cs="Lucida Sans Unicode"/>
          <w:color w:val="000000"/>
          <w:spacing w:val="-2"/>
          <w:sz w:val="21"/>
          <w:szCs w:val="21"/>
        </w:rPr>
        <w:lastRenderedPageBreak/>
        <w:t>computers have sound capabilities built in</w:t>
      </w:r>
      <w:proofErr w:type="gramStart"/>
      <w:r>
        <w:rPr>
          <w:rFonts w:ascii="Lucida Sans Unicode" w:hAnsi="Lucida Sans Unicode" w:cs="Lucida Sans Unicode"/>
          <w:color w:val="000000"/>
          <w:spacing w:val="-2"/>
          <w:sz w:val="21"/>
          <w:szCs w:val="21"/>
        </w:rPr>
        <w:t>,,</w:t>
      </w:r>
      <w:proofErr w:type="gramEnd"/>
      <w:r>
        <w:rPr>
          <w:rFonts w:ascii="Lucida Sans Unicode" w:hAnsi="Lucida Sans Unicode" w:cs="Lucida Sans Unicode"/>
          <w:color w:val="000000"/>
          <w:spacing w:val="-2"/>
          <w:sz w:val="21"/>
          <w:szCs w:val="21"/>
        </w:rPr>
        <w:t xml:space="preserve"> while others require additional expansion cards to provide for audio capability.</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Network Card</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A network card is an expansion card that allows computers to communicate over a computer network. It allows users to connect to each other either by using cables or wirelessly. Although other network technologies exist, Ethernet has achieved near-ubiquity for a while now. Every Ethernet network card has a unique 48-bit serial number called a MAC address, which is stored in ROM carried on the card. You can learn more about networking in the introduction to networking lesson.</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2573020" cy="1913890"/>
            <wp:effectExtent l="19050" t="0" r="0" b="0"/>
            <wp:docPr id="97" name="Picture 97" descr="Network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etwork Card"/>
                    <pic:cNvPicPr>
                      <a:picLocks noChangeAspect="1" noChangeArrowheads="1"/>
                    </pic:cNvPicPr>
                  </pic:nvPicPr>
                  <pic:blipFill>
                    <a:blip r:embed="rId97"/>
                    <a:srcRect/>
                    <a:stretch>
                      <a:fillRect/>
                    </a:stretch>
                  </pic:blipFill>
                  <pic:spPr bwMode="auto">
                    <a:xfrm>
                      <a:off x="0" y="0"/>
                      <a:ext cx="2573020" cy="1913890"/>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Network Card</w:t>
      </w:r>
    </w:p>
    <w:p w:rsidR="00CC2888" w:rsidRDefault="00CC2888" w:rsidP="00CC2888">
      <w:pPr>
        <w:pStyle w:val="Heading2"/>
        <w:shd w:val="clear" w:color="auto" w:fill="FFFFFF"/>
        <w:spacing w:before="312" w:after="48"/>
        <w:rPr>
          <w:rFonts w:ascii="Lucida Sans Unicode" w:hAnsi="Lucida Sans Unicode" w:cs="Lucida Sans Unicode"/>
          <w:color w:val="000000"/>
          <w:spacing w:val="-2"/>
        </w:rPr>
      </w:pPr>
      <w:r>
        <w:rPr>
          <w:rFonts w:ascii="Lucida Sans Unicode" w:hAnsi="Lucida Sans Unicode" w:cs="Lucida Sans Unicode"/>
          <w:color w:val="000000"/>
          <w:spacing w:val="-2"/>
        </w:rPr>
        <w:t>External</w:t>
      </w:r>
    </w:p>
    <w:p w:rsidR="00CC2888" w:rsidRDefault="00CC2888" w:rsidP="00CC2888">
      <w:pPr>
        <w:pStyle w:val="Heading3"/>
        <w:shd w:val="clear" w:color="auto" w:fill="FFFFFF"/>
        <w:spacing w:after="0"/>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Types of Connections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USB</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USB (Universal Serial Bus) is a serial bus standard to interface devices. USB was designed to allow many peripherals to be connected using a single standardized interface socket and to improve the plug-and-play capabilities by allowing devices to be connected and disconnected without rebooting the computer. Other convient features include providing power to low-consumption devices without the need for an external power supply and allowing many devices to be used without requiring manufacturer specific, individual device drivers to be installed. USB is by far the dominating bus for connecting external devices to your computer.</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lastRenderedPageBreak/>
        <w:drawing>
          <wp:inline distT="0" distB="0" distL="0" distR="0">
            <wp:extent cx="3891280" cy="1424940"/>
            <wp:effectExtent l="19050" t="0" r="0" b="0"/>
            <wp:docPr id="98" name="Picture 98" descr="USB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SB Connectors"/>
                    <pic:cNvPicPr>
                      <a:picLocks noChangeAspect="1" noChangeArrowheads="1"/>
                    </pic:cNvPicPr>
                  </pic:nvPicPr>
                  <pic:blipFill>
                    <a:blip r:embed="rId98"/>
                    <a:srcRect/>
                    <a:stretch>
                      <a:fillRect/>
                    </a:stretch>
                  </pic:blipFill>
                  <pic:spPr bwMode="auto">
                    <a:xfrm>
                      <a:off x="0" y="0"/>
                      <a:ext cx="3891280" cy="1424940"/>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USB Connectors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Firewire</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Firewire (technically known as IEEE 1394 and also known as i.LINK for Sony) is a serial bus interface standard for high-speed communications and isochronous real-time data transfer, frequently used in a personal </w:t>
      </w:r>
      <w:proofErr w:type="gramStart"/>
      <w:r>
        <w:rPr>
          <w:rFonts w:ascii="Lucida Sans Unicode" w:hAnsi="Lucida Sans Unicode" w:cs="Lucida Sans Unicode"/>
          <w:color w:val="000000"/>
          <w:spacing w:val="-2"/>
          <w:sz w:val="21"/>
          <w:szCs w:val="21"/>
        </w:rPr>
        <w:t>computer.</w:t>
      </w:r>
      <w:proofErr w:type="gramEnd"/>
      <w:r>
        <w:rPr>
          <w:rFonts w:ascii="Lucida Sans Unicode" w:hAnsi="Lucida Sans Unicode" w:cs="Lucida Sans Unicode"/>
          <w:color w:val="000000"/>
          <w:spacing w:val="-2"/>
          <w:sz w:val="21"/>
          <w:szCs w:val="21"/>
        </w:rPr>
        <w:t xml:space="preserve"> Firewire has replaced Parallel ports in many applications. It has been adopted as the High Definition Audio-Video Network Alliance (HANA) standard connection interface for A/V (audio/visual) component communication and control. Almost all modern digital camcorders have included this connection.</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3551555" cy="2509520"/>
            <wp:effectExtent l="19050" t="0" r="0" b="0"/>
            <wp:docPr id="99" name="Picture 99" descr="Firewir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rewire Cable"/>
                    <pic:cNvPicPr>
                      <a:picLocks noChangeAspect="1" noChangeArrowheads="1"/>
                    </pic:cNvPicPr>
                  </pic:nvPicPr>
                  <pic:blipFill>
                    <a:blip r:embed="rId99"/>
                    <a:srcRect/>
                    <a:stretch>
                      <a:fillRect/>
                    </a:stretch>
                  </pic:blipFill>
                  <pic:spPr bwMode="auto">
                    <a:xfrm>
                      <a:off x="0" y="0"/>
                      <a:ext cx="3551555" cy="2509520"/>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Firewire Cable</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PS/2</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The PS/2 connector is used for connecting some keyboards and mice to a PC compatible computer system. The keyboard and mouse interfaces are electrically similar with the main difference being that open collector outputs are required on both ends of the keyboard interface to allow bidirectional communication. If a PS/2 mouse is connected to a PS/2 </w:t>
      </w:r>
      <w:r>
        <w:rPr>
          <w:rFonts w:ascii="Lucida Sans Unicode" w:hAnsi="Lucida Sans Unicode" w:cs="Lucida Sans Unicode"/>
          <w:color w:val="000000"/>
          <w:spacing w:val="-2"/>
          <w:sz w:val="21"/>
          <w:szCs w:val="21"/>
        </w:rPr>
        <w:lastRenderedPageBreak/>
        <w:t>keyboard port, the mouse may not be recognized by the computer depending on configuration.</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4253230" cy="1711960"/>
            <wp:effectExtent l="19050" t="0" r="0" b="0"/>
            <wp:docPr id="100" name="Picture 100" descr="PS/2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S/2 Ports"/>
                    <pic:cNvPicPr>
                      <a:picLocks noChangeAspect="1" noChangeArrowheads="1"/>
                    </pic:cNvPicPr>
                  </pic:nvPicPr>
                  <pic:blipFill>
                    <a:blip r:embed="rId100"/>
                    <a:srcRect/>
                    <a:stretch>
                      <a:fillRect/>
                    </a:stretch>
                  </pic:blipFill>
                  <pic:spPr bwMode="auto">
                    <a:xfrm>
                      <a:off x="0" y="0"/>
                      <a:ext cx="4253230" cy="1711960"/>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PS/2 Ports</w:t>
      </w:r>
    </w:p>
    <w:p w:rsidR="00CC2888" w:rsidRDefault="00CC2888" w:rsidP="00CC2888">
      <w:pPr>
        <w:pStyle w:val="Heading3"/>
        <w:shd w:val="clear" w:color="auto" w:fill="FFFFFF"/>
        <w:spacing w:after="0"/>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Devices</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Removable Storage</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The same kinds of CD and DVD drives that could come built-in on your computer can also be attached externally. You might only have a CD-ROM drive built-in to your computer but you need a CD writer to burn CDs. You can buy an external CD writer that connects to your USB port and acts the same way as if it was built-in to your computer. The same is true for DVD writers, Blu-ray drives, and floppy drives. Flash drives have become very popular forms of removable storage especially as the price of flash drives decreases and the possible size for them increases. Flash drives are usually USB ones either in the form USB sticks or very small, portable devices. USB flash drives are small, fast, removable, rewritable, and long-lasting. Storage capacities range from 64MB to 32GB or more. A flash drive does not have any mechanically driven parts so as opposed to a hard drive which makes it more durable and smaller usually.</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1894811" cy="1913490"/>
            <wp:effectExtent l="19050" t="0" r="0" b="0"/>
            <wp:docPr id="101" name="Picture 101" descr="USB Flash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SB Flash Drive"/>
                    <pic:cNvPicPr>
                      <a:picLocks noChangeAspect="1" noChangeArrowheads="1"/>
                    </pic:cNvPicPr>
                  </pic:nvPicPr>
                  <pic:blipFill>
                    <a:blip r:embed="rId101"/>
                    <a:srcRect/>
                    <a:stretch>
                      <a:fillRect/>
                    </a:stretch>
                  </pic:blipFill>
                  <pic:spPr bwMode="auto">
                    <a:xfrm>
                      <a:off x="0" y="0"/>
                      <a:ext cx="1894925" cy="1913605"/>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USB Flash Drive</w:t>
      </w: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lastRenderedPageBreak/>
        <w:t>Non-removable Storage</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Non-removable storage can be a hard drive that is connected externally. External hard drives have become very popular for backups, shared drives among many computers, and simply expaning the amount of hard drive space you have from your internal hard drive. External hard drives come in many shapes and sizes like flash drives do. An external hard drive is usually connected by USB but you can also have a networked hardrive which will connect to your network which allows all computers on that network to access that hard drive.</w:t>
      </w:r>
    </w:p>
    <w:p w:rsidR="0003253C" w:rsidRDefault="0003253C" w:rsidP="00CC2888">
      <w:pPr>
        <w:pStyle w:val="Heading4"/>
        <w:shd w:val="clear" w:color="auto" w:fill="FFFFFF"/>
        <w:rPr>
          <w:rFonts w:ascii="Lucida Sans Unicode" w:hAnsi="Lucida Sans Unicode" w:cs="Lucida Sans Unicode"/>
          <w:color w:val="000000"/>
          <w:spacing w:val="-2"/>
        </w:rPr>
      </w:pPr>
    </w:p>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t>Input</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Input devices are absolutely crucial to computers. The most common input devices are mice and keyboards which barely every computer has. A new popular pointing device that may eventually replace the mouse is touch screen which you can get on some tablet notebooks. Other popular input devices include microphones, webcams, and fingerprint readers which can also be built in to modern laptops and desktops. A scanner is another popular input device that might be built-in to your printer.</w:t>
      </w: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1839595" cy="1701165"/>
            <wp:effectExtent l="19050" t="0" r="8255" b="0"/>
            <wp:docPr id="102" name="Picture 102" descr="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bcam"/>
                    <pic:cNvPicPr>
                      <a:picLocks noChangeAspect="1" noChangeArrowheads="1"/>
                    </pic:cNvPicPr>
                  </pic:nvPicPr>
                  <pic:blipFill>
                    <a:blip r:embed="rId102"/>
                    <a:srcRect/>
                    <a:stretch>
                      <a:fillRect/>
                    </a:stretch>
                  </pic:blipFill>
                  <pic:spPr bwMode="auto">
                    <a:xfrm>
                      <a:off x="0" y="0"/>
                      <a:ext cx="1839595" cy="1701165"/>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Webcam</w:t>
      </w:r>
    </w:p>
    <w:p w:rsidR="0003253C" w:rsidRDefault="0003253C" w:rsidP="00CC2888">
      <w:pPr>
        <w:pStyle w:val="Heading4"/>
        <w:shd w:val="clear" w:color="auto" w:fill="FFFFFF"/>
        <w:rPr>
          <w:rFonts w:ascii="Lucida Sans Unicode" w:hAnsi="Lucida Sans Unicode" w:cs="Lucida Sans Unicode"/>
          <w:color w:val="000000"/>
          <w:spacing w:val="-2"/>
        </w:rPr>
      </w:pPr>
    </w:p>
    <w:p w:rsidR="0003253C" w:rsidRDefault="0003253C" w:rsidP="00CC2888">
      <w:pPr>
        <w:pStyle w:val="Heading4"/>
        <w:shd w:val="clear" w:color="auto" w:fill="FFFFFF"/>
        <w:rPr>
          <w:rFonts w:ascii="Lucida Sans Unicode" w:hAnsi="Lucida Sans Unicode" w:cs="Lucida Sans Unicode"/>
          <w:color w:val="000000"/>
          <w:spacing w:val="-2"/>
        </w:rPr>
      </w:pPr>
    </w:p>
    <w:p w:rsidR="0003253C" w:rsidRDefault="0003253C" w:rsidP="0003253C"/>
    <w:p w:rsidR="0003253C" w:rsidRDefault="0003253C" w:rsidP="0003253C"/>
    <w:p w:rsidR="0003253C" w:rsidRPr="0003253C" w:rsidRDefault="0003253C" w:rsidP="0003253C"/>
    <w:p w:rsidR="00CC2888" w:rsidRDefault="00CC2888" w:rsidP="00CC2888">
      <w:pPr>
        <w:pStyle w:val="Heading4"/>
        <w:shd w:val="clear" w:color="auto" w:fill="FFFFFF"/>
        <w:rPr>
          <w:rFonts w:ascii="Lucida Sans Unicode" w:hAnsi="Lucida Sans Unicode" w:cs="Lucida Sans Unicode"/>
          <w:color w:val="000000"/>
          <w:spacing w:val="-2"/>
          <w:sz w:val="24"/>
          <w:szCs w:val="24"/>
        </w:rPr>
      </w:pPr>
      <w:r>
        <w:rPr>
          <w:rFonts w:ascii="Lucida Sans Unicode" w:hAnsi="Lucida Sans Unicode" w:cs="Lucida Sans Unicode"/>
          <w:color w:val="000000"/>
          <w:spacing w:val="-2"/>
        </w:rPr>
        <w:lastRenderedPageBreak/>
        <w:t>Output</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There are lots of different kinds of output devices that you can get for your computer. The absolute most common external output device is a monitor. Other very popular output devices are printers and speakers. There are lots of different kinds of printers and different sizes of speakers for your computer. Monitors are connected usually through the HD-15 connector on your video card. Printers are usually connected through a USB port. Speakers have their own audio out port built-in to the sound card.</w:t>
      </w:r>
    </w:p>
    <w:p w:rsidR="00CC2888" w:rsidRDefault="00CC2888" w:rsidP="00CC2888">
      <w:pPr>
        <w:pStyle w:val="NormalWeb"/>
        <w:shd w:val="clear" w:color="auto" w:fill="FFFFFF"/>
        <w:spacing w:before="192" w:beforeAutospacing="0" w:after="120"/>
        <w:rPr>
          <w:rFonts w:ascii="Lucida Sans Unicode" w:hAnsi="Lucida Sans Unicode" w:cs="Lucida Sans Unicode"/>
          <w:color w:val="000000"/>
          <w:spacing w:val="-2"/>
          <w:sz w:val="21"/>
          <w:szCs w:val="21"/>
        </w:rPr>
      </w:pPr>
    </w:p>
    <w:p w:rsidR="00CC2888" w:rsidRDefault="00CC2888" w:rsidP="00CC2888">
      <w:pPr>
        <w:shd w:val="clear" w:color="auto" w:fill="FFFFFF"/>
        <w:jc w:val="center"/>
        <w:rPr>
          <w:rFonts w:ascii="Lucida Sans Unicode" w:hAnsi="Lucida Sans Unicode" w:cs="Lucida Sans Unicode"/>
          <w:color w:val="000000"/>
          <w:spacing w:val="-2"/>
          <w:sz w:val="21"/>
          <w:szCs w:val="21"/>
        </w:rPr>
      </w:pPr>
      <w:r>
        <w:rPr>
          <w:rFonts w:ascii="Lucida Sans Unicode" w:hAnsi="Lucida Sans Unicode" w:cs="Lucida Sans Unicode"/>
          <w:noProof/>
          <w:color w:val="000000"/>
          <w:spacing w:val="-2"/>
          <w:sz w:val="21"/>
          <w:szCs w:val="21"/>
        </w:rPr>
        <w:drawing>
          <wp:inline distT="0" distB="0" distL="0" distR="0">
            <wp:extent cx="2190115" cy="2190115"/>
            <wp:effectExtent l="19050" t="0" r="635" b="0"/>
            <wp:docPr id="103" name="Picture 103"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nitor"/>
                    <pic:cNvPicPr>
                      <a:picLocks noChangeAspect="1" noChangeArrowheads="1"/>
                    </pic:cNvPicPr>
                  </pic:nvPicPr>
                  <pic:blipFill>
                    <a:blip r:embed="rId103"/>
                    <a:srcRect/>
                    <a:stretch>
                      <a:fillRect/>
                    </a:stretch>
                  </pic:blipFill>
                  <pic:spPr bwMode="auto">
                    <a:xfrm>
                      <a:off x="0" y="0"/>
                      <a:ext cx="2190115" cy="2190115"/>
                    </a:xfrm>
                    <a:prstGeom prst="rect">
                      <a:avLst/>
                    </a:prstGeom>
                    <a:noFill/>
                    <a:ln w="9525">
                      <a:noFill/>
                      <a:miter lim="800000"/>
                      <a:headEnd/>
                      <a:tailEnd/>
                    </a:ln>
                  </pic:spPr>
                </pic:pic>
              </a:graphicData>
            </a:graphic>
          </wp:inline>
        </w:drawing>
      </w:r>
    </w:p>
    <w:p w:rsidR="00CC2888" w:rsidRDefault="00CC2888" w:rsidP="00CC2888">
      <w:pPr>
        <w:pStyle w:val="Caption2"/>
        <w:shd w:val="clear" w:color="auto" w:fill="FFFFFF"/>
        <w:spacing w:before="192" w:beforeAutospacing="0" w:after="120" w:afterAutospacing="0"/>
        <w:jc w:val="center"/>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Monitor</w:t>
      </w:r>
    </w:p>
    <w:p w:rsidR="00CC2888" w:rsidRDefault="00CC2888" w:rsidP="00CC2888">
      <w:pPr>
        <w:pStyle w:val="NoSpacing"/>
        <w:jc w:val="center"/>
        <w:rPr>
          <w:rFonts w:ascii="Lucida Sans Unicode" w:hAnsi="Lucida Sans Unicode" w:cs="Lucida Sans Unicode"/>
          <w:b/>
          <w:sz w:val="36"/>
          <w:szCs w:val="24"/>
        </w:rPr>
      </w:pPr>
    </w:p>
    <w:p w:rsidR="00CC2888" w:rsidRDefault="00CC2888" w:rsidP="00CC2888">
      <w:pPr>
        <w:pStyle w:val="NoSpacing"/>
        <w:jc w:val="center"/>
        <w:rPr>
          <w:rFonts w:ascii="Lucida Sans Unicode" w:hAnsi="Lucida Sans Unicode" w:cs="Lucida Sans Unicode"/>
          <w:b/>
          <w:sz w:val="40"/>
          <w:szCs w:val="24"/>
        </w:rPr>
      </w:pPr>
    </w:p>
    <w:p w:rsidR="00CC2888" w:rsidRDefault="00CC2888" w:rsidP="00CC2888">
      <w:pPr>
        <w:pStyle w:val="NoSpacing"/>
        <w:jc w:val="center"/>
        <w:rPr>
          <w:rFonts w:ascii="Lucida Sans Unicode" w:hAnsi="Lucida Sans Unicode" w:cs="Lucida Sans Unicode"/>
          <w:b/>
          <w:sz w:val="40"/>
          <w:szCs w:val="24"/>
        </w:rPr>
      </w:pPr>
    </w:p>
    <w:p w:rsidR="00CC2888" w:rsidRDefault="00CC2888" w:rsidP="00CC2888">
      <w:pPr>
        <w:pStyle w:val="NoSpacing"/>
        <w:jc w:val="center"/>
        <w:rPr>
          <w:rFonts w:ascii="Lucida Sans Unicode" w:hAnsi="Lucida Sans Unicode" w:cs="Lucida Sans Unicode"/>
          <w:b/>
          <w:sz w:val="40"/>
          <w:szCs w:val="24"/>
        </w:rPr>
      </w:pPr>
    </w:p>
    <w:p w:rsidR="00CC2888" w:rsidRDefault="00CC2888" w:rsidP="00CC2888">
      <w:pPr>
        <w:pStyle w:val="NoSpacing"/>
        <w:jc w:val="center"/>
        <w:rPr>
          <w:rFonts w:ascii="Lucida Sans Unicode" w:hAnsi="Lucida Sans Unicode" w:cs="Lucida Sans Unicode"/>
          <w:b/>
          <w:sz w:val="40"/>
          <w:szCs w:val="24"/>
        </w:rPr>
      </w:pPr>
    </w:p>
    <w:p w:rsidR="00CC2888" w:rsidRDefault="00CC2888" w:rsidP="00CC2888">
      <w:pPr>
        <w:pStyle w:val="NoSpacing"/>
        <w:jc w:val="center"/>
        <w:rPr>
          <w:rFonts w:ascii="Lucida Sans Unicode" w:hAnsi="Lucida Sans Unicode" w:cs="Lucida Sans Unicode"/>
          <w:b/>
          <w:sz w:val="40"/>
          <w:szCs w:val="24"/>
        </w:rPr>
      </w:pPr>
    </w:p>
    <w:p w:rsidR="00CC2888" w:rsidRDefault="00CC2888" w:rsidP="00CC2888">
      <w:pPr>
        <w:pStyle w:val="NoSpacing"/>
        <w:jc w:val="center"/>
        <w:rPr>
          <w:rFonts w:ascii="Lucida Sans Unicode" w:hAnsi="Lucida Sans Unicode" w:cs="Lucida Sans Unicode"/>
          <w:b/>
          <w:sz w:val="40"/>
          <w:szCs w:val="24"/>
        </w:rPr>
      </w:pPr>
    </w:p>
    <w:p w:rsidR="00CC2888" w:rsidRDefault="00CC2888" w:rsidP="00CC2888">
      <w:pPr>
        <w:pStyle w:val="NoSpacing"/>
        <w:jc w:val="center"/>
        <w:rPr>
          <w:rFonts w:ascii="Lucida Sans Unicode" w:hAnsi="Lucida Sans Unicode" w:cs="Lucida Sans Unicode"/>
          <w:b/>
          <w:sz w:val="40"/>
          <w:szCs w:val="24"/>
        </w:rPr>
      </w:pPr>
    </w:p>
    <w:p w:rsidR="0003253C" w:rsidRDefault="0003253C" w:rsidP="0003253C">
      <w:pPr>
        <w:pStyle w:val="NoSpacing"/>
        <w:rPr>
          <w:rFonts w:ascii="Lucida Sans Unicode" w:hAnsi="Lucida Sans Unicode" w:cs="Lucida Sans Unicode"/>
          <w:b/>
          <w:sz w:val="40"/>
          <w:szCs w:val="24"/>
        </w:rPr>
      </w:pPr>
    </w:p>
    <w:p w:rsidR="00CC2888" w:rsidRPr="00CD19FB" w:rsidRDefault="00CC2888" w:rsidP="0003253C">
      <w:pPr>
        <w:pStyle w:val="NoSpacing"/>
        <w:jc w:val="center"/>
        <w:rPr>
          <w:rFonts w:ascii="Lucida Sans Unicode" w:hAnsi="Lucida Sans Unicode" w:cs="Lucida Sans Unicode"/>
          <w:b/>
          <w:sz w:val="40"/>
          <w:szCs w:val="24"/>
        </w:rPr>
      </w:pPr>
      <w:r>
        <w:rPr>
          <w:rFonts w:ascii="Lucida Sans Unicode" w:hAnsi="Lucida Sans Unicode" w:cs="Lucida Sans Unicode"/>
          <w:b/>
          <w:sz w:val="40"/>
          <w:szCs w:val="24"/>
        </w:rPr>
        <w:lastRenderedPageBreak/>
        <w:t>Practical No.2</w:t>
      </w:r>
    </w:p>
    <w:p w:rsidR="00CC2888" w:rsidRPr="00D91E03" w:rsidRDefault="00CC2888" w:rsidP="00CC2888">
      <w:pPr>
        <w:pStyle w:val="NoSpacing"/>
        <w:jc w:val="center"/>
        <w:rPr>
          <w:rFonts w:ascii="Lucida Sans Unicode" w:hAnsi="Lucida Sans Unicode" w:cs="Lucida Sans Unicode"/>
          <w:b/>
          <w:sz w:val="36"/>
          <w:szCs w:val="24"/>
        </w:rPr>
      </w:pPr>
      <w:proofErr w:type="gramStart"/>
      <w:r w:rsidRPr="00D91E03">
        <w:rPr>
          <w:rFonts w:ascii="Lucida Sans Unicode" w:hAnsi="Lucida Sans Unicode" w:cs="Lucida Sans Unicode"/>
          <w:b/>
          <w:sz w:val="36"/>
          <w:szCs w:val="24"/>
        </w:rPr>
        <w:t>TROUBLESHOOTING OF VARIOUS SOFTWARE AND HARDWARE PROBLEMS.</w:t>
      </w:r>
      <w:proofErr w:type="gramEnd"/>
    </w:p>
    <w:p w:rsidR="00CC2888" w:rsidRPr="00BE5401" w:rsidRDefault="00CC2888" w:rsidP="00CC2888">
      <w:pPr>
        <w:pStyle w:val="NoSpacing"/>
        <w:rPr>
          <w:rFonts w:ascii="Times New Roman" w:hAnsi="Times New Roman"/>
          <w:sz w:val="24"/>
          <w:szCs w:val="24"/>
        </w:rPr>
      </w:pPr>
    </w:p>
    <w:p w:rsidR="00CC2888" w:rsidRDefault="00CC2888" w:rsidP="00CC2888">
      <w:pPr>
        <w:pStyle w:val="NoSpacing"/>
        <w:rPr>
          <w:rFonts w:ascii="Times New Roman" w:hAnsi="Times New Roman"/>
          <w:b/>
          <w:sz w:val="24"/>
          <w:szCs w:val="24"/>
        </w:rPr>
      </w:pPr>
    </w:p>
    <w:p w:rsidR="00CC2888" w:rsidRPr="00D91E03" w:rsidRDefault="00CC2888" w:rsidP="00CC2888">
      <w:pPr>
        <w:pStyle w:val="NoSpacing"/>
        <w:rPr>
          <w:rFonts w:ascii="Lucida Sans Unicode" w:hAnsi="Lucida Sans Unicode" w:cs="Lucida Sans Unicode"/>
          <w:sz w:val="24"/>
          <w:szCs w:val="24"/>
        </w:rPr>
      </w:pPr>
      <w:r w:rsidRPr="00D91E03">
        <w:rPr>
          <w:rFonts w:ascii="Lucida Sans Unicode" w:hAnsi="Lucida Sans Unicode" w:cs="Lucida Sans Unicode"/>
          <w:b/>
          <w:sz w:val="24"/>
          <w:szCs w:val="24"/>
        </w:rPr>
        <w:t>1. Free up RAM by closing other open programs</w:t>
      </w:r>
      <w:r w:rsidRPr="00D91E03">
        <w:rPr>
          <w:rFonts w:ascii="Lucida Sans Unicode" w:hAnsi="Lucida Sans Unicode" w:cs="Lucida Sans Unicode"/>
          <w:sz w:val="24"/>
          <w:szCs w:val="24"/>
        </w:rPr>
        <w:t>.</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Every piece of software uses Random Access Memory (RAM). The more software that's running on your computer, the more RAM it uses. This can be especially problematic if you're using older machines that don't have a lot of RAM. So if a software program refuses to load or is running slowly, the first thing to do is to close all other open applications.</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 xml:space="preserve">If you want to find out which open applications might be hogging </w:t>
      </w:r>
      <w:proofErr w:type="gramStart"/>
      <w:r w:rsidRPr="00D91E03">
        <w:rPr>
          <w:rFonts w:ascii="Lucida Sans Unicode" w:hAnsi="Lucida Sans Unicode" w:cs="Lucida Sans Unicode"/>
          <w:sz w:val="21"/>
          <w:szCs w:val="21"/>
        </w:rPr>
        <w:t>your</w:t>
      </w:r>
      <w:proofErr w:type="gramEnd"/>
      <w:r w:rsidRPr="00D91E03">
        <w:rPr>
          <w:rFonts w:ascii="Lucida Sans Unicode" w:hAnsi="Lucida Sans Unicode" w:cs="Lucida Sans Unicode"/>
          <w:sz w:val="21"/>
          <w:szCs w:val="21"/>
        </w:rPr>
        <w:t xml:space="preserve"> RAM, both Windows and Macintosh operating systems (OS) have tools that display this information:</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 xml:space="preserve">In Windows, hit Ctrl+Alt+Delete, </w:t>
      </w:r>
      <w:proofErr w:type="gramStart"/>
      <w:r w:rsidRPr="00D91E03">
        <w:rPr>
          <w:rFonts w:ascii="Lucida Sans Unicode" w:hAnsi="Lucida Sans Unicode" w:cs="Lucida Sans Unicode"/>
          <w:sz w:val="21"/>
          <w:szCs w:val="21"/>
        </w:rPr>
        <w:t>then</w:t>
      </w:r>
      <w:proofErr w:type="gramEnd"/>
      <w:r w:rsidRPr="00D91E03">
        <w:rPr>
          <w:rFonts w:ascii="Lucida Sans Unicode" w:hAnsi="Lucida Sans Unicode" w:cs="Lucida Sans Unicode"/>
          <w:sz w:val="21"/>
          <w:szCs w:val="21"/>
        </w:rPr>
        <w:t xml:space="preserve"> choose the Start Task Manager option. From the window that appears, click the Processes tab, then click the Memory menu item. This sorts all open processes based on the amount of RAM they're using. You can shut down a runaway process by clicking the End Process button. Before you do that, you may want to do a bit of research on the process to ensure that you don't accidentally stop a critical process or program.</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In Mac OS X, use the Activity Monitor (called the Process Viewer in older versions of OS X). Access the Activity Monitor by going to Applications &gt; Utilities. Once you've called up the Activity Monitor, sort programs based on RAM usage by clicking the column labeled "Real Memory."</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2. Restart the software.</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Software problems can stem from a conflict with other programs or simply from difficulties the software encountered when starting up. Shutting the program down and restarting it can sometimes resolve these issues.</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3. Shut down and restart your computer.</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If restarting the problematic program doesn't resolve the issue, try rebooting your computer. Once the computer has fully restarted, re-launch the application in question and see if the problem has been resolved.</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4. Use the Internet to find help.</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lastRenderedPageBreak/>
        <w:t>No matter what software problems you encounter, chances are it's happened to someone else. So there's a good chance you can find help on the Internet. Here are a few places to get started:</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Search for answers: In your search engine query, include the software program name and version, the problem you encountered, and the circumstances under which the problem occurred. If you received a specific error message, enter the exact error message text, along with the name of the application.</w:t>
      </w:r>
    </w:p>
    <w:p w:rsidR="00CC2888" w:rsidRPr="00D91E03" w:rsidRDefault="00CC2888" w:rsidP="00CC2888">
      <w:pPr>
        <w:pStyle w:val="NoSpacing"/>
        <w:rPr>
          <w:rFonts w:ascii="Lucida Sans Unicode" w:hAnsi="Lucida Sans Unicode" w:cs="Lucida Sans Unicode"/>
          <w:b/>
          <w:sz w:val="24"/>
          <w:szCs w:val="24"/>
        </w:rPr>
      </w:pPr>
    </w:p>
    <w:p w:rsidR="00CC2888" w:rsidRPr="00D91E03" w:rsidRDefault="00CC2888" w:rsidP="00CC2888">
      <w:pPr>
        <w:pStyle w:val="NoSpacing"/>
        <w:rPr>
          <w:rFonts w:ascii="Lucida Sans Unicode" w:hAnsi="Lucida Sans Unicode" w:cs="Lucida Sans Unicode"/>
          <w:sz w:val="24"/>
          <w:szCs w:val="24"/>
        </w:rPr>
      </w:pPr>
      <w:r w:rsidRPr="00D91E03">
        <w:rPr>
          <w:rFonts w:ascii="Lucida Sans Unicode" w:hAnsi="Lucida Sans Unicode" w:cs="Lucida Sans Unicode"/>
          <w:b/>
          <w:sz w:val="24"/>
          <w:szCs w:val="24"/>
        </w:rPr>
        <w:t>5. Undo any recent hardware or software changes</w:t>
      </w:r>
      <w:r w:rsidRPr="00D91E03">
        <w:rPr>
          <w:rFonts w:ascii="Lucida Sans Unicode" w:hAnsi="Lucida Sans Unicode" w:cs="Lucida Sans Unicode"/>
          <w:sz w:val="24"/>
          <w:szCs w:val="24"/>
        </w:rPr>
        <w:t>.</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Changes to software and hardware can sometimes cause software problems, such as:</w:t>
      </w:r>
    </w:p>
    <w:p w:rsidR="00CC2888"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Conflicts with other software: Newly installed software may conflict with other software. For example, Symantec Norton Antivirus can conflict with competing antivirus products. So, if you recently installed another antivirus program and Norton Antivirus no longer works correctly, uninstalling the other antivirus product could solve your problem.</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Changes to computer settings: Undo any recent changes to your computer's settings, and try launching the software again. For example, the Windows Control Panel includes an option to "Set Program Access and Defaults," which allows you to disable access to certain applications. If you accidentally disable access to a program here, the program may not run.</w:t>
      </w:r>
    </w:p>
    <w:p w:rsidR="00CC2888" w:rsidRPr="00D91E03" w:rsidRDefault="00CC2888" w:rsidP="00CC2888">
      <w:pPr>
        <w:pStyle w:val="NoSpacing"/>
        <w:rPr>
          <w:rFonts w:ascii="Lucida Sans Unicode" w:hAnsi="Lucida Sans Unicode" w:cs="Lucida Sans Unicode"/>
          <w:sz w:val="21"/>
          <w:szCs w:val="21"/>
        </w:rPr>
      </w:pPr>
      <w:proofErr w:type="gramStart"/>
      <w:r w:rsidRPr="00D91E03">
        <w:rPr>
          <w:rFonts w:ascii="Lucida Sans Unicode" w:hAnsi="Lucida Sans Unicode" w:cs="Lucida Sans Unicode"/>
          <w:sz w:val="21"/>
          <w:szCs w:val="21"/>
        </w:rPr>
        <w:t>Conflicts with new or improperly configured hardware, such as scanners and printers.</w:t>
      </w:r>
      <w:proofErr w:type="gramEnd"/>
      <w:r w:rsidRPr="00D91E03">
        <w:rPr>
          <w:rFonts w:ascii="Lucida Sans Unicode" w:hAnsi="Lucida Sans Unicode" w:cs="Lucida Sans Unicode"/>
          <w:sz w:val="21"/>
          <w:szCs w:val="21"/>
        </w:rPr>
        <w:t xml:space="preserve"> If you've recently connected new hardware to one of your computers, try disconnecting the hardware and see if that corrects the software issue.</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 xml:space="preserve">6. </w:t>
      </w:r>
      <w:proofErr w:type="gramStart"/>
      <w:r w:rsidRPr="00D91E03">
        <w:rPr>
          <w:rFonts w:ascii="Lucida Sans Unicode" w:hAnsi="Lucida Sans Unicode" w:cs="Lucida Sans Unicode"/>
          <w:b/>
          <w:sz w:val="24"/>
          <w:szCs w:val="24"/>
        </w:rPr>
        <w:t>Uninstall</w:t>
      </w:r>
      <w:proofErr w:type="gramEnd"/>
      <w:r w:rsidRPr="00D91E03">
        <w:rPr>
          <w:rFonts w:ascii="Lucida Sans Unicode" w:hAnsi="Lucida Sans Unicode" w:cs="Lucida Sans Unicode"/>
          <w:b/>
          <w:sz w:val="24"/>
          <w:szCs w:val="24"/>
        </w:rPr>
        <w:t xml:space="preserve"> the software, then reinstall it.</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Sometimes, software problems occur because critical application files have been removed, updated, or deleted. For example, many Windows applications use Dynamic Link Library (DLL) files to perform basic tasks. Often, several applications will use the same DLL file. If you've recently removed one program from your computer, it's possible you removed DLL files that another program relied on. Similarly, adding a program could add or update DLL files. Applications that were dependent on those DLL files may become unstable or stop working entirely.</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 xml:space="preserve">To ensure that all the necessary files are intact, you can completely uninstall the problematic software, </w:t>
      </w:r>
      <w:proofErr w:type="gramStart"/>
      <w:r w:rsidRPr="00D91E03">
        <w:rPr>
          <w:rFonts w:ascii="Lucida Sans Unicode" w:hAnsi="Lucida Sans Unicode" w:cs="Lucida Sans Unicode"/>
          <w:sz w:val="21"/>
          <w:szCs w:val="21"/>
        </w:rPr>
        <w:t>then</w:t>
      </w:r>
      <w:proofErr w:type="gramEnd"/>
      <w:r w:rsidRPr="00D91E03">
        <w:rPr>
          <w:rFonts w:ascii="Lucida Sans Unicode" w:hAnsi="Lucida Sans Unicode" w:cs="Lucida Sans Unicode"/>
          <w:sz w:val="21"/>
          <w:szCs w:val="21"/>
        </w:rPr>
        <w:t xml:space="preserve"> reinstall it. Even if you remove a program using its built-in uninstall wizard (if it includes one), it's still a good idea to check your hard drive's Program Files folder — usually located on the C drive — for any remnants of the program, and delete any files or folders you find.</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lastRenderedPageBreak/>
        <w:t>Before reinstalling, check to see if there's a new version of the program available. The vendor or developer might have introduced bug fixes that address the issue you're having.</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7. Look for software patches.</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Software vendors may also fix bugs by issuing patches — small software updates that address known problems. Even if you're using the most current version of the software, there may be a more recent patch available for that version.</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8. Scan for viruses and malware.</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Viruses, spyware, and other forms of malicious software (or "malware") can cause software to freeze, crash, or quit working entirely.</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If tips 1 through 8 haven't helped solve your software problem, you may also want to scan the computer using both antivirus and anti-malware tools to find and remove viruses and malware. Use the most thorough scan mode available, and remember to restart your machine if the antivirus or anti-malware programs found any threats.</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9. Check for a firewall conflict.</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Some organizations may choose to install personal firewall software on each computer, rather than a centralized hardware or software-based firewall. Personal firewalls can be an important line of defense against hackers and other security threats, but they can also cause software conflicts.</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 xml:space="preserve">Firewalls frequently display messages asking whether it should allow a program to run or block it. Therefore, it's possible to accidentally tell the personal firewall to block a program from running. Check the firewall's settings to see if the problematic software was added to the firewall's list of programs to block. If so, change the firewall's settings to allow the software to run, </w:t>
      </w:r>
      <w:proofErr w:type="gramStart"/>
      <w:r w:rsidRPr="00D91E03">
        <w:rPr>
          <w:rFonts w:ascii="Lucida Sans Unicode" w:hAnsi="Lucida Sans Unicode" w:cs="Lucida Sans Unicode"/>
          <w:sz w:val="21"/>
          <w:szCs w:val="21"/>
        </w:rPr>
        <w:t>then</w:t>
      </w:r>
      <w:proofErr w:type="gramEnd"/>
      <w:r w:rsidRPr="00D91E03">
        <w:rPr>
          <w:rFonts w:ascii="Lucida Sans Unicode" w:hAnsi="Lucida Sans Unicode" w:cs="Lucida Sans Unicode"/>
          <w:sz w:val="21"/>
          <w:szCs w:val="21"/>
        </w:rPr>
        <w:t xml:space="preserve"> check to see if you're still having issues with your software.</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10. Boot up in Safe Mode.</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Some software malfunctions can be caused by OS settings or other system problems. Windows and Mac operating systems both offer a troubleshooting environment known as Safe Mode. Safe Mode disables non-critical applications and processes, which theoretically makes it easier to isolate problems.</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Most Windows computers allow you to enter Safe Mode by pressing the F8 key as your computer is booting up. On a Mac, enter Safe Mode by pressing the Shift key while your computer boots up (or immediately after it boots up).</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Once your computer is in Safe Mode, launch the problematic software and try to replicate the problem you had while your computer was in normal mode. If you don't have the same problem in safe mode, there's a good chance that the issue was caused by your OS or another program, not by the application you are troubleshooting.</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11. Defragment your hard drive.</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As a final troubleshooting step, you might defragment your computer's hard drive. Defragmenting rearranges your hard drive's file structure so that the system runs more efficiently. Defragmenting will probably be most useful if you're experiencing overall sluggishness on your computer, because defragmenting is meant to make your entire system run faster. Note that defragmenting a hard drive applies primarily to Windows-based computers.</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 xml:space="preserve">Most recent Windows editions — including XP, Vista, and Windows 7 — include a built-in disk-defragmentation tool. </w:t>
      </w:r>
      <w:proofErr w:type="gramStart"/>
      <w:r w:rsidRPr="00D91E03">
        <w:rPr>
          <w:rFonts w:ascii="Lucida Sans Unicode" w:hAnsi="Lucida Sans Unicode" w:cs="Lucida Sans Unicode"/>
          <w:sz w:val="21"/>
          <w:szCs w:val="21"/>
        </w:rPr>
        <w:t>To launch it, go to Start &gt; All Programs &gt; Accessories &gt; System Tools &gt; Disk Defragmenter.</w:t>
      </w:r>
      <w:proofErr w:type="gramEnd"/>
      <w:r w:rsidRPr="00D91E03">
        <w:rPr>
          <w:rFonts w:ascii="Lucida Sans Unicode" w:hAnsi="Lucida Sans Unicode" w:cs="Lucida Sans Unicode"/>
          <w:sz w:val="21"/>
          <w:szCs w:val="21"/>
        </w:rPr>
        <w:t xml:space="preserve"> Be aware that defragmenting a hard drive can be time-consuming, so make sure to perform this task when you will be away from your computer for a few hours.</w:t>
      </w:r>
    </w:p>
    <w:p w:rsidR="00CC2888" w:rsidRPr="0003253C" w:rsidRDefault="00CC2888" w:rsidP="0003253C">
      <w:pPr>
        <w:rPr>
          <w:rFonts w:ascii="Lucida Sans Unicode" w:hAnsi="Lucida Sans Unicode" w:cs="Lucida Sans Unicode"/>
        </w:rPr>
      </w:pPr>
      <w:r w:rsidRPr="00D91E03">
        <w:rPr>
          <w:rFonts w:ascii="Lucida Sans Unicode" w:hAnsi="Lucida Sans Unicode" w:cs="Lucida Sans Unicode"/>
          <w:b/>
        </w:rPr>
        <w:t>TROUBLESHOOTING HARDWARE PROBLEMS</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Monitor</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Printer</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CD</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Keyboard</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Mouse</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Networking</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Video/Screen</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Sound</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Startup</w:t>
      </w:r>
    </w:p>
    <w:p w:rsidR="00CC2888" w:rsidRPr="00D91E03" w:rsidRDefault="00CC2888" w:rsidP="00CC2888">
      <w:pPr>
        <w:pStyle w:val="NoSpacing"/>
        <w:numPr>
          <w:ilvl w:val="0"/>
          <w:numId w:val="22"/>
        </w:numPr>
        <w:rPr>
          <w:rFonts w:ascii="Lucida Sans Unicode" w:hAnsi="Lucida Sans Unicode" w:cs="Lucida Sans Unicode"/>
          <w:sz w:val="21"/>
          <w:szCs w:val="21"/>
        </w:rPr>
      </w:pPr>
      <w:r w:rsidRPr="00D91E03">
        <w:rPr>
          <w:rFonts w:ascii="Lucida Sans Unicode" w:hAnsi="Lucida Sans Unicode" w:cs="Lucida Sans Unicode"/>
          <w:sz w:val="21"/>
          <w:szCs w:val="21"/>
        </w:rPr>
        <w:t>Hard Drive</w:t>
      </w:r>
    </w:p>
    <w:p w:rsidR="00CC2888" w:rsidRPr="00D91E03" w:rsidRDefault="00CC2888" w:rsidP="00CC2888">
      <w:pPr>
        <w:pStyle w:val="NoSpacing"/>
        <w:rPr>
          <w:rFonts w:ascii="Lucida Sans Unicode" w:hAnsi="Lucida Sans Unicode" w:cs="Lucida Sans Unicode"/>
          <w:b/>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Troubleshooting Questions</w:t>
      </w:r>
    </w:p>
    <w:p w:rsidR="00CC2888" w:rsidRPr="00D91E03" w:rsidRDefault="00CC2888" w:rsidP="00CC2888">
      <w:pPr>
        <w:pStyle w:val="NoSpacing"/>
        <w:rPr>
          <w:rFonts w:ascii="Lucida Sans Unicode" w:hAnsi="Lucida Sans Unicode" w:cs="Lucida Sans Unicode"/>
          <w:sz w:val="21"/>
          <w:szCs w:val="21"/>
        </w:rPr>
      </w:pPr>
      <w:r w:rsidRPr="00D91E03">
        <w:rPr>
          <w:rFonts w:ascii="Lucida Sans Unicode" w:hAnsi="Lucida Sans Unicode" w:cs="Lucida Sans Unicode"/>
          <w:sz w:val="21"/>
          <w:szCs w:val="21"/>
        </w:rPr>
        <w:t>When your computer is not running properly the first course of action is to do a proper shut down, and restart. Click on the Start button, select "shut down". Leave the PC off for 1 to 2 minutes. Turn the PC back on again. If the PC is frozen and you cannot shut it down, hold the power button on the CPU for 30-40 seconds until it shuts down.</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When did your computer last work properly?</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lastRenderedPageBreak/>
        <w:t>If your computer was working satisfactory yesterday or the last time you were logged on but are now having trouble, try to identify everything that has changed recently.</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Did the trouble begin shortly after you installed:</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New program?</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New piece of hardware or updated a device driver?</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Do you receive a consistent error message?</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 xml:space="preserve">If so, write down the exact error message that appears on the screen, either </w:t>
      </w:r>
      <w:proofErr w:type="gramStart"/>
      <w:r w:rsidRPr="00D91E03">
        <w:rPr>
          <w:rFonts w:ascii="Lucida Sans Unicode" w:hAnsi="Lucida Sans Unicode" w:cs="Lucida Sans Unicode"/>
          <w:sz w:val="21"/>
          <w:szCs w:val="21"/>
        </w:rPr>
        <w:t>write</w:t>
      </w:r>
      <w:proofErr w:type="gramEnd"/>
      <w:r w:rsidRPr="00D91E03">
        <w:rPr>
          <w:rFonts w:ascii="Lucida Sans Unicode" w:hAnsi="Lucida Sans Unicode" w:cs="Lucida Sans Unicode"/>
          <w:sz w:val="21"/>
          <w:szCs w:val="21"/>
        </w:rPr>
        <w:t xml:space="preserve"> it down word for word.</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Can you reproduce the trouble with specific steps?</w:t>
      </w:r>
    </w:p>
    <w:p w:rsidR="00CC2888" w:rsidRPr="00D91E03" w:rsidRDefault="00CC2888" w:rsidP="00CC2888">
      <w:pPr>
        <w:pStyle w:val="NoSpacing"/>
        <w:numPr>
          <w:ilvl w:val="0"/>
          <w:numId w:val="62"/>
        </w:numPr>
        <w:ind w:left="360"/>
        <w:rPr>
          <w:rFonts w:ascii="Lucida Sans Unicode" w:hAnsi="Lucida Sans Unicode" w:cs="Lucida Sans Unicode"/>
          <w:sz w:val="21"/>
          <w:szCs w:val="21"/>
        </w:rPr>
      </w:pPr>
      <w:r w:rsidRPr="00D91E03">
        <w:rPr>
          <w:rFonts w:ascii="Lucida Sans Unicode" w:hAnsi="Lucida Sans Unicode" w:cs="Lucida Sans Unicode"/>
          <w:sz w:val="21"/>
          <w:szCs w:val="21"/>
        </w:rPr>
        <w:t>If you can identify a specific set of actions that consistently cause the trouble to occur, the Technical Support Specialist and outline your steps to determine the problem. Write down the precise sequence of actions.</w:t>
      </w:r>
    </w:p>
    <w:p w:rsidR="00CC2888" w:rsidRPr="00D91E03" w:rsidRDefault="00CC2888" w:rsidP="00CC2888">
      <w:pPr>
        <w:pStyle w:val="NoSpacing"/>
        <w:numPr>
          <w:ilvl w:val="0"/>
          <w:numId w:val="62"/>
        </w:numPr>
        <w:ind w:left="360"/>
        <w:rPr>
          <w:rFonts w:ascii="Lucida Sans Unicode" w:hAnsi="Lucida Sans Unicode" w:cs="Lucida Sans Unicode"/>
          <w:sz w:val="24"/>
          <w:szCs w:val="24"/>
        </w:rPr>
      </w:pPr>
      <w:r w:rsidRPr="00D91E03">
        <w:rPr>
          <w:rFonts w:ascii="Lucida Sans Unicode" w:hAnsi="Lucida Sans Unicode" w:cs="Lucida Sans Unicode"/>
          <w:sz w:val="21"/>
          <w:szCs w:val="21"/>
        </w:rPr>
        <w:t>Does the problem only occur after you have been using your computer for a while?</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23"/>
        </w:numPr>
        <w:rPr>
          <w:rFonts w:ascii="Lucida Sans Unicode" w:hAnsi="Lucida Sans Unicode" w:cs="Lucida Sans Unicode"/>
          <w:b/>
          <w:sz w:val="24"/>
          <w:szCs w:val="24"/>
        </w:rPr>
      </w:pPr>
      <w:r w:rsidRPr="00D91E03">
        <w:rPr>
          <w:rFonts w:ascii="Lucida Sans Unicode" w:hAnsi="Lucida Sans Unicode" w:cs="Lucida Sans Unicode"/>
          <w:b/>
          <w:sz w:val="24"/>
          <w:szCs w:val="24"/>
        </w:rPr>
        <w:t>AN UNRESPONSIVE PC</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First check the cable. Unplug it from the computer and the outlet. Re-plug in both sides and try booting it again.</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Check the wall outlet. Plug something else into the outlet and see if it works. If you have a surge protector try a different outlet.</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Turn the system off and wait 30 seconds and then try again.</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Reach behind the machine and see if you feel air blowing out of the power supply. If you do, then you know the machine is getting some power.</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Look at the keyboard for the indicator lights being lit up as the machine boots.</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Sometimes the monitor has something to do with the system acting up. Unplug the power cord from the monitor and the wall and re-plug it. Unplug the cable from the computer to the monitor and re-plug it into the monitor. Try rebooting.</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Listen to identify a beeping series if there is one to report it to the technical help.</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If you have a tower computer you should see indicator lights just above the power button on the PC, if you see any numbers lit up report this to the Help Desk.</w:t>
      </w:r>
    </w:p>
    <w:p w:rsidR="00CC2888" w:rsidRPr="00D91E03" w:rsidRDefault="00CC2888" w:rsidP="00CC2888">
      <w:pPr>
        <w:pStyle w:val="NoSpacing"/>
        <w:numPr>
          <w:ilvl w:val="0"/>
          <w:numId w:val="24"/>
        </w:numPr>
        <w:rPr>
          <w:rFonts w:ascii="Lucida Sans Unicode" w:hAnsi="Lucida Sans Unicode" w:cs="Lucida Sans Unicode"/>
          <w:sz w:val="21"/>
          <w:szCs w:val="21"/>
        </w:rPr>
      </w:pPr>
      <w:r w:rsidRPr="00D91E03">
        <w:rPr>
          <w:rFonts w:ascii="Lucida Sans Unicode" w:hAnsi="Lucida Sans Unicode" w:cs="Lucida Sans Unicode"/>
          <w:sz w:val="21"/>
          <w:szCs w:val="21"/>
        </w:rPr>
        <w:t>Turn in all comments to the Help Desk.</w:t>
      </w:r>
    </w:p>
    <w:p w:rsidR="00CC2888" w:rsidRDefault="00CC2888" w:rsidP="00CC2888">
      <w:pPr>
        <w:pStyle w:val="NoSpacing"/>
        <w:rPr>
          <w:rFonts w:ascii="Lucida Sans Unicode" w:hAnsi="Lucida Sans Unicode" w:cs="Lucida Sans Unicode"/>
          <w:sz w:val="24"/>
          <w:szCs w:val="24"/>
        </w:rPr>
      </w:pPr>
    </w:p>
    <w:p w:rsidR="0003253C" w:rsidRDefault="0003253C" w:rsidP="00CC2888">
      <w:pPr>
        <w:pStyle w:val="NoSpacing"/>
        <w:rPr>
          <w:rFonts w:ascii="Lucida Sans Unicode" w:hAnsi="Lucida Sans Unicode" w:cs="Lucida Sans Unicode"/>
          <w:sz w:val="24"/>
          <w:szCs w:val="24"/>
        </w:rPr>
      </w:pPr>
    </w:p>
    <w:p w:rsidR="0003253C" w:rsidRPr="00D91E03" w:rsidRDefault="0003253C"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25"/>
        </w:numPr>
        <w:rPr>
          <w:rFonts w:ascii="Lucida Sans Unicode" w:hAnsi="Lucida Sans Unicode" w:cs="Lucida Sans Unicode"/>
          <w:b/>
          <w:sz w:val="24"/>
          <w:szCs w:val="24"/>
        </w:rPr>
      </w:pPr>
      <w:r w:rsidRPr="00D91E03">
        <w:rPr>
          <w:rFonts w:ascii="Lucida Sans Unicode" w:hAnsi="Lucida Sans Unicode" w:cs="Lucida Sans Unicode"/>
          <w:b/>
          <w:sz w:val="24"/>
          <w:szCs w:val="24"/>
        </w:rPr>
        <w:t>MONITOR TROUBLESHOOTING</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b/>
          <w:sz w:val="21"/>
          <w:szCs w:val="21"/>
        </w:rPr>
      </w:pPr>
      <w:r w:rsidRPr="00D91E03">
        <w:rPr>
          <w:rFonts w:ascii="Lucida Sans Unicode" w:hAnsi="Lucida Sans Unicode" w:cs="Lucida Sans Unicode"/>
          <w:b/>
          <w:sz w:val="21"/>
          <w:szCs w:val="21"/>
        </w:rPr>
        <w:t xml:space="preserve">Symptom: </w:t>
      </w:r>
      <w:r w:rsidRPr="00D91E03">
        <w:rPr>
          <w:rFonts w:ascii="Lucida Sans Unicode" w:hAnsi="Lucida Sans Unicode" w:cs="Lucida Sans Unicode"/>
          <w:sz w:val="21"/>
          <w:szCs w:val="21"/>
        </w:rPr>
        <w:t>The monitor screen is black</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rPr>
          <w:rFonts w:ascii="Lucida Sans Unicode" w:hAnsi="Lucida Sans Unicode" w:cs="Lucida Sans Unicode"/>
          <w:b/>
          <w:sz w:val="21"/>
          <w:szCs w:val="21"/>
        </w:rPr>
      </w:pPr>
      <w:r w:rsidRPr="00D91E03">
        <w:rPr>
          <w:rFonts w:ascii="Lucida Sans Unicode" w:hAnsi="Lucida Sans Unicode" w:cs="Lucida Sans Unicode"/>
          <w:b/>
          <w:sz w:val="21"/>
          <w:szCs w:val="21"/>
        </w:rPr>
        <w:t>Diagnosis</w:t>
      </w:r>
    </w:p>
    <w:p w:rsidR="00CC2888" w:rsidRPr="00D91E03" w:rsidRDefault="00CC2888" w:rsidP="00CC2888">
      <w:pPr>
        <w:pStyle w:val="NoSpacing"/>
        <w:rPr>
          <w:rFonts w:ascii="Lucida Sans Unicode" w:hAnsi="Lucida Sans Unicode" w:cs="Lucida Sans Unicode"/>
          <w:sz w:val="21"/>
          <w:szCs w:val="21"/>
        </w:rPr>
      </w:pPr>
    </w:p>
    <w:p w:rsidR="00CC2888" w:rsidRPr="00D91E03" w:rsidRDefault="00CC2888" w:rsidP="00CC2888">
      <w:pPr>
        <w:pStyle w:val="NoSpacing"/>
        <w:numPr>
          <w:ilvl w:val="0"/>
          <w:numId w:val="39"/>
        </w:numPr>
        <w:rPr>
          <w:rFonts w:ascii="Lucida Sans Unicode" w:hAnsi="Lucida Sans Unicode" w:cs="Lucida Sans Unicode"/>
          <w:sz w:val="21"/>
          <w:szCs w:val="21"/>
        </w:rPr>
      </w:pPr>
      <w:r w:rsidRPr="00D91E03">
        <w:rPr>
          <w:rFonts w:ascii="Lucida Sans Unicode" w:hAnsi="Lucida Sans Unicode" w:cs="Lucida Sans Unicode"/>
          <w:sz w:val="21"/>
          <w:szCs w:val="21"/>
        </w:rPr>
        <w:t xml:space="preserve">Check to see if the computer turned </w:t>
      </w:r>
      <w:proofErr w:type="gramStart"/>
      <w:r w:rsidRPr="00D91E03">
        <w:rPr>
          <w:rFonts w:ascii="Lucida Sans Unicode" w:hAnsi="Lucida Sans Unicode" w:cs="Lucida Sans Unicode"/>
          <w:sz w:val="21"/>
          <w:szCs w:val="21"/>
        </w:rPr>
        <w:t>on.:-Is</w:t>
      </w:r>
      <w:proofErr w:type="gramEnd"/>
      <w:r w:rsidRPr="00D91E03">
        <w:rPr>
          <w:rFonts w:ascii="Lucida Sans Unicode" w:hAnsi="Lucida Sans Unicode" w:cs="Lucida Sans Unicode"/>
          <w:sz w:val="21"/>
          <w:szCs w:val="21"/>
        </w:rPr>
        <w:t xml:space="preserve"> the computer turned on? There is a light on the CPU. If the computer is on, it will be lit.</w:t>
      </w:r>
    </w:p>
    <w:p w:rsidR="00CC2888" w:rsidRPr="00D91E03" w:rsidRDefault="00CC2888" w:rsidP="00CC2888">
      <w:pPr>
        <w:pStyle w:val="NoSpacing"/>
        <w:numPr>
          <w:ilvl w:val="0"/>
          <w:numId w:val="39"/>
        </w:numPr>
        <w:rPr>
          <w:rFonts w:ascii="Lucida Sans Unicode" w:hAnsi="Lucida Sans Unicode" w:cs="Lucida Sans Unicode"/>
          <w:sz w:val="21"/>
          <w:szCs w:val="21"/>
        </w:rPr>
      </w:pPr>
      <w:r w:rsidRPr="00D91E03">
        <w:rPr>
          <w:rFonts w:ascii="Lucida Sans Unicode" w:hAnsi="Lucida Sans Unicode" w:cs="Lucida Sans Unicode"/>
          <w:sz w:val="21"/>
          <w:szCs w:val="21"/>
        </w:rPr>
        <w:t>Check to see if the monitor getting power:-If no lights appear on the front of the monitor at all, it is not getting any power from the power source. Check to see if ALL plugs are secure.</w:t>
      </w:r>
    </w:p>
    <w:p w:rsidR="00CC2888" w:rsidRPr="00D91E03" w:rsidRDefault="00CC2888" w:rsidP="00CC2888">
      <w:pPr>
        <w:pStyle w:val="NoSpacing"/>
        <w:numPr>
          <w:ilvl w:val="0"/>
          <w:numId w:val="39"/>
        </w:numPr>
        <w:rPr>
          <w:rFonts w:ascii="Lucida Sans Unicode" w:hAnsi="Lucida Sans Unicode" w:cs="Lucida Sans Unicode"/>
          <w:sz w:val="21"/>
          <w:szCs w:val="21"/>
        </w:rPr>
      </w:pPr>
      <w:r w:rsidRPr="00D91E03">
        <w:rPr>
          <w:rFonts w:ascii="Lucida Sans Unicode" w:hAnsi="Lucida Sans Unicode" w:cs="Lucida Sans Unicode"/>
          <w:sz w:val="21"/>
          <w:szCs w:val="21"/>
        </w:rPr>
        <w:t>Power cord from the computer to the power strip.Power strip to the wall socket.Check to see if the Power Strip turned on.There is a light on the strip. If the strip is on, the indictor light will be on.</w:t>
      </w:r>
    </w:p>
    <w:p w:rsidR="00CC2888" w:rsidRPr="00D91E03" w:rsidRDefault="00CC2888" w:rsidP="00CC2888">
      <w:pPr>
        <w:pStyle w:val="NoSpacing"/>
        <w:numPr>
          <w:ilvl w:val="0"/>
          <w:numId w:val="39"/>
        </w:numPr>
        <w:rPr>
          <w:rFonts w:ascii="Lucida Sans Unicode" w:hAnsi="Lucida Sans Unicode" w:cs="Lucida Sans Unicode"/>
          <w:sz w:val="21"/>
          <w:szCs w:val="21"/>
        </w:rPr>
      </w:pPr>
      <w:r w:rsidRPr="00D91E03">
        <w:rPr>
          <w:rFonts w:ascii="Lucida Sans Unicode" w:hAnsi="Lucida Sans Unicode" w:cs="Lucida Sans Unicode"/>
          <w:sz w:val="21"/>
          <w:szCs w:val="21"/>
        </w:rPr>
        <w:t>Check to see if the monitor getting a signal from the computer</w:t>
      </w:r>
      <w:proofErr w:type="gramStart"/>
      <w:r w:rsidRPr="00D91E03">
        <w:rPr>
          <w:rFonts w:ascii="Lucida Sans Unicode" w:hAnsi="Lucida Sans Unicode" w:cs="Lucida Sans Unicode"/>
          <w:sz w:val="21"/>
          <w:szCs w:val="21"/>
        </w:rPr>
        <w:t>:-</w:t>
      </w:r>
      <w:proofErr w:type="gramEnd"/>
      <w:r w:rsidRPr="00D91E03">
        <w:rPr>
          <w:rFonts w:ascii="Lucida Sans Unicode" w:hAnsi="Lucida Sans Unicode" w:cs="Lucida Sans Unicode"/>
          <w:sz w:val="21"/>
          <w:szCs w:val="21"/>
        </w:rPr>
        <w:t xml:space="preserve"> There is a light on the monitor. If the monitor is on, it will be lit. If it is turned on, check the contrast and brightness buttons to see if they have been tampered with.</w:t>
      </w:r>
    </w:p>
    <w:p w:rsidR="00CC2888" w:rsidRPr="00D91E03" w:rsidRDefault="00CC2888" w:rsidP="00CC2888">
      <w:pPr>
        <w:pStyle w:val="NoSpacing"/>
        <w:numPr>
          <w:ilvl w:val="0"/>
          <w:numId w:val="40"/>
        </w:numPr>
        <w:rPr>
          <w:rFonts w:ascii="Lucida Sans Unicode" w:hAnsi="Lucida Sans Unicode" w:cs="Lucida Sans Unicode"/>
          <w:sz w:val="21"/>
          <w:szCs w:val="21"/>
        </w:rPr>
      </w:pPr>
      <w:r w:rsidRPr="00D91E03">
        <w:rPr>
          <w:rFonts w:ascii="Lucida Sans Unicode" w:hAnsi="Lucida Sans Unicode" w:cs="Lucida Sans Unicode"/>
          <w:sz w:val="21"/>
          <w:szCs w:val="21"/>
        </w:rPr>
        <w:t>A green light on the front of the monitor would indicate that it is getting a signal from the computer.</w:t>
      </w:r>
    </w:p>
    <w:p w:rsidR="00CC2888" w:rsidRPr="00D91E03" w:rsidRDefault="00CC2888" w:rsidP="00CC2888">
      <w:pPr>
        <w:pStyle w:val="NoSpacing"/>
        <w:numPr>
          <w:ilvl w:val="0"/>
          <w:numId w:val="40"/>
        </w:numPr>
        <w:rPr>
          <w:rFonts w:ascii="Lucida Sans Unicode" w:hAnsi="Lucida Sans Unicode" w:cs="Lucida Sans Unicode"/>
          <w:sz w:val="21"/>
          <w:szCs w:val="21"/>
        </w:rPr>
      </w:pPr>
      <w:r w:rsidRPr="00D91E03">
        <w:rPr>
          <w:rFonts w:ascii="Lucida Sans Unicode" w:hAnsi="Lucida Sans Unicode" w:cs="Lucida Sans Unicode"/>
          <w:sz w:val="21"/>
          <w:szCs w:val="21"/>
        </w:rPr>
        <w:t xml:space="preserve">An orange light would indicate there is not signal from the computer. Make sure the </w:t>
      </w:r>
      <w:proofErr w:type="gramStart"/>
      <w:r w:rsidRPr="00D91E03">
        <w:rPr>
          <w:rFonts w:ascii="Lucida Sans Unicode" w:hAnsi="Lucida Sans Unicode" w:cs="Lucida Sans Unicode"/>
          <w:sz w:val="21"/>
          <w:szCs w:val="21"/>
        </w:rPr>
        <w:t>computer  is</w:t>
      </w:r>
      <w:proofErr w:type="gramEnd"/>
      <w:r w:rsidRPr="00D91E03">
        <w:rPr>
          <w:rFonts w:ascii="Lucida Sans Unicode" w:hAnsi="Lucida Sans Unicode" w:cs="Lucida Sans Unicode"/>
          <w:sz w:val="21"/>
          <w:szCs w:val="21"/>
        </w:rPr>
        <w:t xml:space="preserve"> on and you see lights on the front of it. Check the cable that runs from the monitor to the computer to see if it has worked loose.</w:t>
      </w:r>
    </w:p>
    <w:p w:rsidR="00CC2888" w:rsidRPr="00D91E03" w:rsidRDefault="00CC2888" w:rsidP="00CC2888">
      <w:pPr>
        <w:pStyle w:val="NoSpacing"/>
        <w:numPr>
          <w:ilvl w:val="0"/>
          <w:numId w:val="39"/>
        </w:numPr>
        <w:rPr>
          <w:rFonts w:ascii="Lucida Sans Unicode" w:hAnsi="Lucida Sans Unicode" w:cs="Lucida Sans Unicode"/>
          <w:sz w:val="21"/>
          <w:szCs w:val="21"/>
        </w:rPr>
      </w:pPr>
      <w:r w:rsidRPr="00D91E03">
        <w:rPr>
          <w:rFonts w:ascii="Lucida Sans Unicode" w:hAnsi="Lucida Sans Unicode" w:cs="Lucida Sans Unicode"/>
          <w:sz w:val="21"/>
          <w:szCs w:val="21"/>
        </w:rPr>
        <w:t>Check to see if the brightness has been turned entirely down</w:t>
      </w:r>
      <w:proofErr w:type="gramStart"/>
      <w:r w:rsidRPr="00D91E03">
        <w:rPr>
          <w:rFonts w:ascii="Lucida Sans Unicode" w:hAnsi="Lucida Sans Unicode" w:cs="Lucida Sans Unicode"/>
          <w:sz w:val="21"/>
          <w:szCs w:val="21"/>
        </w:rPr>
        <w:t>:-</w:t>
      </w:r>
      <w:proofErr w:type="gramEnd"/>
      <w:r w:rsidRPr="00D91E03">
        <w:rPr>
          <w:rFonts w:ascii="Lucida Sans Unicode" w:hAnsi="Lucida Sans Unicode" w:cs="Lucida Sans Unicode"/>
          <w:sz w:val="21"/>
          <w:szCs w:val="21"/>
        </w:rPr>
        <w:t xml:space="preserve"> Make sure you check the brightness and contrast buttons or settings on the monitor.</w:t>
      </w:r>
    </w:p>
    <w:p w:rsidR="00CC2888" w:rsidRPr="00D91E03" w:rsidRDefault="00CC2888" w:rsidP="00CC2888">
      <w:pPr>
        <w:pStyle w:val="NoSpacing"/>
        <w:numPr>
          <w:ilvl w:val="0"/>
          <w:numId w:val="39"/>
        </w:numPr>
        <w:rPr>
          <w:rFonts w:ascii="Lucida Sans Unicode" w:hAnsi="Lucida Sans Unicode" w:cs="Lucida Sans Unicode"/>
          <w:sz w:val="21"/>
          <w:szCs w:val="21"/>
        </w:rPr>
      </w:pPr>
      <w:r w:rsidRPr="00D91E03">
        <w:rPr>
          <w:rFonts w:ascii="Lucida Sans Unicode" w:hAnsi="Lucida Sans Unicode" w:cs="Lucida Sans Unicode"/>
          <w:sz w:val="21"/>
          <w:szCs w:val="21"/>
        </w:rPr>
        <w:t>Check to see if the computer in Power Save or Sleep mode</w:t>
      </w:r>
      <w:proofErr w:type="gramStart"/>
      <w:r w:rsidRPr="00D91E03">
        <w:rPr>
          <w:rFonts w:ascii="Lucida Sans Unicode" w:hAnsi="Lucida Sans Unicode" w:cs="Lucida Sans Unicode"/>
          <w:sz w:val="21"/>
          <w:szCs w:val="21"/>
        </w:rPr>
        <w:t>:-</w:t>
      </w:r>
      <w:proofErr w:type="gramEnd"/>
      <w:r w:rsidRPr="00D91E03">
        <w:rPr>
          <w:rFonts w:ascii="Lucida Sans Unicode" w:hAnsi="Lucida Sans Unicode" w:cs="Lucida Sans Unicode"/>
          <w:sz w:val="21"/>
          <w:szCs w:val="21"/>
        </w:rPr>
        <w:t xml:space="preserve"> Move the mouse or press any key on the keyboard to see if the computer will "wake-up."</w:t>
      </w:r>
    </w:p>
    <w:p w:rsidR="00CC2888" w:rsidRPr="00D91E03" w:rsidRDefault="00CC2888" w:rsidP="00CC2888">
      <w:pPr>
        <w:pStyle w:val="NoSpacing"/>
        <w:numPr>
          <w:ilvl w:val="0"/>
          <w:numId w:val="39"/>
        </w:numPr>
        <w:rPr>
          <w:rFonts w:ascii="Lucida Sans Unicode" w:hAnsi="Lucida Sans Unicode" w:cs="Lucida Sans Unicode"/>
          <w:sz w:val="24"/>
          <w:szCs w:val="24"/>
        </w:rPr>
      </w:pPr>
      <w:r w:rsidRPr="00D91E03">
        <w:rPr>
          <w:rFonts w:ascii="Lucida Sans Unicode" w:hAnsi="Lucida Sans Unicode" w:cs="Lucida Sans Unicode"/>
          <w:sz w:val="21"/>
          <w:szCs w:val="21"/>
        </w:rPr>
        <w:t>Check to see if all peripherals plugged in</w:t>
      </w:r>
      <w:proofErr w:type="gramStart"/>
      <w:r w:rsidRPr="00D91E03">
        <w:rPr>
          <w:rFonts w:ascii="Lucida Sans Unicode" w:hAnsi="Lucida Sans Unicode" w:cs="Lucida Sans Unicode"/>
          <w:sz w:val="21"/>
          <w:szCs w:val="21"/>
        </w:rPr>
        <w:t>:-</w:t>
      </w:r>
      <w:proofErr w:type="gramEnd"/>
      <w:r w:rsidRPr="00D91E03">
        <w:rPr>
          <w:rFonts w:ascii="Lucida Sans Unicode" w:hAnsi="Lucida Sans Unicode" w:cs="Lucida Sans Unicode"/>
          <w:sz w:val="21"/>
          <w:szCs w:val="21"/>
        </w:rPr>
        <w:t xml:space="preserve"> Verify that all cables and cords leading in to and out of your computer to insure they are all in tight and not disconnected.</w:t>
      </w:r>
    </w:p>
    <w:p w:rsidR="00CC2888" w:rsidRDefault="00CC2888" w:rsidP="00CC2888">
      <w:pPr>
        <w:pStyle w:val="NoSpacing"/>
        <w:rPr>
          <w:rFonts w:ascii="Lucida Sans Unicode" w:hAnsi="Lucida Sans Unicode" w:cs="Lucida Sans Unicode"/>
          <w:b/>
          <w:sz w:val="24"/>
          <w:szCs w:val="24"/>
        </w:rPr>
      </w:pPr>
    </w:p>
    <w:p w:rsidR="00CC2888" w:rsidRPr="00D91E03" w:rsidRDefault="00CC2888" w:rsidP="00CC2888">
      <w:pPr>
        <w:pStyle w:val="NoSpacing"/>
        <w:rPr>
          <w:rFonts w:ascii="Lucida Sans Unicode" w:hAnsi="Lucida Sans Unicode" w:cs="Lucida Sans Unicode"/>
          <w:b/>
          <w:sz w:val="24"/>
          <w:szCs w:val="24"/>
        </w:rPr>
      </w:pPr>
      <w:r w:rsidRPr="00D91E03">
        <w:rPr>
          <w:rFonts w:ascii="Lucida Sans Unicode" w:hAnsi="Lucida Sans Unicode" w:cs="Lucida Sans Unicode"/>
          <w:b/>
          <w:sz w:val="24"/>
          <w:szCs w:val="24"/>
        </w:rPr>
        <w:t>Secure the following to the computer:</w:t>
      </w:r>
    </w:p>
    <w:p w:rsidR="00CC2888" w:rsidRPr="00D91E03" w:rsidRDefault="00CC2888" w:rsidP="00CC2888">
      <w:pPr>
        <w:pStyle w:val="NoSpacing"/>
        <w:rPr>
          <w:rFonts w:ascii="Lucida Sans Unicode" w:hAnsi="Lucida Sans Unicode" w:cs="Lucida Sans Unicode"/>
          <w:sz w:val="24"/>
          <w:szCs w:val="24"/>
        </w:rPr>
      </w:pPr>
    </w:p>
    <w:p w:rsidR="00CC2888" w:rsidRPr="009F48C2" w:rsidRDefault="00CC2888" w:rsidP="00CC2888">
      <w:pPr>
        <w:pStyle w:val="NoSpacing"/>
        <w:numPr>
          <w:ilvl w:val="0"/>
          <w:numId w:val="26"/>
        </w:numPr>
        <w:rPr>
          <w:rFonts w:ascii="Lucida Sans Unicode" w:hAnsi="Lucida Sans Unicode" w:cs="Lucida Sans Unicode"/>
          <w:sz w:val="21"/>
          <w:szCs w:val="21"/>
        </w:rPr>
      </w:pPr>
      <w:r w:rsidRPr="009F48C2">
        <w:rPr>
          <w:rFonts w:ascii="Lucida Sans Unicode" w:hAnsi="Lucida Sans Unicode" w:cs="Lucida Sans Unicode"/>
          <w:sz w:val="21"/>
          <w:szCs w:val="21"/>
        </w:rPr>
        <w:t>Monitor</w:t>
      </w:r>
    </w:p>
    <w:p w:rsidR="00CC2888" w:rsidRPr="009F48C2" w:rsidRDefault="00CC2888" w:rsidP="00CC2888">
      <w:pPr>
        <w:pStyle w:val="NoSpacing"/>
        <w:numPr>
          <w:ilvl w:val="0"/>
          <w:numId w:val="26"/>
        </w:numPr>
        <w:rPr>
          <w:rFonts w:ascii="Lucida Sans Unicode" w:hAnsi="Lucida Sans Unicode" w:cs="Lucida Sans Unicode"/>
          <w:sz w:val="21"/>
          <w:szCs w:val="21"/>
        </w:rPr>
      </w:pPr>
      <w:r w:rsidRPr="009F48C2">
        <w:rPr>
          <w:rFonts w:ascii="Lucida Sans Unicode" w:hAnsi="Lucida Sans Unicode" w:cs="Lucida Sans Unicode"/>
          <w:sz w:val="21"/>
          <w:szCs w:val="21"/>
        </w:rPr>
        <w:t>Mouse</w:t>
      </w:r>
    </w:p>
    <w:p w:rsidR="00CC2888" w:rsidRPr="009F48C2" w:rsidRDefault="00CC2888" w:rsidP="00CC2888">
      <w:pPr>
        <w:pStyle w:val="NoSpacing"/>
        <w:numPr>
          <w:ilvl w:val="0"/>
          <w:numId w:val="26"/>
        </w:numPr>
        <w:rPr>
          <w:rFonts w:ascii="Lucida Sans Unicode" w:hAnsi="Lucida Sans Unicode" w:cs="Lucida Sans Unicode"/>
          <w:sz w:val="21"/>
          <w:szCs w:val="21"/>
        </w:rPr>
      </w:pPr>
      <w:r w:rsidRPr="009F48C2">
        <w:rPr>
          <w:rFonts w:ascii="Lucida Sans Unicode" w:hAnsi="Lucida Sans Unicode" w:cs="Lucida Sans Unicode"/>
          <w:sz w:val="21"/>
          <w:szCs w:val="21"/>
        </w:rPr>
        <w:t>Keyboard</w:t>
      </w:r>
    </w:p>
    <w:p w:rsidR="00CC2888" w:rsidRPr="009F48C2" w:rsidRDefault="00CC2888" w:rsidP="00CC2888">
      <w:pPr>
        <w:pStyle w:val="NoSpacing"/>
        <w:numPr>
          <w:ilvl w:val="0"/>
          <w:numId w:val="26"/>
        </w:numPr>
        <w:rPr>
          <w:rFonts w:ascii="Lucida Sans Unicode" w:hAnsi="Lucida Sans Unicode" w:cs="Lucida Sans Unicode"/>
          <w:sz w:val="21"/>
          <w:szCs w:val="21"/>
        </w:rPr>
      </w:pPr>
      <w:r w:rsidRPr="009F48C2">
        <w:rPr>
          <w:rFonts w:ascii="Lucida Sans Unicode" w:hAnsi="Lucida Sans Unicode" w:cs="Lucida Sans Unicode"/>
          <w:sz w:val="21"/>
          <w:szCs w:val="21"/>
        </w:rPr>
        <w:t>Printer</w:t>
      </w:r>
    </w:p>
    <w:p w:rsidR="00CC2888" w:rsidRPr="009F48C2" w:rsidRDefault="00CC2888" w:rsidP="00CC2888">
      <w:pPr>
        <w:pStyle w:val="NoSpacing"/>
        <w:numPr>
          <w:ilvl w:val="0"/>
          <w:numId w:val="26"/>
        </w:numPr>
        <w:rPr>
          <w:rFonts w:ascii="Lucida Sans Unicode" w:hAnsi="Lucida Sans Unicode" w:cs="Lucida Sans Unicode"/>
          <w:sz w:val="21"/>
          <w:szCs w:val="21"/>
        </w:rPr>
      </w:pPr>
      <w:r w:rsidRPr="009F48C2">
        <w:rPr>
          <w:rFonts w:ascii="Lucida Sans Unicode" w:hAnsi="Lucida Sans Unicode" w:cs="Lucida Sans Unicode"/>
          <w:sz w:val="21"/>
          <w:szCs w:val="21"/>
        </w:rPr>
        <w:t>Network cable to computer and wall (Blue)</w:t>
      </w:r>
    </w:p>
    <w:p w:rsidR="00CC2888" w:rsidRDefault="00CC2888" w:rsidP="00CC2888">
      <w:pPr>
        <w:pStyle w:val="NoSpacing"/>
        <w:ind w:left="360"/>
        <w:rPr>
          <w:rFonts w:ascii="Lucida Sans Unicode" w:hAnsi="Lucida Sans Unicode" w:cs="Lucida Sans Unicode"/>
          <w:sz w:val="21"/>
          <w:szCs w:val="21"/>
        </w:rPr>
      </w:pPr>
    </w:p>
    <w:p w:rsidR="00CC2888" w:rsidRPr="009F48C2" w:rsidRDefault="00CC2888" w:rsidP="00CC2888">
      <w:pPr>
        <w:pStyle w:val="NoSpacing"/>
        <w:numPr>
          <w:ilvl w:val="0"/>
          <w:numId w:val="38"/>
        </w:numPr>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 monitor goes black just as Windows is loaded</w:t>
      </w:r>
      <w:proofErr w:type="gramStart"/>
      <w:r w:rsidRPr="009F48C2">
        <w:rPr>
          <w:rFonts w:ascii="Lucida Sans Unicode" w:hAnsi="Lucida Sans Unicode" w:cs="Lucida Sans Unicode"/>
          <w:sz w:val="21"/>
          <w:szCs w:val="21"/>
        </w:rPr>
        <w:t>:-</w:t>
      </w:r>
      <w:proofErr w:type="gramEnd"/>
      <w:r w:rsidRPr="009F48C2">
        <w:rPr>
          <w:rFonts w:ascii="Lucida Sans Unicode" w:hAnsi="Lucida Sans Unicode" w:cs="Lucida Sans Unicode"/>
          <w:sz w:val="21"/>
          <w:szCs w:val="21"/>
        </w:rPr>
        <w:t xml:space="preserve"> This could indicate a problem with the video card driver or settings in Windows. Since you can't see to get to the settings, this is difficult to fix without a visit from technical support.</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sz w:val="21"/>
          <w:szCs w:val="21"/>
        </w:rPr>
      </w:pPr>
      <w:r w:rsidRPr="009F48C2">
        <w:rPr>
          <w:rFonts w:ascii="Lucida Sans Unicode" w:hAnsi="Lucida Sans Unicode" w:cs="Lucida Sans Unicode"/>
          <w:b/>
          <w:sz w:val="21"/>
          <w:szCs w:val="21"/>
        </w:rPr>
        <w:t>Symptom:</w:t>
      </w:r>
      <w:r w:rsidRPr="009F48C2">
        <w:rPr>
          <w:rFonts w:ascii="Lucida Sans Unicode" w:hAnsi="Lucida Sans Unicode" w:cs="Lucida Sans Unicode"/>
          <w:sz w:val="21"/>
          <w:szCs w:val="21"/>
        </w:rPr>
        <w:t xml:space="preserve"> The screen is not synchronized</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37"/>
        </w:numPr>
        <w:rPr>
          <w:rFonts w:ascii="Lucida Sans Unicode" w:hAnsi="Lucida Sans Unicode" w:cs="Lucida Sans Unicode"/>
          <w:sz w:val="21"/>
          <w:szCs w:val="21"/>
        </w:rPr>
      </w:pPr>
      <w:r w:rsidRPr="009F48C2">
        <w:rPr>
          <w:rFonts w:ascii="Lucida Sans Unicode" w:hAnsi="Lucida Sans Unicode" w:cs="Lucida Sans Unicode"/>
          <w:sz w:val="21"/>
          <w:szCs w:val="21"/>
        </w:rPr>
        <w:t>Check to make sure the signal cable is firmly connected in the socket.</w:t>
      </w:r>
    </w:p>
    <w:p w:rsidR="00CC2888" w:rsidRPr="009F48C2" w:rsidRDefault="00CC2888" w:rsidP="00CC2888">
      <w:pPr>
        <w:pStyle w:val="NoSpacing"/>
        <w:numPr>
          <w:ilvl w:val="0"/>
          <w:numId w:val="37"/>
        </w:numPr>
        <w:rPr>
          <w:rFonts w:ascii="Lucida Sans Unicode" w:hAnsi="Lucida Sans Unicode" w:cs="Lucida Sans Unicode"/>
          <w:sz w:val="21"/>
          <w:szCs w:val="21"/>
        </w:rPr>
      </w:pPr>
      <w:r w:rsidRPr="009F48C2">
        <w:rPr>
          <w:rFonts w:ascii="Lucida Sans Unicode" w:hAnsi="Lucida Sans Unicode" w:cs="Lucida Sans Unicode"/>
          <w:sz w:val="21"/>
          <w:szCs w:val="21"/>
        </w:rPr>
        <w:t>Check that the output level matches the input level of your computer.</w:t>
      </w:r>
    </w:p>
    <w:p w:rsidR="00CC2888" w:rsidRPr="009F48C2" w:rsidRDefault="00CC2888" w:rsidP="00CC2888">
      <w:pPr>
        <w:pStyle w:val="NoSpacing"/>
        <w:numPr>
          <w:ilvl w:val="0"/>
          <w:numId w:val="37"/>
        </w:numPr>
        <w:rPr>
          <w:rFonts w:ascii="Lucida Sans Unicode" w:hAnsi="Lucida Sans Unicode" w:cs="Lucida Sans Unicode"/>
          <w:sz w:val="21"/>
          <w:szCs w:val="21"/>
        </w:rPr>
      </w:pPr>
      <w:r w:rsidRPr="009F48C2">
        <w:rPr>
          <w:rFonts w:ascii="Lucida Sans Unicode" w:hAnsi="Lucida Sans Unicode" w:cs="Lucida Sans Unicode"/>
          <w:sz w:val="21"/>
          <w:szCs w:val="21"/>
        </w:rPr>
        <w:t>Make sure the signal timing of the computer system is within the specification of the monitor.</w:t>
      </w:r>
    </w:p>
    <w:p w:rsidR="00CC2888" w:rsidRPr="009F48C2" w:rsidRDefault="00CC2888" w:rsidP="00CC2888">
      <w:pPr>
        <w:pStyle w:val="NoSpacing"/>
        <w:rPr>
          <w:rFonts w:ascii="Lucida Sans Unicode" w:hAnsi="Lucida Sans Unicode" w:cs="Lucida Sans Unicode"/>
          <w:b/>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 xml:space="preserve">Symptom: </w:t>
      </w:r>
      <w:r w:rsidRPr="009F48C2">
        <w:rPr>
          <w:rFonts w:ascii="Lucida Sans Unicode" w:hAnsi="Lucida Sans Unicode" w:cs="Lucida Sans Unicode"/>
          <w:sz w:val="21"/>
          <w:szCs w:val="21"/>
        </w:rPr>
        <w:t>The screen is too bright or too dark</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numPr>
          <w:ilvl w:val="0"/>
          <w:numId w:val="36"/>
        </w:numPr>
        <w:rPr>
          <w:rFonts w:ascii="Lucida Sans Unicode" w:hAnsi="Lucida Sans Unicode" w:cs="Lucida Sans Unicode"/>
          <w:sz w:val="21"/>
          <w:szCs w:val="21"/>
        </w:rPr>
      </w:pPr>
      <w:r w:rsidRPr="009F48C2">
        <w:rPr>
          <w:rFonts w:ascii="Lucida Sans Unicode" w:hAnsi="Lucida Sans Unicode" w:cs="Lucida Sans Unicode"/>
          <w:sz w:val="21"/>
          <w:szCs w:val="21"/>
        </w:rPr>
        <w:t>Check if the Brightness or contrast control is at the appropriate position, not at the maximum or minimum.</w:t>
      </w:r>
    </w:p>
    <w:p w:rsidR="00CC2888" w:rsidRPr="009F48C2" w:rsidRDefault="00CC2888" w:rsidP="00CC2888">
      <w:pPr>
        <w:pStyle w:val="NoSpacing"/>
        <w:numPr>
          <w:ilvl w:val="0"/>
          <w:numId w:val="36"/>
        </w:numPr>
        <w:rPr>
          <w:rFonts w:ascii="Lucida Sans Unicode" w:hAnsi="Lucida Sans Unicode" w:cs="Lucida Sans Unicode"/>
          <w:sz w:val="21"/>
          <w:szCs w:val="21"/>
        </w:rPr>
      </w:pPr>
      <w:r w:rsidRPr="009F48C2">
        <w:rPr>
          <w:rFonts w:ascii="Lucida Sans Unicode" w:hAnsi="Lucida Sans Unicode" w:cs="Lucida Sans Unicode"/>
          <w:sz w:val="21"/>
          <w:szCs w:val="21"/>
        </w:rPr>
        <w:t>Check if the specified voltage is applied</w:t>
      </w:r>
    </w:p>
    <w:p w:rsidR="00CC2888" w:rsidRPr="009F48C2" w:rsidRDefault="00CC2888" w:rsidP="00CC2888">
      <w:pPr>
        <w:pStyle w:val="NoSpacing"/>
        <w:numPr>
          <w:ilvl w:val="0"/>
          <w:numId w:val="36"/>
        </w:numPr>
        <w:rPr>
          <w:rFonts w:ascii="Lucida Sans Unicode" w:hAnsi="Lucida Sans Unicode" w:cs="Lucida Sans Unicode"/>
          <w:sz w:val="21"/>
          <w:szCs w:val="21"/>
        </w:rPr>
      </w:pPr>
      <w:r w:rsidRPr="009F48C2">
        <w:rPr>
          <w:rFonts w:ascii="Lucida Sans Unicode" w:hAnsi="Lucida Sans Unicode" w:cs="Lucida Sans Unicode"/>
          <w:sz w:val="21"/>
          <w:szCs w:val="21"/>
        </w:rPr>
        <w:t>Check if the signal timing of the computer system is within the specification of the monitor.</w:t>
      </w:r>
    </w:p>
    <w:p w:rsidR="00CC2888" w:rsidRPr="009F48C2" w:rsidRDefault="00CC2888" w:rsidP="00CC2888">
      <w:pPr>
        <w:pStyle w:val="NoSpacing"/>
        <w:numPr>
          <w:ilvl w:val="0"/>
          <w:numId w:val="36"/>
        </w:numPr>
        <w:rPr>
          <w:rFonts w:ascii="Lucida Sans Unicode" w:hAnsi="Lucida Sans Unicode" w:cs="Lucida Sans Unicode"/>
          <w:sz w:val="21"/>
          <w:szCs w:val="21"/>
        </w:rPr>
      </w:pPr>
      <w:r w:rsidRPr="009F48C2">
        <w:rPr>
          <w:rFonts w:ascii="Lucida Sans Unicode" w:hAnsi="Lucida Sans Unicode" w:cs="Lucida Sans Unicode"/>
          <w:sz w:val="21"/>
          <w:szCs w:val="21"/>
        </w:rPr>
        <w:t>Especially, check the horizontal frequency.</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sz w:val="21"/>
          <w:szCs w:val="21"/>
        </w:rPr>
      </w:pPr>
      <w:r w:rsidRPr="009F48C2">
        <w:rPr>
          <w:rFonts w:ascii="Lucida Sans Unicode" w:hAnsi="Lucida Sans Unicode" w:cs="Lucida Sans Unicode"/>
          <w:b/>
          <w:sz w:val="21"/>
          <w:szCs w:val="21"/>
        </w:rPr>
        <w:t>Symptom:</w:t>
      </w:r>
      <w:r w:rsidRPr="009F48C2">
        <w:rPr>
          <w:rFonts w:ascii="Lucida Sans Unicode" w:hAnsi="Lucida Sans Unicode" w:cs="Lucida Sans Unicode"/>
          <w:sz w:val="21"/>
          <w:szCs w:val="21"/>
        </w:rPr>
        <w:t xml:space="preserve"> The screen is shaking</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numPr>
          <w:ilvl w:val="0"/>
          <w:numId w:val="35"/>
        </w:numPr>
        <w:rPr>
          <w:rFonts w:ascii="Lucida Sans Unicode" w:hAnsi="Lucida Sans Unicode" w:cs="Lucida Sans Unicode"/>
          <w:sz w:val="21"/>
          <w:szCs w:val="21"/>
        </w:rPr>
      </w:pPr>
      <w:r w:rsidRPr="009F48C2">
        <w:rPr>
          <w:rFonts w:ascii="Lucida Sans Unicode" w:hAnsi="Lucida Sans Unicode" w:cs="Lucida Sans Unicode"/>
          <w:sz w:val="21"/>
          <w:szCs w:val="21"/>
        </w:rPr>
        <w:t>Move all objects that emit a magnetic field, such as a motor or transformer, away from the monitor.</w:t>
      </w:r>
    </w:p>
    <w:p w:rsidR="00CC2888" w:rsidRPr="009F48C2" w:rsidRDefault="00CC2888" w:rsidP="00CC2888">
      <w:pPr>
        <w:pStyle w:val="NoSpacing"/>
        <w:numPr>
          <w:ilvl w:val="0"/>
          <w:numId w:val="35"/>
        </w:numPr>
        <w:rPr>
          <w:rFonts w:ascii="Lucida Sans Unicode" w:hAnsi="Lucida Sans Unicode" w:cs="Lucida Sans Unicode"/>
          <w:sz w:val="21"/>
          <w:szCs w:val="21"/>
        </w:rPr>
      </w:pPr>
      <w:r w:rsidRPr="009F48C2">
        <w:rPr>
          <w:rFonts w:ascii="Lucida Sans Unicode" w:hAnsi="Lucida Sans Unicode" w:cs="Lucida Sans Unicode"/>
          <w:sz w:val="21"/>
          <w:szCs w:val="21"/>
        </w:rPr>
        <w:t>Check if the specified voltage is applied.</w:t>
      </w:r>
    </w:p>
    <w:p w:rsidR="00CC2888" w:rsidRPr="009F48C2" w:rsidRDefault="00CC2888" w:rsidP="00CC2888">
      <w:pPr>
        <w:pStyle w:val="NoSpacing"/>
        <w:numPr>
          <w:ilvl w:val="0"/>
          <w:numId w:val="35"/>
        </w:numPr>
        <w:rPr>
          <w:rFonts w:ascii="Lucida Sans Unicode" w:hAnsi="Lucida Sans Unicode" w:cs="Lucida Sans Unicode"/>
          <w:sz w:val="21"/>
          <w:szCs w:val="21"/>
        </w:rPr>
      </w:pPr>
      <w:r w:rsidRPr="009F48C2">
        <w:rPr>
          <w:rFonts w:ascii="Lucida Sans Unicode" w:hAnsi="Lucida Sans Unicode" w:cs="Lucida Sans Unicode"/>
          <w:sz w:val="21"/>
          <w:szCs w:val="21"/>
        </w:rPr>
        <w:t>Check if the signal timing of the computer system is within the specification of the monitor.</w:t>
      </w:r>
    </w:p>
    <w:p w:rsidR="00CC2888" w:rsidRPr="00D91E03" w:rsidRDefault="00CC2888" w:rsidP="00CC2888">
      <w:pPr>
        <w:pStyle w:val="NoSpacing"/>
        <w:rPr>
          <w:rFonts w:ascii="Lucida Sans Unicode" w:hAnsi="Lucida Sans Unicode" w:cs="Lucida Sans Unicode"/>
          <w:sz w:val="24"/>
          <w:szCs w:val="24"/>
        </w:rPr>
      </w:pPr>
    </w:p>
    <w:p w:rsidR="00CC2888" w:rsidRDefault="00CC2888" w:rsidP="00CC2888">
      <w:pPr>
        <w:pStyle w:val="NoSpacing"/>
        <w:ind w:left="360"/>
        <w:rPr>
          <w:rFonts w:ascii="Lucida Sans Unicode" w:hAnsi="Lucida Sans Unicode" w:cs="Lucida Sans Unicode"/>
          <w:b/>
          <w:sz w:val="24"/>
          <w:szCs w:val="24"/>
        </w:rPr>
      </w:pPr>
    </w:p>
    <w:p w:rsidR="00CC2888" w:rsidRDefault="00CC2888" w:rsidP="00CC2888">
      <w:pPr>
        <w:pStyle w:val="NoSpacing"/>
        <w:ind w:left="360"/>
        <w:rPr>
          <w:rFonts w:ascii="Lucida Sans Unicode" w:hAnsi="Lucida Sans Unicode" w:cs="Lucida Sans Unicode"/>
          <w:b/>
          <w:sz w:val="24"/>
          <w:szCs w:val="24"/>
        </w:rPr>
      </w:pPr>
    </w:p>
    <w:p w:rsidR="00CC2888" w:rsidRPr="009F48C2" w:rsidRDefault="00CC2888" w:rsidP="00CC2888">
      <w:pPr>
        <w:pStyle w:val="NoSpacing"/>
        <w:ind w:left="360"/>
        <w:rPr>
          <w:rFonts w:ascii="Lucida Sans Unicode" w:hAnsi="Lucida Sans Unicode" w:cs="Lucida Sans Unicode"/>
          <w:b/>
          <w:sz w:val="24"/>
          <w:szCs w:val="24"/>
        </w:rPr>
      </w:pPr>
    </w:p>
    <w:p w:rsidR="00CC2888" w:rsidRDefault="00CC2888"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Pr="009F48C2" w:rsidRDefault="0003253C" w:rsidP="00CC2888">
      <w:pPr>
        <w:pStyle w:val="NoSpacing"/>
        <w:rPr>
          <w:rFonts w:ascii="Lucida Sans Unicode" w:hAnsi="Lucida Sans Unicode" w:cs="Lucida Sans Unicode"/>
          <w:b/>
          <w:sz w:val="24"/>
          <w:szCs w:val="24"/>
        </w:rPr>
      </w:pPr>
    </w:p>
    <w:p w:rsidR="00CC2888" w:rsidRPr="00D91E03" w:rsidRDefault="00CC2888" w:rsidP="00CC2888">
      <w:pPr>
        <w:pStyle w:val="NoSpacing"/>
        <w:numPr>
          <w:ilvl w:val="0"/>
          <w:numId w:val="25"/>
        </w:numPr>
        <w:rPr>
          <w:rFonts w:ascii="Lucida Sans Unicode" w:hAnsi="Lucida Sans Unicode" w:cs="Lucida Sans Unicode"/>
          <w:b/>
          <w:sz w:val="24"/>
          <w:szCs w:val="24"/>
        </w:rPr>
      </w:pPr>
      <w:r w:rsidRPr="00D91E03">
        <w:rPr>
          <w:rFonts w:ascii="Lucida Sans Unicode" w:hAnsi="Lucida Sans Unicode" w:cs="Lucida Sans Unicode"/>
          <w:b/>
          <w:sz w:val="24"/>
          <w:szCs w:val="24"/>
        </w:rPr>
        <w:t>PRINTER TROUBLESHOOTING</w:t>
      </w:r>
    </w:p>
    <w:p w:rsidR="00CC2888" w:rsidRPr="00D91E03" w:rsidRDefault="00CC2888" w:rsidP="00CC2888">
      <w:pPr>
        <w:pStyle w:val="NoSpacing"/>
        <w:rPr>
          <w:rFonts w:ascii="Lucida Sans Unicode" w:hAnsi="Lucida Sans Unicode" w:cs="Lucida Sans Unicode"/>
          <w:sz w:val="24"/>
          <w:szCs w:val="24"/>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 xml:space="preserve">Symptom: </w:t>
      </w:r>
      <w:r w:rsidRPr="009F48C2">
        <w:rPr>
          <w:rFonts w:ascii="Lucida Sans Unicode" w:hAnsi="Lucida Sans Unicode" w:cs="Lucida Sans Unicode"/>
          <w:sz w:val="21"/>
          <w:szCs w:val="21"/>
        </w:rPr>
        <w:t>The Printer is not printing</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numPr>
          <w:ilvl w:val="0"/>
          <w:numId w:val="34"/>
        </w:numPr>
        <w:rPr>
          <w:rFonts w:ascii="Lucida Sans Unicode" w:hAnsi="Lucida Sans Unicode" w:cs="Lucida Sans Unicode"/>
          <w:sz w:val="21"/>
          <w:szCs w:val="21"/>
        </w:rPr>
      </w:pPr>
      <w:r w:rsidRPr="009F48C2">
        <w:rPr>
          <w:rFonts w:ascii="Lucida Sans Unicode" w:hAnsi="Lucida Sans Unicode" w:cs="Lucida Sans Unicode"/>
          <w:sz w:val="21"/>
          <w:szCs w:val="21"/>
        </w:rPr>
        <w:lastRenderedPageBreak/>
        <w:t xml:space="preserve">Check to see if the printer getting power. If there are no lights or no display on the front of the printer, the printer is not getting electricity or power. </w:t>
      </w:r>
    </w:p>
    <w:p w:rsidR="00CC2888" w:rsidRPr="009F48C2" w:rsidRDefault="00CC2888" w:rsidP="00CC2888">
      <w:pPr>
        <w:pStyle w:val="NoSpacing"/>
        <w:numPr>
          <w:ilvl w:val="0"/>
          <w:numId w:val="34"/>
        </w:numPr>
        <w:rPr>
          <w:rFonts w:ascii="Lucida Sans Unicode" w:hAnsi="Lucida Sans Unicode" w:cs="Lucida Sans Unicode"/>
          <w:sz w:val="21"/>
          <w:szCs w:val="21"/>
        </w:rPr>
      </w:pPr>
      <w:r w:rsidRPr="009F48C2">
        <w:rPr>
          <w:rFonts w:ascii="Lucida Sans Unicode" w:hAnsi="Lucida Sans Unicode" w:cs="Lucida Sans Unicode"/>
          <w:sz w:val="21"/>
          <w:szCs w:val="21"/>
        </w:rPr>
        <w:t>Check to make sure the power cord is plugged in both to the wall or power strip and to the back of the printer. Wiggle the power cord where it plugs into the back of the printer to make sure it is not loose. Some models of desk jets have a two part power cord. In this case, check along the length of the power cord to make sure both parts are plugged in together.</w:t>
      </w:r>
    </w:p>
    <w:p w:rsidR="00CC2888" w:rsidRPr="009F48C2" w:rsidRDefault="00CC2888" w:rsidP="00CC2888">
      <w:pPr>
        <w:pStyle w:val="NoSpacing"/>
        <w:numPr>
          <w:ilvl w:val="0"/>
          <w:numId w:val="34"/>
        </w:numPr>
        <w:rPr>
          <w:rFonts w:ascii="Lucida Sans Unicode" w:hAnsi="Lucida Sans Unicode" w:cs="Lucida Sans Unicode"/>
          <w:sz w:val="21"/>
          <w:szCs w:val="21"/>
        </w:rPr>
      </w:pPr>
      <w:r w:rsidRPr="009F48C2">
        <w:rPr>
          <w:rFonts w:ascii="Lucida Sans Unicode" w:hAnsi="Lucida Sans Unicode" w:cs="Lucida Sans Unicode"/>
          <w:sz w:val="21"/>
          <w:szCs w:val="21"/>
        </w:rPr>
        <w:t>If the printer is still not getting power, plug the power cord into a different outlet on the power strip. If this does not work, try plugging the printer into a different wall outlet.</w:t>
      </w:r>
    </w:p>
    <w:p w:rsidR="00CC2888" w:rsidRPr="009F48C2" w:rsidRDefault="00CC2888" w:rsidP="00CC2888">
      <w:pPr>
        <w:pStyle w:val="NoSpacing"/>
        <w:numPr>
          <w:ilvl w:val="0"/>
          <w:numId w:val="34"/>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Check to see if you can print a Windows test page. The windows test page is a basic communication test between your computer and the printer. </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sz w:val="21"/>
          <w:szCs w:val="21"/>
        </w:rPr>
      </w:pPr>
      <w:r w:rsidRPr="009F48C2">
        <w:rPr>
          <w:rFonts w:ascii="Lucida Sans Unicode" w:hAnsi="Lucida Sans Unicode" w:cs="Lucida Sans Unicode"/>
          <w:sz w:val="21"/>
          <w:szCs w:val="21"/>
        </w:rPr>
        <w:t>TO PRINT A WINDOWS TEST PAGE:</w:t>
      </w:r>
    </w:p>
    <w:p w:rsidR="00CC2888" w:rsidRPr="009F48C2" w:rsidRDefault="00CC2888" w:rsidP="00CC2888">
      <w:pPr>
        <w:pStyle w:val="NoSpacing"/>
        <w:rPr>
          <w:rFonts w:ascii="Lucida Sans Unicode" w:hAnsi="Lucida Sans Unicode" w:cs="Lucida Sans Unicode"/>
          <w:b/>
          <w:sz w:val="21"/>
          <w:szCs w:val="21"/>
        </w:rPr>
      </w:pPr>
      <w:proofErr w:type="gramStart"/>
      <w:r w:rsidRPr="009F48C2">
        <w:rPr>
          <w:rFonts w:ascii="Lucida Sans Unicode" w:hAnsi="Lucida Sans Unicode" w:cs="Lucida Sans Unicode"/>
          <w:b/>
          <w:sz w:val="21"/>
          <w:szCs w:val="21"/>
        </w:rPr>
        <w:t>Left mouse-click on the Start button.</w:t>
      </w:r>
      <w:proofErr w:type="gramEnd"/>
    </w:p>
    <w:p w:rsidR="00CC2888" w:rsidRPr="009F48C2" w:rsidRDefault="00CC2888" w:rsidP="00CC2888">
      <w:pPr>
        <w:pStyle w:val="NoSpacing"/>
        <w:numPr>
          <w:ilvl w:val="0"/>
          <w:numId w:val="28"/>
        </w:numPr>
        <w:rPr>
          <w:rFonts w:ascii="Lucida Sans Unicode" w:hAnsi="Lucida Sans Unicode" w:cs="Lucida Sans Unicode"/>
          <w:sz w:val="21"/>
          <w:szCs w:val="21"/>
        </w:rPr>
      </w:pPr>
      <w:r w:rsidRPr="009F48C2">
        <w:rPr>
          <w:rFonts w:ascii="Lucida Sans Unicode" w:hAnsi="Lucida Sans Unicode" w:cs="Lucida Sans Unicode"/>
          <w:sz w:val="21"/>
          <w:szCs w:val="21"/>
        </w:rPr>
        <w:t>Go to Settings and then select Printers.</w:t>
      </w:r>
    </w:p>
    <w:p w:rsidR="00CC2888" w:rsidRPr="009F48C2" w:rsidRDefault="00CC2888" w:rsidP="00CC2888">
      <w:pPr>
        <w:pStyle w:val="NoSpacing"/>
        <w:numPr>
          <w:ilvl w:val="0"/>
          <w:numId w:val="28"/>
        </w:numPr>
        <w:rPr>
          <w:rFonts w:ascii="Lucida Sans Unicode" w:hAnsi="Lucida Sans Unicode" w:cs="Lucida Sans Unicode"/>
          <w:sz w:val="21"/>
          <w:szCs w:val="21"/>
        </w:rPr>
      </w:pPr>
      <w:r w:rsidRPr="009F48C2">
        <w:rPr>
          <w:rFonts w:ascii="Lucida Sans Unicode" w:hAnsi="Lucida Sans Unicode" w:cs="Lucida Sans Unicode"/>
          <w:sz w:val="21"/>
          <w:szCs w:val="21"/>
        </w:rPr>
        <w:t>Inside the printer window, you should see a small printer icon with the name of printer you are trying to print to.</w:t>
      </w:r>
    </w:p>
    <w:p w:rsidR="00CC2888" w:rsidRPr="009F48C2" w:rsidRDefault="00CC2888" w:rsidP="00CC2888">
      <w:pPr>
        <w:pStyle w:val="NoSpacing"/>
        <w:numPr>
          <w:ilvl w:val="0"/>
          <w:numId w:val="28"/>
        </w:numPr>
        <w:rPr>
          <w:rFonts w:ascii="Lucida Sans Unicode" w:hAnsi="Lucida Sans Unicode" w:cs="Lucida Sans Unicode"/>
          <w:sz w:val="21"/>
          <w:szCs w:val="21"/>
        </w:rPr>
      </w:pPr>
      <w:r w:rsidRPr="009F48C2">
        <w:rPr>
          <w:rFonts w:ascii="Lucida Sans Unicode" w:hAnsi="Lucida Sans Unicode" w:cs="Lucida Sans Unicode"/>
          <w:sz w:val="21"/>
          <w:szCs w:val="21"/>
        </w:rPr>
        <w:t>Place your mouse arrow on the small printer icon and right mouse-click.</w:t>
      </w:r>
    </w:p>
    <w:p w:rsidR="00CC2888" w:rsidRPr="009F48C2" w:rsidRDefault="00CC2888" w:rsidP="00CC2888">
      <w:pPr>
        <w:pStyle w:val="NoSpacing"/>
        <w:numPr>
          <w:ilvl w:val="0"/>
          <w:numId w:val="28"/>
        </w:numPr>
        <w:rPr>
          <w:rFonts w:ascii="Lucida Sans Unicode" w:hAnsi="Lucida Sans Unicode" w:cs="Lucida Sans Unicode"/>
          <w:sz w:val="21"/>
          <w:szCs w:val="21"/>
        </w:rPr>
      </w:pPr>
      <w:r w:rsidRPr="009F48C2">
        <w:rPr>
          <w:rFonts w:ascii="Lucida Sans Unicode" w:hAnsi="Lucida Sans Unicode" w:cs="Lucida Sans Unicode"/>
          <w:sz w:val="21"/>
          <w:szCs w:val="21"/>
        </w:rPr>
        <w:t>A small gray window should appear and the last choice in the box is Properties.</w:t>
      </w:r>
    </w:p>
    <w:p w:rsidR="00CC2888" w:rsidRPr="009F48C2" w:rsidRDefault="00CC2888" w:rsidP="00CC2888">
      <w:pPr>
        <w:pStyle w:val="NoSpacing"/>
        <w:rPr>
          <w:rFonts w:ascii="Lucida Sans Unicode" w:hAnsi="Lucida Sans Unicode" w:cs="Lucida Sans Unicode"/>
          <w:sz w:val="21"/>
          <w:szCs w:val="21"/>
        </w:rPr>
      </w:pPr>
      <w:proofErr w:type="gramStart"/>
      <w:r w:rsidRPr="009F48C2">
        <w:rPr>
          <w:rFonts w:ascii="Lucida Sans Unicode" w:hAnsi="Lucida Sans Unicode" w:cs="Lucida Sans Unicode"/>
          <w:b/>
          <w:sz w:val="21"/>
          <w:szCs w:val="21"/>
        </w:rPr>
        <w:t>Left mouse-click on Properties</w:t>
      </w:r>
      <w:r w:rsidRPr="009F48C2">
        <w:rPr>
          <w:rFonts w:ascii="Lucida Sans Unicode" w:hAnsi="Lucida Sans Unicode" w:cs="Lucida Sans Unicode"/>
          <w:sz w:val="21"/>
          <w:szCs w:val="21"/>
        </w:rPr>
        <w:t>.</w:t>
      </w:r>
      <w:proofErr w:type="gramEnd"/>
    </w:p>
    <w:p w:rsidR="00CC2888" w:rsidRPr="009F48C2" w:rsidRDefault="00CC2888" w:rsidP="00CC2888">
      <w:pPr>
        <w:pStyle w:val="NoSpacing"/>
        <w:numPr>
          <w:ilvl w:val="0"/>
          <w:numId w:val="29"/>
        </w:numPr>
        <w:rPr>
          <w:rFonts w:ascii="Lucida Sans Unicode" w:hAnsi="Lucida Sans Unicode" w:cs="Lucida Sans Unicode"/>
          <w:sz w:val="21"/>
          <w:szCs w:val="21"/>
        </w:rPr>
      </w:pPr>
      <w:r w:rsidRPr="009F48C2">
        <w:rPr>
          <w:rFonts w:ascii="Lucida Sans Unicode" w:hAnsi="Lucida Sans Unicode" w:cs="Lucida Sans Unicode"/>
          <w:sz w:val="21"/>
          <w:szCs w:val="21"/>
        </w:rPr>
        <w:t>A printer window with several tabs should appear.</w:t>
      </w:r>
    </w:p>
    <w:p w:rsidR="00CC2888" w:rsidRPr="009F48C2" w:rsidRDefault="00CC2888" w:rsidP="00CC2888">
      <w:pPr>
        <w:pStyle w:val="NoSpacing"/>
        <w:numPr>
          <w:ilvl w:val="0"/>
          <w:numId w:val="29"/>
        </w:numPr>
        <w:rPr>
          <w:rFonts w:ascii="Lucida Sans Unicode" w:hAnsi="Lucida Sans Unicode" w:cs="Lucida Sans Unicode"/>
          <w:sz w:val="21"/>
          <w:szCs w:val="21"/>
        </w:rPr>
      </w:pPr>
      <w:r w:rsidRPr="009F48C2">
        <w:rPr>
          <w:rFonts w:ascii="Lucida Sans Unicode" w:hAnsi="Lucida Sans Unicode" w:cs="Lucida Sans Unicode"/>
          <w:sz w:val="21"/>
          <w:szCs w:val="21"/>
        </w:rPr>
        <w:t>On the General tab, there is a Print Test Page button in the lower right corner.</w:t>
      </w: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 xml:space="preserve"> </w:t>
      </w:r>
      <w:proofErr w:type="gramStart"/>
      <w:r w:rsidRPr="009F48C2">
        <w:rPr>
          <w:rFonts w:ascii="Lucida Sans Unicode" w:hAnsi="Lucida Sans Unicode" w:cs="Lucida Sans Unicode"/>
          <w:b/>
          <w:sz w:val="21"/>
          <w:szCs w:val="21"/>
        </w:rPr>
        <w:t>Left mouse-click on the button.</w:t>
      </w:r>
      <w:proofErr w:type="gramEnd"/>
    </w:p>
    <w:p w:rsidR="00CC2888" w:rsidRPr="009F48C2" w:rsidRDefault="00CC2888" w:rsidP="00CC2888">
      <w:pPr>
        <w:pStyle w:val="NoSpacing"/>
        <w:numPr>
          <w:ilvl w:val="0"/>
          <w:numId w:val="30"/>
        </w:numPr>
        <w:rPr>
          <w:rFonts w:ascii="Lucida Sans Unicode" w:hAnsi="Lucida Sans Unicode" w:cs="Lucida Sans Unicode"/>
          <w:sz w:val="21"/>
          <w:szCs w:val="21"/>
        </w:rPr>
      </w:pPr>
      <w:r w:rsidRPr="009F48C2">
        <w:rPr>
          <w:rFonts w:ascii="Lucida Sans Unicode" w:hAnsi="Lucida Sans Unicode" w:cs="Lucida Sans Unicode"/>
          <w:sz w:val="21"/>
          <w:szCs w:val="21"/>
        </w:rPr>
        <w:t>You may click on the "Yes" button on your screen, but the real question is: Did anything print from the printer?</w:t>
      </w:r>
    </w:p>
    <w:p w:rsidR="00CC2888" w:rsidRPr="009F48C2" w:rsidRDefault="00CC2888" w:rsidP="00CC2888">
      <w:pPr>
        <w:pStyle w:val="NoSpacing"/>
        <w:numPr>
          <w:ilvl w:val="0"/>
          <w:numId w:val="30"/>
        </w:numPr>
        <w:rPr>
          <w:rFonts w:ascii="Lucida Sans Unicode" w:hAnsi="Lucida Sans Unicode" w:cs="Lucida Sans Unicode"/>
          <w:sz w:val="21"/>
          <w:szCs w:val="21"/>
        </w:rPr>
      </w:pPr>
      <w:r w:rsidRPr="009F48C2">
        <w:rPr>
          <w:rFonts w:ascii="Lucida Sans Unicode" w:hAnsi="Lucida Sans Unicode" w:cs="Lucida Sans Unicode"/>
          <w:sz w:val="21"/>
          <w:szCs w:val="21"/>
        </w:rPr>
        <w:t>If you can print a Windows test page, try to print from a different program. If the document does not print from that program, the printing problem has to do with that program.</w:t>
      </w:r>
    </w:p>
    <w:p w:rsidR="00CC2888" w:rsidRPr="009F48C2" w:rsidRDefault="00CC2888" w:rsidP="00CC2888">
      <w:pPr>
        <w:pStyle w:val="NoSpacing"/>
        <w:numPr>
          <w:ilvl w:val="0"/>
          <w:numId w:val="30"/>
        </w:numPr>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there is paper in printer. Is their a paper jam? If the printer has paper in the paper tray, the paper may be jammed or not feeding properly. Take the paper out of the paper tray and check to see that the top piece of paper is not crinkled or bent.</w:t>
      </w:r>
    </w:p>
    <w:p w:rsidR="00CC2888" w:rsidRPr="009F48C2" w:rsidRDefault="00CC2888" w:rsidP="00CC2888">
      <w:pPr>
        <w:pStyle w:val="NoSpacing"/>
        <w:numPr>
          <w:ilvl w:val="0"/>
          <w:numId w:val="30"/>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If the printer is a DeskJet, </w:t>
      </w:r>
      <w:proofErr w:type="gramStart"/>
      <w:r w:rsidRPr="009F48C2">
        <w:rPr>
          <w:rFonts w:ascii="Lucida Sans Unicode" w:hAnsi="Lucida Sans Unicode" w:cs="Lucida Sans Unicode"/>
          <w:sz w:val="21"/>
          <w:szCs w:val="21"/>
        </w:rPr>
        <w:t>lift open</w:t>
      </w:r>
      <w:proofErr w:type="gramEnd"/>
      <w:r w:rsidRPr="009F48C2">
        <w:rPr>
          <w:rFonts w:ascii="Lucida Sans Unicode" w:hAnsi="Lucida Sans Unicode" w:cs="Lucida Sans Unicode"/>
          <w:sz w:val="21"/>
          <w:szCs w:val="21"/>
        </w:rPr>
        <w:t xml:space="preserve"> the front cover and look to see if a piece of paper is halfway fed through. If it is, remove paper gently from the top and close.</w:t>
      </w:r>
    </w:p>
    <w:p w:rsidR="00CC2888" w:rsidRPr="009F48C2" w:rsidRDefault="00CC2888" w:rsidP="00CC2888">
      <w:pPr>
        <w:pStyle w:val="NoSpacing"/>
        <w:numPr>
          <w:ilvl w:val="0"/>
          <w:numId w:val="30"/>
        </w:numPr>
        <w:rPr>
          <w:rFonts w:ascii="Lucida Sans Unicode" w:hAnsi="Lucida Sans Unicode" w:cs="Lucida Sans Unicode"/>
          <w:sz w:val="21"/>
          <w:szCs w:val="21"/>
        </w:rPr>
      </w:pPr>
      <w:r w:rsidRPr="009F48C2">
        <w:rPr>
          <w:rFonts w:ascii="Lucida Sans Unicode" w:hAnsi="Lucida Sans Unicode" w:cs="Lucida Sans Unicode"/>
          <w:sz w:val="21"/>
          <w:szCs w:val="21"/>
        </w:rPr>
        <w:t>If the printer is a LaserJet, open the top of the printer and check for paper underneath the toner cartridge. If there is paper there, gently remove it, and replace the toner cartridge.</w:t>
      </w:r>
    </w:p>
    <w:p w:rsidR="00CC2888" w:rsidRPr="009F48C2" w:rsidRDefault="00CC2888" w:rsidP="00CC2888">
      <w:pPr>
        <w:pStyle w:val="NoSpacing"/>
        <w:numPr>
          <w:ilvl w:val="0"/>
          <w:numId w:val="33"/>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Check to see if the computer getting a signal from the </w:t>
      </w:r>
      <w:proofErr w:type="gramStart"/>
      <w:r w:rsidRPr="009F48C2">
        <w:rPr>
          <w:rFonts w:ascii="Lucida Sans Unicode" w:hAnsi="Lucida Sans Unicode" w:cs="Lucida Sans Unicode"/>
          <w:sz w:val="21"/>
          <w:szCs w:val="21"/>
        </w:rPr>
        <w:t>printer.:-</w:t>
      </w:r>
      <w:proofErr w:type="gramEnd"/>
      <w:r w:rsidRPr="009F48C2">
        <w:rPr>
          <w:rFonts w:ascii="Lucida Sans Unicode" w:hAnsi="Lucida Sans Unicode" w:cs="Lucida Sans Unicode"/>
          <w:sz w:val="21"/>
          <w:szCs w:val="21"/>
        </w:rPr>
        <w:t xml:space="preserve">The computer and the printer must be communicating before the printer will print. When you send a document </w:t>
      </w:r>
      <w:r w:rsidRPr="009F48C2">
        <w:rPr>
          <w:rFonts w:ascii="Lucida Sans Unicode" w:hAnsi="Lucida Sans Unicode" w:cs="Lucida Sans Unicode"/>
          <w:sz w:val="21"/>
          <w:szCs w:val="21"/>
        </w:rPr>
        <w:lastRenderedPageBreak/>
        <w:t>to print, does a small printer appear on the Windows taskbar (down by the time)? If this printer appears on the taskbar, the computer thinks the printer is receiving communication. At this point, the printer should blink lights (if a DeskJet) or says "printing" or "receiving" on the display (if a laser printer). If the printer is not receiving the communication from the computer, try restarting the computer. After you have logged in, see if you can print now.</w:t>
      </w:r>
    </w:p>
    <w:p w:rsidR="00CC2888" w:rsidRPr="009F48C2" w:rsidRDefault="00CC2888" w:rsidP="00CC2888">
      <w:pPr>
        <w:pStyle w:val="NoSpacing"/>
        <w:numPr>
          <w:ilvl w:val="0"/>
          <w:numId w:val="33"/>
        </w:numPr>
        <w:rPr>
          <w:rFonts w:ascii="Lucida Sans Unicode" w:hAnsi="Lucida Sans Unicode" w:cs="Lucida Sans Unicode"/>
          <w:sz w:val="21"/>
          <w:szCs w:val="21"/>
        </w:rPr>
      </w:pPr>
      <w:r w:rsidRPr="009F48C2">
        <w:rPr>
          <w:rFonts w:ascii="Lucida Sans Unicode" w:hAnsi="Lucida Sans Unicode" w:cs="Lucida Sans Unicode"/>
          <w:sz w:val="21"/>
          <w:szCs w:val="21"/>
        </w:rPr>
        <w:t>Check to see if Printer offline or Paused</w:t>
      </w:r>
      <w:proofErr w:type="gramStart"/>
      <w:r w:rsidRPr="009F48C2">
        <w:rPr>
          <w:rFonts w:ascii="Lucida Sans Unicode" w:hAnsi="Lucida Sans Unicode" w:cs="Lucida Sans Unicode"/>
          <w:sz w:val="21"/>
          <w:szCs w:val="21"/>
        </w:rPr>
        <w:t>:-</w:t>
      </w:r>
      <w:proofErr w:type="gramEnd"/>
      <w:r w:rsidRPr="009F48C2">
        <w:rPr>
          <w:rFonts w:ascii="Lucida Sans Unicode" w:hAnsi="Lucida Sans Unicode" w:cs="Lucida Sans Unicode"/>
          <w:sz w:val="21"/>
          <w:szCs w:val="21"/>
        </w:rPr>
        <w:t xml:space="preserve"> If the printer is off-line or paused, the print jobs will just stack up in the print queue but nothing prints.</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Start button</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Go to Settings</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Then choose Printers</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The Printer folder should open and display the printers installed on this PC.</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Place your mouse arrow on the printer you are checking and right mouse click. A dialog box should open.</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If the printer is paused or offline you will see a black check mark next to the words "Pause Printing" or "Printer Offline."</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black check mark and see if you can "uncheck" it.</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If the </w:t>
      </w:r>
      <w:proofErr w:type="gramStart"/>
      <w:r w:rsidRPr="009F48C2">
        <w:rPr>
          <w:rFonts w:ascii="Lucida Sans Unicode" w:hAnsi="Lucida Sans Unicode" w:cs="Lucida Sans Unicode"/>
          <w:sz w:val="21"/>
          <w:szCs w:val="21"/>
        </w:rPr>
        <w:t>check mark</w:t>
      </w:r>
      <w:proofErr w:type="gramEnd"/>
      <w:r w:rsidRPr="009F48C2">
        <w:rPr>
          <w:rFonts w:ascii="Lucida Sans Unicode" w:hAnsi="Lucida Sans Unicode" w:cs="Lucida Sans Unicode"/>
          <w:sz w:val="21"/>
          <w:szCs w:val="21"/>
        </w:rPr>
        <w:t xml:space="preserve"> will not go away, try restarting the PC (Start – Shutdown – Restart).</w:t>
      </w:r>
    </w:p>
    <w:p w:rsidR="00CC2888" w:rsidRPr="009F48C2" w:rsidRDefault="00CC2888" w:rsidP="00CC2888">
      <w:pPr>
        <w:pStyle w:val="NoSpacing"/>
        <w:numPr>
          <w:ilvl w:val="0"/>
          <w:numId w:val="27"/>
        </w:numPr>
        <w:rPr>
          <w:rFonts w:ascii="Lucida Sans Unicode" w:hAnsi="Lucida Sans Unicode" w:cs="Lucida Sans Unicode"/>
          <w:sz w:val="21"/>
          <w:szCs w:val="21"/>
        </w:rPr>
      </w:pPr>
      <w:r w:rsidRPr="009F48C2">
        <w:rPr>
          <w:rFonts w:ascii="Lucida Sans Unicode" w:hAnsi="Lucida Sans Unicode" w:cs="Lucida Sans Unicode"/>
          <w:sz w:val="21"/>
          <w:szCs w:val="21"/>
        </w:rPr>
        <w:t>Then repeat steps 1 through 7 again.</w:t>
      </w:r>
    </w:p>
    <w:p w:rsidR="00CC2888" w:rsidRPr="009F48C2" w:rsidRDefault="00CC2888" w:rsidP="00CC2888">
      <w:pPr>
        <w:pStyle w:val="NoSpacing"/>
        <w:numPr>
          <w:ilvl w:val="0"/>
          <w:numId w:val="32"/>
        </w:numPr>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there multiple jobs in the Print queue:- If the printer is a local printer (i.e., there is a cable running directly from the printer to the computer you are printing from), power off the PC, power off the printer, count to 10, and then turn both the printer and the computer back on again. Sometimes this will allow the printer to start printing again.</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b/>
          <w:sz w:val="21"/>
          <w:szCs w:val="21"/>
        </w:rPr>
        <w:t xml:space="preserve"> </w:t>
      </w:r>
      <w:r w:rsidRPr="009F48C2">
        <w:rPr>
          <w:rFonts w:ascii="Lucida Sans Unicode" w:hAnsi="Lucida Sans Unicode" w:cs="Lucida Sans Unicode"/>
          <w:sz w:val="21"/>
          <w:szCs w:val="21"/>
        </w:rPr>
        <w:t>The printer is printing streaks on the page</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3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If the printer is a DeskJet, go to the HP DeskJet Utilities menu in the Program menu. Choose the "Clean the Print Cartridges" option. If this does not work, try replacing the ink cartridge. If the new cartridge does not help the streaking, place the cartridge back inside the original packaging and save it until the other cartridge has been used up. This just tests to see if the ink cartridge is defective.</w:t>
      </w:r>
    </w:p>
    <w:p w:rsidR="00CC2888" w:rsidRPr="009F48C2" w:rsidRDefault="00CC2888" w:rsidP="00CC2888">
      <w:pPr>
        <w:pStyle w:val="NoSpacing"/>
        <w:numPr>
          <w:ilvl w:val="0"/>
          <w:numId w:val="3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If the printer is a LaserJet, try changing the toner cartridge. If the new toner cartridge does not improve the streaking problem, return old cartridge to the printer and place the new toner cartridge back in its original packaging for later use.</w:t>
      </w:r>
    </w:p>
    <w:p w:rsidR="00CC2888" w:rsidRPr="009F48C2" w:rsidRDefault="00CC2888" w:rsidP="00CC2888">
      <w:pPr>
        <w:pStyle w:val="NoSpacing"/>
        <w:numPr>
          <w:ilvl w:val="0"/>
          <w:numId w:val="3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If neither option works, please visit the printer maintenance vendor list to schedule printer service.</w:t>
      </w:r>
    </w:p>
    <w:p w:rsidR="00CC2888" w:rsidRPr="009F48C2" w:rsidRDefault="00CC2888" w:rsidP="00CC2888">
      <w:pPr>
        <w:pStyle w:val="NoSpacing"/>
        <w:numPr>
          <w:ilvl w:val="0"/>
          <w:numId w:val="3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lastRenderedPageBreak/>
        <w:t>The printer in spite of everything is not printing?</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3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 xml:space="preserve">Turn the PC off. If the printer is a local printer, i.e., has a direct cable hookup to the PC, turn the printer off also so both the PC and printer are turned off at the same time. After 30 seconds, turn the PC and the printer back on again. Try to print a Windows test page. </w:t>
      </w:r>
    </w:p>
    <w:p w:rsidR="00CC2888" w:rsidRDefault="00CC2888" w:rsidP="00CC2888">
      <w:pPr>
        <w:pStyle w:val="ListParagraph"/>
        <w:rPr>
          <w:rFonts w:ascii="Lucida Sans Unicode" w:hAnsi="Lucida Sans Unicode" w:cs="Lucida Sans Unicode"/>
          <w:sz w:val="24"/>
          <w:szCs w:val="24"/>
        </w:rPr>
      </w:pPr>
    </w:p>
    <w:p w:rsidR="00CC2888" w:rsidRPr="00D91E03" w:rsidRDefault="00CC2888" w:rsidP="00CC2888">
      <w:pPr>
        <w:pStyle w:val="ListParagraph"/>
        <w:rPr>
          <w:rFonts w:ascii="Lucida Sans Unicode" w:hAnsi="Lucida Sans Unicode" w:cs="Lucida Sans Unicode"/>
          <w:sz w:val="24"/>
          <w:szCs w:val="24"/>
        </w:rPr>
      </w:pPr>
    </w:p>
    <w:p w:rsidR="00CC2888" w:rsidRPr="00D91E03" w:rsidRDefault="00CC2888" w:rsidP="00CC2888">
      <w:pPr>
        <w:pStyle w:val="NoSpacing"/>
        <w:numPr>
          <w:ilvl w:val="0"/>
          <w:numId w:val="45"/>
        </w:numPr>
        <w:rPr>
          <w:rFonts w:ascii="Lucida Sans Unicode" w:hAnsi="Lucida Sans Unicode" w:cs="Lucida Sans Unicode"/>
          <w:b/>
          <w:sz w:val="24"/>
          <w:szCs w:val="24"/>
        </w:rPr>
      </w:pPr>
      <w:r w:rsidRPr="00D91E03">
        <w:rPr>
          <w:rFonts w:ascii="Lucida Sans Unicode" w:hAnsi="Lucida Sans Unicode" w:cs="Lucida Sans Unicode"/>
          <w:b/>
          <w:sz w:val="24"/>
          <w:szCs w:val="24"/>
        </w:rPr>
        <w:t>CD TROUBLESHOOTING</w:t>
      </w:r>
    </w:p>
    <w:p w:rsidR="00CC2888" w:rsidRPr="00D91E03" w:rsidRDefault="00CC2888" w:rsidP="00CC2888">
      <w:pPr>
        <w:pStyle w:val="NoSpacing"/>
        <w:rPr>
          <w:rFonts w:ascii="Lucida Sans Unicode" w:hAnsi="Lucida Sans Unicode" w:cs="Lucida Sans Unicode"/>
          <w:sz w:val="24"/>
          <w:szCs w:val="24"/>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b/>
          <w:sz w:val="21"/>
          <w:szCs w:val="21"/>
        </w:rPr>
        <w:t xml:space="preserve"> </w:t>
      </w:r>
      <w:r w:rsidRPr="009F48C2">
        <w:rPr>
          <w:rFonts w:ascii="Lucida Sans Unicode" w:hAnsi="Lucida Sans Unicode" w:cs="Lucida Sans Unicode"/>
          <w:sz w:val="21"/>
          <w:szCs w:val="21"/>
        </w:rPr>
        <w:t>The computer won't read the CD</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 label side of the CD is faced up</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 CD be read from the CD Rom drive of another computer</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If the CD can be read from another computer's CD ROM drive, the CD ROM drive may be bad and need to be replaced.</w:t>
      </w:r>
    </w:p>
    <w:p w:rsidR="00CC2888" w:rsidRPr="009F48C2" w:rsidRDefault="00CC2888" w:rsidP="00CC2888">
      <w:pPr>
        <w:pStyle w:val="NoSpacing"/>
        <w:numPr>
          <w:ilvl w:val="0"/>
          <w:numId w:val="4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The CD ROM drive may also have dirt or debris inside. Try cleaning the drive with a standard audio CD player cleaning kit. After cleaning the drive, try to read the CD again. Check to see if the CD scratched or dirty.</w:t>
      </w:r>
    </w:p>
    <w:p w:rsidR="00CC2888" w:rsidRPr="009F48C2" w:rsidRDefault="00CC2888" w:rsidP="00CC2888">
      <w:pPr>
        <w:pStyle w:val="NoSpacing"/>
        <w:numPr>
          <w:ilvl w:val="0"/>
          <w:numId w:val="42"/>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CD, CDR, or CDRW drives read discs by shining a laser onto the CD and then measuring the amount of light that gets reflected back. Most of the time a small scratch won't matter.</w:t>
      </w:r>
    </w:p>
    <w:p w:rsidR="00CC2888" w:rsidRPr="00D91E03" w:rsidRDefault="00CC2888" w:rsidP="00CC2888">
      <w:pPr>
        <w:pStyle w:val="NoSpacing"/>
        <w:numPr>
          <w:ilvl w:val="0"/>
          <w:numId w:val="41"/>
        </w:numPr>
        <w:ind w:left="360"/>
        <w:rPr>
          <w:rFonts w:ascii="Lucida Sans Unicode" w:hAnsi="Lucida Sans Unicode" w:cs="Lucida Sans Unicode"/>
          <w:sz w:val="24"/>
          <w:szCs w:val="24"/>
        </w:rPr>
      </w:pPr>
      <w:r w:rsidRPr="009F48C2">
        <w:rPr>
          <w:rFonts w:ascii="Lucida Sans Unicode" w:hAnsi="Lucida Sans Unicode" w:cs="Lucida Sans Unicode"/>
          <w:sz w:val="21"/>
          <w:szCs w:val="21"/>
        </w:rPr>
        <w:t>If the CD is dirty, you can clean the CD using a CD Cleaning kit or you can also use a mild detergent, like dish soap, and warm water, wash the CD and dry with a soft cloth. Once the CD is fully dry, insert the CD into the CD ROM drive and try to read it.</w:t>
      </w:r>
      <w:r w:rsidRPr="009F48C2">
        <w:rPr>
          <w:rFonts w:ascii="Lucida Sans Unicode" w:hAnsi="Lucida Sans Unicode" w:cs="Lucida Sans Unicode"/>
          <w:sz w:val="21"/>
          <w:szCs w:val="21"/>
        </w:rPr>
        <w:cr/>
        <w:t xml:space="preserve">If the CD is not dirty, you can try to clean the CD Rom drive using a </w:t>
      </w:r>
      <w:r w:rsidRPr="00D91E03">
        <w:rPr>
          <w:rFonts w:ascii="Lucida Sans Unicode" w:hAnsi="Lucida Sans Unicode" w:cs="Lucida Sans Unicode"/>
          <w:sz w:val="24"/>
          <w:szCs w:val="24"/>
        </w:rPr>
        <w:t>professional CD cleaner kit</w:t>
      </w:r>
    </w:p>
    <w:p w:rsidR="00CC2888" w:rsidRPr="009F48C2" w:rsidRDefault="00CC2888" w:rsidP="00CC2888">
      <w:pPr>
        <w:pStyle w:val="NoSpacing"/>
        <w:numPr>
          <w:ilvl w:val="0"/>
          <w:numId w:val="4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 CD is a CD-R or CD-RW that was burned</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1"/>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A number of older CD drives cannot read some types of CD-R CDs. Try using a different CD-R disk with a different dye under the reflective layer. You will have noticed that some CD-R disks are blue, gold, green, or even silver colored. Some of the colors have a lower light reflectivity value and an older CD Rom drive may have difficulty reading that brand of CD-R media.</w:t>
      </w:r>
    </w:p>
    <w:p w:rsidR="00CC2888" w:rsidRPr="00D91E03" w:rsidRDefault="00CC2888" w:rsidP="00CC2888">
      <w:pPr>
        <w:pStyle w:val="NoSpacing"/>
        <w:ind w:left="360"/>
        <w:rPr>
          <w:rFonts w:ascii="Lucida Sans Unicode" w:hAnsi="Lucida Sans Unicode" w:cs="Lucida Sans Unicode"/>
          <w:sz w:val="24"/>
          <w:szCs w:val="24"/>
        </w:rPr>
      </w:pPr>
    </w:p>
    <w:p w:rsidR="00CC2888" w:rsidRPr="00D91E03" w:rsidRDefault="00CC2888" w:rsidP="00CC2888">
      <w:pPr>
        <w:pStyle w:val="NoSpacing"/>
        <w:numPr>
          <w:ilvl w:val="0"/>
          <w:numId w:val="45"/>
        </w:numPr>
        <w:rPr>
          <w:rFonts w:ascii="Lucida Sans Unicode" w:hAnsi="Lucida Sans Unicode" w:cs="Lucida Sans Unicode"/>
          <w:b/>
          <w:sz w:val="24"/>
          <w:szCs w:val="24"/>
        </w:rPr>
      </w:pPr>
      <w:r w:rsidRPr="00D91E03">
        <w:rPr>
          <w:rFonts w:ascii="Lucida Sans Unicode" w:hAnsi="Lucida Sans Unicode" w:cs="Lucida Sans Unicode"/>
          <w:b/>
          <w:sz w:val="24"/>
          <w:szCs w:val="24"/>
        </w:rPr>
        <w:t>KEYBOARD TROUBLESHOOTING</w:t>
      </w:r>
    </w:p>
    <w:p w:rsidR="00CC2888" w:rsidRPr="00D91E03" w:rsidRDefault="00CC2888" w:rsidP="00CC2888">
      <w:pPr>
        <w:pStyle w:val="NoSpacing"/>
        <w:rPr>
          <w:rFonts w:ascii="Lucida Sans Unicode" w:hAnsi="Lucida Sans Unicode" w:cs="Lucida Sans Unicode"/>
          <w:sz w:val="24"/>
          <w:szCs w:val="24"/>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b/>
          <w:sz w:val="21"/>
          <w:szCs w:val="21"/>
        </w:rPr>
        <w:t xml:space="preserve"> </w:t>
      </w:r>
      <w:r w:rsidRPr="009F48C2">
        <w:rPr>
          <w:rFonts w:ascii="Lucida Sans Unicode" w:hAnsi="Lucida Sans Unicode" w:cs="Lucida Sans Unicode"/>
          <w:sz w:val="21"/>
          <w:szCs w:val="21"/>
        </w:rPr>
        <w:t>Keyboard doesn't respond and gives off a constant beeping noise when booting up</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3"/>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Check the plug to make sure it's connected securely.</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3"/>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Try unplugging it and re-plugging it again. If there is no response, check the indicator light on the keyboard. Is it on? Do the lights respond when you press the caps lock or the num lock key? If not, maybe your keyboard is broken.</w:t>
      </w:r>
    </w:p>
    <w:p w:rsidR="00CC2888" w:rsidRPr="009F48C2" w:rsidRDefault="00CC2888" w:rsidP="00CC2888">
      <w:pPr>
        <w:pStyle w:val="NoSpacing"/>
        <w:numPr>
          <w:ilvl w:val="0"/>
          <w:numId w:val="43"/>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Check to see if there a key stuck</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3"/>
        </w:numPr>
        <w:ind w:left="360"/>
        <w:rPr>
          <w:rFonts w:ascii="Lucida Sans Unicode" w:hAnsi="Lucida Sans Unicode" w:cs="Lucida Sans Unicode"/>
          <w:sz w:val="21"/>
          <w:szCs w:val="21"/>
        </w:rPr>
      </w:pPr>
      <w:r w:rsidRPr="009F48C2">
        <w:rPr>
          <w:rFonts w:ascii="Lucida Sans Unicode" w:hAnsi="Lucida Sans Unicode" w:cs="Lucida Sans Unicode"/>
          <w:sz w:val="21"/>
          <w:szCs w:val="21"/>
        </w:rPr>
        <w:t>Gently pry off the cover and clean it with alcohol. Make sure it is not connected to your machine when you are cleaning it. The space bar frequently comes off track. Gently pry it off, noting which way the bar lies in your particular keyboard so you can replace it properly.</w:t>
      </w:r>
    </w:p>
    <w:p w:rsidR="00CC2888" w:rsidRPr="00D91E03" w:rsidRDefault="00CC2888" w:rsidP="00CC2888">
      <w:pPr>
        <w:pStyle w:val="ListParagraph"/>
        <w:rPr>
          <w:rFonts w:ascii="Lucida Sans Unicode" w:hAnsi="Lucida Sans Unicode" w:cs="Lucida Sans Unicode"/>
          <w:sz w:val="24"/>
          <w:szCs w:val="24"/>
        </w:rPr>
      </w:pPr>
    </w:p>
    <w:p w:rsidR="00CC2888" w:rsidRPr="00D91E03" w:rsidRDefault="00CC2888" w:rsidP="00CC2888">
      <w:pPr>
        <w:pStyle w:val="NoSpacing"/>
        <w:numPr>
          <w:ilvl w:val="0"/>
          <w:numId w:val="46"/>
        </w:numPr>
        <w:rPr>
          <w:rFonts w:ascii="Lucida Sans Unicode" w:hAnsi="Lucida Sans Unicode" w:cs="Lucida Sans Unicode"/>
          <w:b/>
          <w:sz w:val="24"/>
          <w:szCs w:val="24"/>
        </w:rPr>
      </w:pPr>
      <w:r w:rsidRPr="00D91E03">
        <w:rPr>
          <w:rFonts w:ascii="Lucida Sans Unicode" w:hAnsi="Lucida Sans Unicode" w:cs="Lucida Sans Unicode"/>
          <w:b/>
          <w:sz w:val="24"/>
          <w:szCs w:val="24"/>
        </w:rPr>
        <w:t>MOUSE TROUBLESHOOTING</w:t>
      </w:r>
    </w:p>
    <w:p w:rsidR="00CC2888" w:rsidRPr="00D91E03" w:rsidRDefault="00CC2888" w:rsidP="00CC2888">
      <w:pPr>
        <w:pStyle w:val="NoSpacing"/>
        <w:rPr>
          <w:rFonts w:ascii="Lucida Sans Unicode" w:hAnsi="Lucida Sans Unicode" w:cs="Lucida Sans Unicode"/>
          <w:b/>
          <w:sz w:val="24"/>
          <w:szCs w:val="24"/>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r w:rsidRPr="009F48C2">
        <w:rPr>
          <w:rFonts w:ascii="Lucida Sans Unicode" w:hAnsi="Lucida Sans Unicode" w:cs="Lucida Sans Unicode"/>
          <w:sz w:val="21"/>
          <w:szCs w:val="21"/>
        </w:rPr>
        <w:t>The mouse is acting erratic</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4"/>
        </w:numPr>
        <w:rPr>
          <w:rFonts w:ascii="Lucida Sans Unicode" w:hAnsi="Lucida Sans Unicode" w:cs="Lucida Sans Unicode"/>
          <w:sz w:val="21"/>
          <w:szCs w:val="21"/>
        </w:rPr>
      </w:pPr>
      <w:r w:rsidRPr="009F48C2">
        <w:rPr>
          <w:rFonts w:ascii="Lucida Sans Unicode" w:hAnsi="Lucida Sans Unicode" w:cs="Lucida Sans Unicode"/>
          <w:sz w:val="21"/>
          <w:szCs w:val="21"/>
        </w:rPr>
        <w:t>Reboot the computer and see if that corrects the problem. If not check to see if there is insufficient memory.</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b/>
          <w:sz w:val="21"/>
          <w:szCs w:val="21"/>
        </w:rPr>
        <w:t xml:space="preserve"> </w:t>
      </w:r>
      <w:r w:rsidRPr="009F48C2">
        <w:rPr>
          <w:rFonts w:ascii="Lucida Sans Unicode" w:hAnsi="Lucida Sans Unicode" w:cs="Lucida Sans Unicode"/>
          <w:sz w:val="21"/>
          <w:szCs w:val="21"/>
        </w:rPr>
        <w:t>The mouse will only move one way, either vertically or horizontally</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47"/>
        </w:numPr>
        <w:rPr>
          <w:rFonts w:ascii="Lucida Sans Unicode" w:hAnsi="Lucida Sans Unicode" w:cs="Lucida Sans Unicode"/>
          <w:sz w:val="21"/>
          <w:szCs w:val="21"/>
        </w:rPr>
      </w:pPr>
      <w:r w:rsidRPr="009F48C2">
        <w:rPr>
          <w:rFonts w:ascii="Lucida Sans Unicode" w:hAnsi="Lucida Sans Unicode" w:cs="Lucida Sans Unicode"/>
          <w:sz w:val="21"/>
          <w:szCs w:val="21"/>
        </w:rPr>
        <w:t>Clean the mouse</w:t>
      </w:r>
    </w:p>
    <w:p w:rsidR="00CC2888" w:rsidRPr="009F48C2" w:rsidRDefault="00CC2888" w:rsidP="00CC2888">
      <w:pPr>
        <w:pStyle w:val="NoSpacing"/>
        <w:numPr>
          <w:ilvl w:val="0"/>
          <w:numId w:val="47"/>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Shut down your machine and unplug your mouse from the computer. </w:t>
      </w:r>
    </w:p>
    <w:p w:rsidR="00CC2888" w:rsidRPr="009F48C2" w:rsidRDefault="00CC2888" w:rsidP="00CC2888">
      <w:pPr>
        <w:pStyle w:val="NoSpacing"/>
        <w:numPr>
          <w:ilvl w:val="0"/>
          <w:numId w:val="47"/>
        </w:numPr>
        <w:rPr>
          <w:rFonts w:ascii="Lucida Sans Unicode" w:hAnsi="Lucida Sans Unicode" w:cs="Lucida Sans Unicode"/>
          <w:sz w:val="21"/>
          <w:szCs w:val="21"/>
        </w:rPr>
      </w:pPr>
      <w:r w:rsidRPr="009F48C2">
        <w:rPr>
          <w:rFonts w:ascii="Lucida Sans Unicode" w:hAnsi="Lucida Sans Unicode" w:cs="Lucida Sans Unicode"/>
          <w:sz w:val="21"/>
          <w:szCs w:val="21"/>
        </w:rPr>
        <w:t>Open the underside of the mouse and remove the ball.</w:t>
      </w:r>
    </w:p>
    <w:p w:rsidR="00CC2888" w:rsidRPr="009F48C2" w:rsidRDefault="00CC2888" w:rsidP="00CC2888">
      <w:pPr>
        <w:pStyle w:val="NoSpacing"/>
        <w:numPr>
          <w:ilvl w:val="0"/>
          <w:numId w:val="47"/>
        </w:numPr>
        <w:rPr>
          <w:rFonts w:ascii="Lucida Sans Unicode" w:hAnsi="Lucida Sans Unicode" w:cs="Lucida Sans Unicode"/>
          <w:sz w:val="21"/>
          <w:szCs w:val="21"/>
        </w:rPr>
      </w:pPr>
      <w:r w:rsidRPr="009F48C2">
        <w:rPr>
          <w:rFonts w:ascii="Lucida Sans Unicode" w:hAnsi="Lucida Sans Unicode" w:cs="Lucida Sans Unicode"/>
          <w:sz w:val="21"/>
          <w:szCs w:val="21"/>
        </w:rPr>
        <w:t>If the ball is a rubber ball, do not clean it with alcohol. Clean it with a soft cloth. There should be no lubricant placed on a mouse ball.</w:t>
      </w:r>
    </w:p>
    <w:p w:rsidR="00CC2888" w:rsidRPr="009F48C2" w:rsidRDefault="00CC2888" w:rsidP="00CC2888">
      <w:pPr>
        <w:pStyle w:val="NoSpacing"/>
        <w:numPr>
          <w:ilvl w:val="0"/>
          <w:numId w:val="47"/>
        </w:numPr>
        <w:rPr>
          <w:rFonts w:ascii="Lucida Sans Unicode" w:hAnsi="Lucida Sans Unicode" w:cs="Lucida Sans Unicode"/>
          <w:sz w:val="21"/>
          <w:szCs w:val="21"/>
        </w:rPr>
      </w:pPr>
      <w:r w:rsidRPr="009F48C2">
        <w:rPr>
          <w:rFonts w:ascii="Lucida Sans Unicode" w:hAnsi="Lucida Sans Unicode" w:cs="Lucida Sans Unicode"/>
          <w:sz w:val="21"/>
          <w:szCs w:val="21"/>
        </w:rPr>
        <w:lastRenderedPageBreak/>
        <w:t>Clean the roller in the body of the mouse with a cotton swab that is slightly damp with alcohol. Replace the ball when the rollers are dry and replace the bottom portion.</w:t>
      </w:r>
    </w:p>
    <w:p w:rsidR="00CC2888" w:rsidRPr="00D91E03" w:rsidRDefault="00CC2888" w:rsidP="00CC2888">
      <w:pPr>
        <w:pStyle w:val="NoSpacing"/>
        <w:rPr>
          <w:rFonts w:ascii="Lucida Sans Unicode" w:hAnsi="Lucida Sans Unicode" w:cs="Lucida Sans Unicode"/>
          <w:b/>
          <w:sz w:val="24"/>
          <w:szCs w:val="24"/>
        </w:rPr>
      </w:pPr>
    </w:p>
    <w:p w:rsidR="00CC2888" w:rsidRPr="00D91E03" w:rsidRDefault="00CC2888" w:rsidP="00CC2888">
      <w:pPr>
        <w:pStyle w:val="NoSpacing"/>
        <w:numPr>
          <w:ilvl w:val="0"/>
          <w:numId w:val="46"/>
        </w:numPr>
        <w:rPr>
          <w:rFonts w:ascii="Lucida Sans Unicode" w:hAnsi="Lucida Sans Unicode" w:cs="Lucida Sans Unicode"/>
          <w:b/>
          <w:sz w:val="24"/>
          <w:szCs w:val="24"/>
        </w:rPr>
      </w:pPr>
      <w:r w:rsidRPr="00D91E03">
        <w:rPr>
          <w:rFonts w:ascii="Lucida Sans Unicode" w:hAnsi="Lucida Sans Unicode" w:cs="Lucida Sans Unicode"/>
          <w:b/>
          <w:sz w:val="24"/>
          <w:szCs w:val="24"/>
        </w:rPr>
        <w:t>NETWORKING TROUBLESHOOTING</w:t>
      </w:r>
    </w:p>
    <w:p w:rsidR="00CC2888" w:rsidRPr="00D91E03" w:rsidRDefault="00CC2888" w:rsidP="00CC2888">
      <w:pPr>
        <w:pStyle w:val="NoSpacing"/>
        <w:rPr>
          <w:rFonts w:ascii="Lucida Sans Unicode" w:hAnsi="Lucida Sans Unicode" w:cs="Lucida Sans Unicode"/>
          <w:b/>
          <w:sz w:val="24"/>
          <w:szCs w:val="24"/>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b/>
          <w:sz w:val="21"/>
          <w:szCs w:val="21"/>
        </w:rPr>
        <w:t xml:space="preserve"> </w:t>
      </w:r>
      <w:r w:rsidRPr="009F48C2">
        <w:rPr>
          <w:rFonts w:ascii="Lucida Sans Unicode" w:hAnsi="Lucida Sans Unicode" w:cs="Lucida Sans Unicode"/>
          <w:sz w:val="21"/>
          <w:szCs w:val="21"/>
        </w:rPr>
        <w:t>My PC is not working on the Network</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numPr>
          <w:ilvl w:val="0"/>
          <w:numId w:val="48"/>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Programs that require network drives to run or operate properly: SIS, HR, FRS, PROD – ALPHA, Network Shares, and some school applications. </w:t>
      </w:r>
    </w:p>
    <w:p w:rsidR="00CC2888" w:rsidRPr="009F48C2" w:rsidRDefault="00CC2888" w:rsidP="00CC2888">
      <w:pPr>
        <w:pStyle w:val="NoSpacing"/>
        <w:numPr>
          <w:ilvl w:val="0"/>
          <w:numId w:val="48"/>
        </w:numPr>
        <w:rPr>
          <w:rFonts w:ascii="Lucida Sans Unicode" w:hAnsi="Lucida Sans Unicode" w:cs="Lucida Sans Unicode"/>
          <w:sz w:val="21"/>
          <w:szCs w:val="21"/>
        </w:rPr>
      </w:pPr>
      <w:r w:rsidRPr="009F48C2">
        <w:rPr>
          <w:rFonts w:ascii="Lucida Sans Unicode" w:hAnsi="Lucida Sans Unicode" w:cs="Lucida Sans Unicode"/>
          <w:sz w:val="21"/>
          <w:szCs w:val="21"/>
        </w:rPr>
        <w:t>You would also need a network connection to print to the network laser or color laser printers within CCRI.</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sz w:val="21"/>
          <w:szCs w:val="21"/>
        </w:rPr>
        <w:t xml:space="preserve"> Message "No Domain Server Available" or there are no Network drives (like the S drive).</w:t>
      </w:r>
    </w:p>
    <w:p w:rsidR="00CC2888" w:rsidRDefault="00CC2888"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Default="0003253C" w:rsidP="00CC2888">
      <w:pPr>
        <w:pStyle w:val="NoSpacing"/>
        <w:rPr>
          <w:rFonts w:ascii="Lucida Sans Unicode" w:hAnsi="Lucida Sans Unicode" w:cs="Lucida Sans Unicode"/>
          <w:b/>
          <w:sz w:val="24"/>
          <w:szCs w:val="24"/>
        </w:rPr>
      </w:pPr>
    </w:p>
    <w:p w:rsidR="0003253C" w:rsidRPr="00D91E03" w:rsidRDefault="0003253C" w:rsidP="00CC2888">
      <w:pPr>
        <w:pStyle w:val="NoSpacing"/>
        <w:rPr>
          <w:rFonts w:ascii="Lucida Sans Unicode" w:hAnsi="Lucida Sans Unicode" w:cs="Lucida Sans Unicode"/>
          <w:b/>
          <w:sz w:val="24"/>
          <w:szCs w:val="24"/>
        </w:rPr>
      </w:pPr>
    </w:p>
    <w:p w:rsidR="00CC2888" w:rsidRDefault="00CC2888" w:rsidP="00CC2888">
      <w:pPr>
        <w:pStyle w:val="NoSpacing"/>
        <w:rPr>
          <w:rFonts w:ascii="Lucida Sans Unicode" w:hAnsi="Lucida Sans Unicode" w:cs="Lucida Sans Unicode"/>
          <w:sz w:val="24"/>
          <w:szCs w:val="24"/>
        </w:rPr>
      </w:pPr>
    </w:p>
    <w:p w:rsidR="00CC2888" w:rsidRDefault="00CC2888" w:rsidP="00CC2888">
      <w:pPr>
        <w:pStyle w:val="NoSpacing"/>
        <w:rPr>
          <w:rFonts w:ascii="Lucida Sans Unicode" w:hAnsi="Lucida Sans Unicode" w:cs="Lucida Sans Unicode"/>
          <w:sz w:val="24"/>
          <w:szCs w:val="24"/>
        </w:rPr>
      </w:pPr>
    </w:p>
    <w:p w:rsidR="00CC2888"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49"/>
        </w:numPr>
        <w:rPr>
          <w:rFonts w:ascii="Lucida Sans Unicode" w:hAnsi="Lucida Sans Unicode" w:cs="Lucida Sans Unicode"/>
          <w:b/>
          <w:sz w:val="24"/>
          <w:szCs w:val="24"/>
        </w:rPr>
      </w:pPr>
      <w:r w:rsidRPr="00D91E03">
        <w:rPr>
          <w:rFonts w:ascii="Lucida Sans Unicode" w:hAnsi="Lucida Sans Unicode" w:cs="Lucida Sans Unicode"/>
          <w:b/>
          <w:sz w:val="24"/>
          <w:szCs w:val="24"/>
        </w:rPr>
        <w:t>VIDEO/SCREEN TROUBLESHOOTING</w:t>
      </w:r>
    </w:p>
    <w:p w:rsidR="00CC2888" w:rsidRPr="00D91E03" w:rsidRDefault="00CC2888" w:rsidP="00CC2888">
      <w:pPr>
        <w:pStyle w:val="NoSpacing"/>
        <w:rPr>
          <w:rFonts w:ascii="Lucida Sans Unicode" w:hAnsi="Lucida Sans Unicode" w:cs="Lucida Sans Unicode"/>
          <w:sz w:val="24"/>
          <w:szCs w:val="24"/>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b/>
          <w:sz w:val="21"/>
          <w:szCs w:val="21"/>
        </w:rPr>
        <w:t xml:space="preserve"> </w:t>
      </w:r>
      <w:r w:rsidRPr="009F48C2">
        <w:rPr>
          <w:rFonts w:ascii="Lucida Sans Unicode" w:hAnsi="Lucida Sans Unicode" w:cs="Lucida Sans Unicode"/>
          <w:sz w:val="21"/>
          <w:szCs w:val="21"/>
        </w:rPr>
        <w:t>The Monitor is Black</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sz w:val="21"/>
          <w:szCs w:val="21"/>
        </w:rPr>
        <w:t xml:space="preserve"> The desktop Icons are too IMMENSE or too undersized</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numPr>
          <w:ilvl w:val="0"/>
          <w:numId w:val="50"/>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Usually this is due to the Display Settings. The standard video setting for most College software is </w:t>
      </w:r>
      <w:proofErr w:type="gramStart"/>
      <w:r w:rsidRPr="009F48C2">
        <w:rPr>
          <w:rFonts w:ascii="Lucida Sans Unicode" w:hAnsi="Lucida Sans Unicode" w:cs="Lucida Sans Unicode"/>
          <w:sz w:val="21"/>
          <w:szCs w:val="21"/>
        </w:rPr>
        <w:t>800x600</w:t>
      </w:r>
      <w:proofErr w:type="gramEnd"/>
      <w:r w:rsidRPr="009F48C2">
        <w:rPr>
          <w:rFonts w:ascii="Lucida Sans Unicode" w:hAnsi="Lucida Sans Unicode" w:cs="Lucida Sans Unicode"/>
          <w:sz w:val="21"/>
          <w:szCs w:val="21"/>
        </w:rPr>
        <w:t>. To check the video display settings: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51"/>
        </w:numPr>
        <w:rPr>
          <w:rFonts w:ascii="Lucida Sans Unicode" w:hAnsi="Lucida Sans Unicode" w:cs="Lucida Sans Unicode"/>
          <w:sz w:val="21"/>
          <w:szCs w:val="21"/>
        </w:rPr>
      </w:pPr>
      <w:r w:rsidRPr="009F48C2">
        <w:rPr>
          <w:rFonts w:ascii="Lucida Sans Unicode" w:hAnsi="Lucida Sans Unicode" w:cs="Lucida Sans Unicode"/>
          <w:sz w:val="21"/>
          <w:szCs w:val="21"/>
        </w:rPr>
        <w:lastRenderedPageBreak/>
        <w:t>Left mouse-click on the Start button (lower left-hand corner of the screen).</w:t>
      </w: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Go to Settings. Go to Control Panel.</w:t>
      </w: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Once in the Control Panel, look for the Display icon.</w:t>
      </w: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Double left mouse-click on the Display icon.</w:t>
      </w: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In the Display Properties box, left mouse-click on the settings tab.</w:t>
      </w: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screen resolution setting box</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Place your mouse arrow on the slider, hold down the left-mouse button, and move the arrow until the number changes to the desired setting.</w:t>
      </w:r>
    </w:p>
    <w:p w:rsidR="00CC2888" w:rsidRPr="009F48C2" w:rsidRDefault="00CC2888" w:rsidP="00CC2888">
      <w:pPr>
        <w:pStyle w:val="NoSpacing"/>
        <w:numPr>
          <w:ilvl w:val="0"/>
          <w:numId w:val="52"/>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640x480 screen resolution has fewer pixels so the screen appears larger. 1024x768 screen resolution has more pixels in the same screen area so </w:t>
      </w:r>
      <w:proofErr w:type="gramStart"/>
      <w:r w:rsidRPr="009F48C2">
        <w:rPr>
          <w:rFonts w:ascii="Lucida Sans Unicode" w:hAnsi="Lucida Sans Unicode" w:cs="Lucida Sans Unicode"/>
          <w:sz w:val="21"/>
          <w:szCs w:val="21"/>
        </w:rPr>
        <w:t>the appears</w:t>
      </w:r>
      <w:proofErr w:type="gramEnd"/>
      <w:r w:rsidRPr="009F48C2">
        <w:rPr>
          <w:rFonts w:ascii="Lucida Sans Unicode" w:hAnsi="Lucida Sans Unicode" w:cs="Lucida Sans Unicode"/>
          <w:sz w:val="21"/>
          <w:szCs w:val="21"/>
        </w:rPr>
        <w:t xml:space="preserve"> smaller.</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sz w:val="21"/>
          <w:szCs w:val="21"/>
        </w:rPr>
      </w:pPr>
      <w:r w:rsidRPr="009F48C2">
        <w:rPr>
          <w:rFonts w:ascii="Lucida Sans Unicode" w:hAnsi="Lucida Sans Unicode" w:cs="Lucida Sans Unicode"/>
          <w:b/>
          <w:sz w:val="21"/>
          <w:szCs w:val="21"/>
        </w:rPr>
        <w:t>Symptom</w:t>
      </w:r>
      <w:proofErr w:type="gramStart"/>
      <w:r w:rsidRPr="009F48C2">
        <w:rPr>
          <w:rFonts w:ascii="Lucida Sans Unicode" w:hAnsi="Lucida Sans Unicode" w:cs="Lucida Sans Unicode"/>
          <w:b/>
          <w:sz w:val="21"/>
          <w:szCs w:val="21"/>
        </w:rPr>
        <w:t>:-</w:t>
      </w:r>
      <w:proofErr w:type="gramEnd"/>
      <w:r w:rsidRPr="009F48C2">
        <w:rPr>
          <w:rFonts w:ascii="Lucida Sans Unicode" w:hAnsi="Lucida Sans Unicode" w:cs="Lucida Sans Unicode"/>
          <w:sz w:val="21"/>
          <w:szCs w:val="21"/>
        </w:rPr>
        <w:t xml:space="preserve"> The Screen goes black if not used for a few minutes</w:t>
      </w:r>
    </w:p>
    <w:p w:rsidR="00CC2888" w:rsidRPr="009F48C2" w:rsidRDefault="00CC2888" w:rsidP="00CC2888">
      <w:pPr>
        <w:pStyle w:val="NoSpacing"/>
        <w:rPr>
          <w:rFonts w:ascii="Lucida Sans Unicode" w:hAnsi="Lucida Sans Unicode" w:cs="Lucida Sans Unicode"/>
          <w:sz w:val="21"/>
          <w:szCs w:val="21"/>
        </w:rPr>
      </w:pPr>
    </w:p>
    <w:p w:rsidR="00CC2888" w:rsidRPr="009F48C2" w:rsidRDefault="00CC2888" w:rsidP="00CC2888">
      <w:pPr>
        <w:pStyle w:val="NoSpacing"/>
        <w:rPr>
          <w:rFonts w:ascii="Lucida Sans Unicode" w:hAnsi="Lucida Sans Unicode" w:cs="Lucida Sans Unicode"/>
          <w:b/>
          <w:sz w:val="21"/>
          <w:szCs w:val="21"/>
        </w:rPr>
      </w:pPr>
      <w:r w:rsidRPr="009F48C2">
        <w:rPr>
          <w:rFonts w:ascii="Lucida Sans Unicode" w:hAnsi="Lucida Sans Unicode" w:cs="Lucida Sans Unicode"/>
          <w:b/>
          <w:sz w:val="21"/>
          <w:szCs w:val="21"/>
        </w:rPr>
        <w:t>Diagnosis</w:t>
      </w:r>
    </w:p>
    <w:p w:rsidR="00CC2888" w:rsidRPr="009F48C2" w:rsidRDefault="00CC2888" w:rsidP="00CC2888">
      <w:pPr>
        <w:pStyle w:val="NoSpacing"/>
        <w:numPr>
          <w:ilvl w:val="0"/>
          <w:numId w:val="53"/>
        </w:numPr>
        <w:rPr>
          <w:rFonts w:ascii="Lucida Sans Unicode" w:hAnsi="Lucida Sans Unicode" w:cs="Lucida Sans Unicode"/>
          <w:sz w:val="21"/>
          <w:szCs w:val="21"/>
        </w:rPr>
      </w:pPr>
      <w:r w:rsidRPr="009F48C2">
        <w:rPr>
          <w:rFonts w:ascii="Lucida Sans Unicode" w:hAnsi="Lucida Sans Unicode" w:cs="Lucida Sans Unicode"/>
          <w:sz w:val="21"/>
          <w:szCs w:val="21"/>
        </w:rPr>
        <w:t>The power saver or energy saver features may be turned on. To correct this problem, you can turn off the feature.</w:t>
      </w:r>
    </w:p>
    <w:p w:rsidR="00CC2888" w:rsidRPr="009F48C2" w:rsidRDefault="00CC2888" w:rsidP="00CC2888">
      <w:pPr>
        <w:pStyle w:val="NoSpacing"/>
        <w:numPr>
          <w:ilvl w:val="0"/>
          <w:numId w:val="53"/>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Start button (lower left-hand corner of the screen).</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Go to Settings. Go to Control Panel.</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Once in the Control Panel, look for the Display icon.</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Double left mouse-click on the Display icon.</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Screen Saver tab.</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Power or Settings button (depends on your version of Windows) in the lower left corner.</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 xml:space="preserve">On the Power schemes tab, you should see where it says "Turn off monitor:" with an amount of time next to it. </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drop-down arrow.Change the time to "Never."</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Apply button in the lower right-hand corner.</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OK button.</w:t>
      </w:r>
    </w:p>
    <w:p w:rsidR="00CC2888" w:rsidRPr="009F48C2" w:rsidRDefault="00CC2888" w:rsidP="00CC2888">
      <w:pPr>
        <w:pStyle w:val="NoSpacing"/>
        <w:numPr>
          <w:ilvl w:val="0"/>
          <w:numId w:val="54"/>
        </w:numPr>
        <w:rPr>
          <w:rFonts w:ascii="Lucida Sans Unicode" w:hAnsi="Lucida Sans Unicode" w:cs="Lucida Sans Unicode"/>
          <w:sz w:val="21"/>
          <w:szCs w:val="21"/>
        </w:rPr>
      </w:pPr>
      <w:r w:rsidRPr="009F48C2">
        <w:rPr>
          <w:rFonts w:ascii="Lucida Sans Unicode" w:hAnsi="Lucida Sans Unicode" w:cs="Lucida Sans Unicode"/>
          <w:sz w:val="21"/>
          <w:szCs w:val="21"/>
        </w:rPr>
        <w:t>Left mouse-click on the next OK button.</w:t>
      </w: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49"/>
        </w:numPr>
        <w:rPr>
          <w:rFonts w:ascii="Lucida Sans Unicode" w:hAnsi="Lucida Sans Unicode" w:cs="Lucida Sans Unicode"/>
          <w:b/>
          <w:sz w:val="24"/>
          <w:szCs w:val="24"/>
        </w:rPr>
      </w:pPr>
      <w:r w:rsidRPr="00D91E03">
        <w:rPr>
          <w:rFonts w:ascii="Lucida Sans Unicode" w:hAnsi="Lucida Sans Unicode" w:cs="Lucida Sans Unicode"/>
          <w:b/>
          <w:sz w:val="24"/>
          <w:szCs w:val="24"/>
        </w:rPr>
        <w:t>SOUND TROUBLESHOOTING</w:t>
      </w:r>
    </w:p>
    <w:p w:rsidR="00CC2888" w:rsidRPr="00D91E03" w:rsidRDefault="00CC2888" w:rsidP="00CC2888">
      <w:pPr>
        <w:pStyle w:val="NoSpacing"/>
        <w:rPr>
          <w:rFonts w:ascii="Lucida Sans Unicode" w:hAnsi="Lucida Sans Unicode" w:cs="Lucida Sans Unicode"/>
          <w:sz w:val="24"/>
          <w:szCs w:val="24"/>
        </w:rPr>
      </w:pPr>
    </w:p>
    <w:p w:rsidR="00CC2888" w:rsidRPr="0038165E" w:rsidRDefault="00CC2888" w:rsidP="00CC2888">
      <w:pPr>
        <w:pStyle w:val="NoSpacing"/>
        <w:rPr>
          <w:rFonts w:ascii="Lucida Sans Unicode" w:hAnsi="Lucida Sans Unicode" w:cs="Lucida Sans Unicode"/>
          <w:sz w:val="21"/>
          <w:szCs w:val="21"/>
        </w:rPr>
      </w:pPr>
      <w:r w:rsidRPr="0038165E">
        <w:rPr>
          <w:rFonts w:ascii="Lucida Sans Unicode" w:hAnsi="Lucida Sans Unicode" w:cs="Lucida Sans Unicode"/>
          <w:b/>
          <w:sz w:val="21"/>
          <w:szCs w:val="21"/>
        </w:rPr>
        <w:t>Symptom</w:t>
      </w:r>
      <w:proofErr w:type="gramStart"/>
      <w:r w:rsidRPr="0038165E">
        <w:rPr>
          <w:rFonts w:ascii="Lucida Sans Unicode" w:hAnsi="Lucida Sans Unicode" w:cs="Lucida Sans Unicode"/>
          <w:b/>
          <w:sz w:val="21"/>
          <w:szCs w:val="21"/>
        </w:rPr>
        <w:t>:-</w:t>
      </w:r>
      <w:proofErr w:type="gramEnd"/>
      <w:r w:rsidRPr="0038165E">
        <w:rPr>
          <w:rFonts w:ascii="Lucida Sans Unicode" w:hAnsi="Lucida Sans Unicode" w:cs="Lucida Sans Unicode"/>
          <w:sz w:val="21"/>
          <w:szCs w:val="21"/>
        </w:rPr>
        <w:t xml:space="preserve"> The computer has no sound</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sz w:val="21"/>
          <w:szCs w:val="21"/>
        </w:rPr>
      </w:pPr>
      <w:r w:rsidRPr="0038165E">
        <w:rPr>
          <w:rFonts w:ascii="Lucida Sans Unicode" w:hAnsi="Lucida Sans Unicode" w:cs="Lucida Sans Unicode"/>
          <w:b/>
          <w:sz w:val="21"/>
          <w:szCs w:val="21"/>
        </w:rPr>
        <w:t>Symptom</w:t>
      </w:r>
      <w:proofErr w:type="gramStart"/>
      <w:r w:rsidRPr="0038165E">
        <w:rPr>
          <w:rFonts w:ascii="Lucida Sans Unicode" w:hAnsi="Lucida Sans Unicode" w:cs="Lucida Sans Unicode"/>
          <w:b/>
          <w:sz w:val="21"/>
          <w:szCs w:val="21"/>
        </w:rPr>
        <w:t>:-</w:t>
      </w:r>
      <w:proofErr w:type="gramEnd"/>
      <w:r w:rsidRPr="0038165E">
        <w:rPr>
          <w:rFonts w:ascii="Lucida Sans Unicode" w:hAnsi="Lucida Sans Unicode" w:cs="Lucida Sans Unicode"/>
          <w:b/>
          <w:sz w:val="21"/>
          <w:szCs w:val="21"/>
        </w:rPr>
        <w:t xml:space="preserve"> </w:t>
      </w:r>
      <w:r w:rsidRPr="0038165E">
        <w:rPr>
          <w:rFonts w:ascii="Lucida Sans Unicode" w:hAnsi="Lucida Sans Unicode" w:cs="Lucida Sans Unicode"/>
          <w:sz w:val="21"/>
          <w:szCs w:val="21"/>
        </w:rPr>
        <w:t>No sound is heard from audio (music) CDs</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b/>
          <w:sz w:val="21"/>
          <w:szCs w:val="21"/>
        </w:rPr>
      </w:pPr>
      <w:r w:rsidRPr="0038165E">
        <w:rPr>
          <w:rFonts w:ascii="Lucida Sans Unicode" w:hAnsi="Lucida Sans Unicode" w:cs="Lucida Sans Unicode"/>
          <w:b/>
          <w:sz w:val="21"/>
          <w:szCs w:val="21"/>
        </w:rPr>
        <w:t>Diagnosis</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5"/>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lastRenderedPageBreak/>
        <w:t>Look for the Volume icon in the system tray in the lower right-hand corner of the Windows desktop.</w:t>
      </w:r>
    </w:p>
    <w:p w:rsidR="00CC2888" w:rsidRPr="0038165E" w:rsidRDefault="00CC2888" w:rsidP="00CC2888">
      <w:pPr>
        <w:pStyle w:val="NoSpacing"/>
        <w:numPr>
          <w:ilvl w:val="0"/>
          <w:numId w:val="55"/>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Place the mouse arrow on this icon.</w:t>
      </w:r>
    </w:p>
    <w:p w:rsidR="00CC2888" w:rsidRPr="0038165E" w:rsidRDefault="00CC2888" w:rsidP="00CC2888">
      <w:pPr>
        <w:pStyle w:val="NoSpacing"/>
        <w:numPr>
          <w:ilvl w:val="0"/>
          <w:numId w:val="55"/>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 xml:space="preserve">Double left-mouse click. The Volume Control dialog box should appear on the computer </w:t>
      </w:r>
      <w:proofErr w:type="gramStart"/>
      <w:r w:rsidRPr="0038165E">
        <w:rPr>
          <w:rFonts w:ascii="Lucida Sans Unicode" w:hAnsi="Lucida Sans Unicode" w:cs="Lucida Sans Unicode"/>
          <w:sz w:val="21"/>
          <w:szCs w:val="21"/>
        </w:rPr>
        <w:t>screen .</w:t>
      </w:r>
      <w:proofErr w:type="gramEnd"/>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5"/>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Place the mouse arrow on the "slider" button and slide the arrow up to increase or down to decrease the volume.</w:t>
      </w:r>
    </w:p>
    <w:p w:rsidR="00CC2888" w:rsidRPr="0038165E" w:rsidRDefault="00CC2888" w:rsidP="00CC2888">
      <w:pPr>
        <w:pStyle w:val="NoSpacing"/>
        <w:numPr>
          <w:ilvl w:val="0"/>
          <w:numId w:val="55"/>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If "Mute all" check box is checked, there will be no sound. To enable the sound again, uncheck the box.</w:t>
      </w:r>
    </w:p>
    <w:p w:rsidR="00CC2888" w:rsidRPr="0038165E" w:rsidRDefault="00CC2888" w:rsidP="00CC2888">
      <w:pPr>
        <w:pStyle w:val="NoSpacing"/>
        <w:numPr>
          <w:ilvl w:val="0"/>
          <w:numId w:val="55"/>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Ensure the speakers are properly connected to the audio card’s output connector and turned on.</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sz w:val="21"/>
          <w:szCs w:val="21"/>
        </w:rPr>
      </w:pPr>
      <w:r w:rsidRPr="0038165E">
        <w:rPr>
          <w:rFonts w:ascii="Lucida Sans Unicode" w:hAnsi="Lucida Sans Unicode" w:cs="Lucida Sans Unicode"/>
          <w:b/>
          <w:sz w:val="21"/>
          <w:szCs w:val="21"/>
        </w:rPr>
        <w:t>Symptom</w:t>
      </w:r>
      <w:proofErr w:type="gramStart"/>
      <w:r w:rsidRPr="0038165E">
        <w:rPr>
          <w:rFonts w:ascii="Lucida Sans Unicode" w:hAnsi="Lucida Sans Unicode" w:cs="Lucida Sans Unicode"/>
          <w:b/>
          <w:sz w:val="21"/>
          <w:szCs w:val="21"/>
        </w:rPr>
        <w:t>:-</w:t>
      </w:r>
      <w:proofErr w:type="gramEnd"/>
      <w:r w:rsidRPr="0038165E">
        <w:rPr>
          <w:rFonts w:ascii="Lucida Sans Unicode" w:hAnsi="Lucida Sans Unicode" w:cs="Lucida Sans Unicode"/>
          <w:sz w:val="21"/>
          <w:szCs w:val="21"/>
        </w:rPr>
        <w:t xml:space="preserve"> There is no volume icon in the lower right corner</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b/>
          <w:sz w:val="21"/>
          <w:szCs w:val="21"/>
        </w:rPr>
      </w:pPr>
      <w:r w:rsidRPr="0038165E">
        <w:rPr>
          <w:rFonts w:ascii="Lucida Sans Unicode" w:hAnsi="Lucida Sans Unicode" w:cs="Lucida Sans Unicode"/>
          <w:b/>
          <w:sz w:val="21"/>
          <w:szCs w:val="21"/>
        </w:rPr>
        <w:t>Diagnosis</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6"/>
        </w:numPr>
        <w:rPr>
          <w:rFonts w:ascii="Lucida Sans Unicode" w:hAnsi="Lucida Sans Unicode" w:cs="Lucida Sans Unicode"/>
          <w:sz w:val="21"/>
          <w:szCs w:val="21"/>
        </w:rPr>
      </w:pPr>
      <w:r w:rsidRPr="0038165E">
        <w:rPr>
          <w:rFonts w:ascii="Lucida Sans Unicode" w:hAnsi="Lucida Sans Unicode" w:cs="Lucida Sans Unicode"/>
          <w:sz w:val="21"/>
          <w:szCs w:val="21"/>
        </w:rPr>
        <w:t>To place the volume icon in the system tray in the lower right of the desktop:</w:t>
      </w:r>
    </w:p>
    <w:p w:rsidR="00CC2888" w:rsidRPr="0038165E" w:rsidRDefault="00CC2888" w:rsidP="00CC2888">
      <w:pPr>
        <w:pStyle w:val="NoSpacing"/>
        <w:numPr>
          <w:ilvl w:val="0"/>
          <w:numId w:val="56"/>
        </w:numPr>
        <w:rPr>
          <w:rFonts w:ascii="Lucida Sans Unicode" w:hAnsi="Lucida Sans Unicode" w:cs="Lucida Sans Unicode"/>
          <w:sz w:val="21"/>
          <w:szCs w:val="21"/>
        </w:rPr>
      </w:pPr>
      <w:r w:rsidRPr="0038165E">
        <w:rPr>
          <w:rFonts w:ascii="Lucida Sans Unicode" w:hAnsi="Lucida Sans Unicode" w:cs="Lucida Sans Unicode"/>
          <w:sz w:val="21"/>
          <w:szCs w:val="21"/>
        </w:rPr>
        <w:t>Place the mouse arrow on the Start button in the lower left corner.</w:t>
      </w:r>
    </w:p>
    <w:p w:rsidR="00CC2888" w:rsidRPr="0038165E" w:rsidRDefault="00CC2888" w:rsidP="00CC2888">
      <w:pPr>
        <w:pStyle w:val="NoSpacing"/>
        <w:numPr>
          <w:ilvl w:val="0"/>
          <w:numId w:val="56"/>
        </w:numPr>
        <w:rPr>
          <w:rFonts w:ascii="Lucida Sans Unicode" w:hAnsi="Lucida Sans Unicode" w:cs="Lucida Sans Unicode"/>
          <w:sz w:val="21"/>
          <w:szCs w:val="21"/>
        </w:rPr>
      </w:pPr>
      <w:r w:rsidRPr="0038165E">
        <w:rPr>
          <w:rFonts w:ascii="Lucida Sans Unicode" w:hAnsi="Lucida Sans Unicode" w:cs="Lucida Sans Unicode"/>
          <w:sz w:val="21"/>
          <w:szCs w:val="21"/>
        </w:rPr>
        <w:t>Left mouse-click on Settings.</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Left mouse-click on the Control Panel</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 xml:space="preserve">Place the mouse arrow on the Multimedia icon Information Technology. </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 xml:space="preserve">(In Windows XP, look for the Sounds and Audio Devices </w:t>
      </w:r>
      <w:proofErr w:type="gramStart"/>
      <w:r w:rsidRPr="0038165E">
        <w:rPr>
          <w:rFonts w:ascii="Lucida Sans Unicode" w:hAnsi="Lucida Sans Unicode" w:cs="Lucida Sans Unicode"/>
          <w:sz w:val="21"/>
          <w:szCs w:val="21"/>
        </w:rPr>
        <w:t>icon .)</w:t>
      </w:r>
      <w:proofErr w:type="gramEnd"/>
      <w:r w:rsidRPr="0038165E">
        <w:rPr>
          <w:rFonts w:ascii="Lucida Sans Unicode" w:hAnsi="Lucida Sans Unicode" w:cs="Lucida Sans Unicode"/>
          <w:sz w:val="21"/>
          <w:szCs w:val="21"/>
        </w:rPr>
        <w:t xml:space="preserve"> Information Technology</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Double-left mouse click.</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Left mouse-click on the Audio file tab.</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Towards the bottom look for the check box that reads "Show volume control on taskbar."</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Make sure the box is checked to activate the icon.</w:t>
      </w: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Startup Troubleshooting</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7"/>
        </w:numPr>
        <w:rPr>
          <w:rFonts w:ascii="Lucida Sans Unicode" w:hAnsi="Lucida Sans Unicode" w:cs="Lucida Sans Unicode"/>
          <w:sz w:val="21"/>
          <w:szCs w:val="21"/>
        </w:rPr>
      </w:pPr>
      <w:r w:rsidRPr="0038165E">
        <w:rPr>
          <w:rFonts w:ascii="Lucida Sans Unicode" w:hAnsi="Lucida Sans Unicode" w:cs="Lucida Sans Unicode"/>
          <w:sz w:val="21"/>
          <w:szCs w:val="21"/>
        </w:rPr>
        <w:t>If your computer is making noise or attempting to start up, but there is no video or no display on the monitor.</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sz w:val="21"/>
          <w:szCs w:val="21"/>
        </w:rPr>
      </w:pPr>
      <w:r w:rsidRPr="0038165E">
        <w:rPr>
          <w:rFonts w:ascii="Lucida Sans Unicode" w:hAnsi="Lucida Sans Unicode" w:cs="Lucida Sans Unicode"/>
          <w:b/>
          <w:sz w:val="21"/>
          <w:szCs w:val="21"/>
        </w:rPr>
        <w:t>Symptom</w:t>
      </w:r>
      <w:proofErr w:type="gramStart"/>
      <w:r w:rsidRPr="0038165E">
        <w:rPr>
          <w:rFonts w:ascii="Lucida Sans Unicode" w:hAnsi="Lucida Sans Unicode" w:cs="Lucida Sans Unicode"/>
          <w:b/>
          <w:sz w:val="21"/>
          <w:szCs w:val="21"/>
        </w:rPr>
        <w:t>:-</w:t>
      </w:r>
      <w:proofErr w:type="gramEnd"/>
      <w:r w:rsidRPr="0038165E">
        <w:rPr>
          <w:rFonts w:ascii="Lucida Sans Unicode" w:hAnsi="Lucida Sans Unicode" w:cs="Lucida Sans Unicode"/>
          <w:sz w:val="21"/>
          <w:szCs w:val="21"/>
        </w:rPr>
        <w:t xml:space="preserve"> No power lights on the monitor/computer</w:t>
      </w:r>
    </w:p>
    <w:p w:rsidR="00CC2888"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rPr>
          <w:rFonts w:ascii="Lucida Sans Unicode" w:hAnsi="Lucida Sans Unicode" w:cs="Lucida Sans Unicode"/>
          <w:sz w:val="24"/>
          <w:szCs w:val="24"/>
        </w:rPr>
      </w:pPr>
    </w:p>
    <w:p w:rsidR="00CC2888" w:rsidRPr="00D91E03" w:rsidRDefault="00CC2888" w:rsidP="00CC2888">
      <w:pPr>
        <w:pStyle w:val="NoSpacing"/>
        <w:numPr>
          <w:ilvl w:val="0"/>
          <w:numId w:val="58"/>
        </w:numPr>
        <w:ind w:left="360"/>
        <w:rPr>
          <w:rFonts w:ascii="Lucida Sans Unicode" w:hAnsi="Lucida Sans Unicode" w:cs="Lucida Sans Unicode"/>
          <w:b/>
          <w:sz w:val="24"/>
          <w:szCs w:val="24"/>
        </w:rPr>
      </w:pPr>
      <w:r w:rsidRPr="00D91E03">
        <w:rPr>
          <w:rFonts w:ascii="Lucida Sans Unicode" w:hAnsi="Lucida Sans Unicode" w:cs="Lucida Sans Unicode"/>
          <w:b/>
          <w:sz w:val="24"/>
          <w:szCs w:val="24"/>
        </w:rPr>
        <w:t>HARD DRIVE TROUBLESHOOTING</w:t>
      </w:r>
    </w:p>
    <w:p w:rsidR="00CC2888" w:rsidRPr="00D91E03" w:rsidRDefault="00CC2888" w:rsidP="00CC2888">
      <w:pPr>
        <w:pStyle w:val="NoSpacing"/>
        <w:rPr>
          <w:rFonts w:ascii="Lucida Sans Unicode" w:hAnsi="Lucida Sans Unicode" w:cs="Lucida Sans Unicode"/>
          <w:b/>
          <w:sz w:val="24"/>
          <w:szCs w:val="24"/>
        </w:rPr>
      </w:pPr>
    </w:p>
    <w:p w:rsidR="00CC2888" w:rsidRPr="0038165E" w:rsidRDefault="00CC2888" w:rsidP="00CC2888">
      <w:pPr>
        <w:pStyle w:val="NoSpacing"/>
        <w:rPr>
          <w:rFonts w:ascii="Lucida Sans Unicode" w:hAnsi="Lucida Sans Unicode" w:cs="Lucida Sans Unicode"/>
          <w:sz w:val="21"/>
          <w:szCs w:val="21"/>
        </w:rPr>
      </w:pPr>
      <w:r w:rsidRPr="0038165E">
        <w:rPr>
          <w:rFonts w:ascii="Lucida Sans Unicode" w:hAnsi="Lucida Sans Unicode" w:cs="Lucida Sans Unicode"/>
          <w:b/>
          <w:sz w:val="21"/>
          <w:szCs w:val="21"/>
        </w:rPr>
        <w:lastRenderedPageBreak/>
        <w:t>Symptom</w:t>
      </w:r>
      <w:proofErr w:type="gramStart"/>
      <w:r w:rsidRPr="0038165E">
        <w:rPr>
          <w:rFonts w:ascii="Lucida Sans Unicode" w:hAnsi="Lucida Sans Unicode" w:cs="Lucida Sans Unicode"/>
          <w:b/>
          <w:sz w:val="21"/>
          <w:szCs w:val="21"/>
        </w:rPr>
        <w:t>:-</w:t>
      </w:r>
      <w:proofErr w:type="gramEnd"/>
      <w:r w:rsidRPr="0038165E">
        <w:rPr>
          <w:rFonts w:ascii="Lucida Sans Unicode" w:hAnsi="Lucida Sans Unicode" w:cs="Lucida Sans Unicode"/>
          <w:sz w:val="21"/>
          <w:szCs w:val="21"/>
        </w:rPr>
        <w:t xml:space="preserve"> The cursor is stuck on the hourglass</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b/>
          <w:sz w:val="21"/>
          <w:szCs w:val="21"/>
        </w:rPr>
      </w:pPr>
      <w:r w:rsidRPr="0038165E">
        <w:rPr>
          <w:rFonts w:ascii="Lucida Sans Unicode" w:hAnsi="Lucida Sans Unicode" w:cs="Lucida Sans Unicode"/>
          <w:b/>
          <w:sz w:val="21"/>
          <w:szCs w:val="21"/>
        </w:rPr>
        <w:t>Diagnosis</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Open Task Manager</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Simultaneously press [Ctrl] [Alt] [Delete]. You will see a list of all tasks (programs) currently running. You may notice one program has "Not Responding" instead of "Running" listed next to it. Select this task and click the End Task button.</w:t>
      </w: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Another dialog box will open stating that the program is not responding. Choose End Now to close the program.</w:t>
      </w: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Reboot your computer (Warm Boot)</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Resetting a computer that is already turned on:</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60"/>
        </w:numPr>
        <w:rPr>
          <w:rFonts w:ascii="Lucida Sans Unicode" w:hAnsi="Lucida Sans Unicode" w:cs="Lucida Sans Unicode"/>
          <w:sz w:val="21"/>
          <w:szCs w:val="21"/>
        </w:rPr>
      </w:pPr>
      <w:r w:rsidRPr="0038165E">
        <w:rPr>
          <w:rFonts w:ascii="Lucida Sans Unicode" w:hAnsi="Lucida Sans Unicode" w:cs="Lucida Sans Unicode"/>
          <w:sz w:val="21"/>
          <w:szCs w:val="21"/>
        </w:rPr>
        <w:t>Press [Ctrl] [Alt] [Delete] once to open the Task Manager.</w:t>
      </w:r>
    </w:p>
    <w:p w:rsidR="00CC2888" w:rsidRPr="0038165E" w:rsidRDefault="00CC2888" w:rsidP="00CC2888">
      <w:pPr>
        <w:pStyle w:val="NoSpacing"/>
        <w:numPr>
          <w:ilvl w:val="0"/>
          <w:numId w:val="60"/>
        </w:numPr>
        <w:rPr>
          <w:rFonts w:ascii="Lucida Sans Unicode" w:hAnsi="Lucida Sans Unicode" w:cs="Lucida Sans Unicode"/>
          <w:sz w:val="21"/>
          <w:szCs w:val="21"/>
        </w:rPr>
      </w:pPr>
      <w:r w:rsidRPr="0038165E">
        <w:rPr>
          <w:rFonts w:ascii="Lucida Sans Unicode" w:hAnsi="Lucida Sans Unicode" w:cs="Lucida Sans Unicode"/>
          <w:sz w:val="21"/>
          <w:szCs w:val="21"/>
        </w:rPr>
        <w:t>Press [Ctrl] [Alt] [Delete] again to restart the computer.</w:t>
      </w: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Shut down your computer (Cold Boot)</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 xml:space="preserve">Start-up of a computer from a powered-down state. </w:t>
      </w:r>
    </w:p>
    <w:p w:rsidR="00CC2888" w:rsidRPr="0038165E" w:rsidRDefault="00CC2888" w:rsidP="00CC2888">
      <w:pPr>
        <w:pStyle w:val="NoSpacing"/>
        <w:numPr>
          <w:ilvl w:val="0"/>
          <w:numId w:val="59"/>
        </w:numPr>
        <w:ind w:left="360"/>
        <w:rPr>
          <w:rFonts w:ascii="Lucida Sans Unicode" w:hAnsi="Lucida Sans Unicode" w:cs="Lucida Sans Unicode"/>
          <w:sz w:val="21"/>
          <w:szCs w:val="21"/>
        </w:rPr>
      </w:pPr>
      <w:r w:rsidRPr="0038165E">
        <w:rPr>
          <w:rFonts w:ascii="Lucida Sans Unicode" w:hAnsi="Lucida Sans Unicode" w:cs="Lucida Sans Unicode"/>
          <w:sz w:val="21"/>
          <w:szCs w:val="21"/>
        </w:rPr>
        <w:t>If you restart your computer and the problem isn’t resolved, make an attempt to completely shut down the computer by pressing the power button. Let it set for 15-30 seconds then restart the computer.</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b/>
          <w:sz w:val="21"/>
          <w:szCs w:val="21"/>
        </w:rPr>
      </w:pPr>
      <w:r w:rsidRPr="0038165E">
        <w:rPr>
          <w:rFonts w:ascii="Lucida Sans Unicode" w:hAnsi="Lucida Sans Unicode" w:cs="Lucida Sans Unicode"/>
          <w:b/>
          <w:sz w:val="21"/>
          <w:szCs w:val="21"/>
        </w:rPr>
        <w:t>Symptom</w:t>
      </w:r>
      <w:proofErr w:type="gramStart"/>
      <w:r w:rsidRPr="0038165E">
        <w:rPr>
          <w:rFonts w:ascii="Lucida Sans Unicode" w:hAnsi="Lucida Sans Unicode" w:cs="Lucida Sans Unicode"/>
          <w:b/>
          <w:sz w:val="21"/>
          <w:szCs w:val="21"/>
        </w:rPr>
        <w:t>:-</w:t>
      </w:r>
      <w:proofErr w:type="gramEnd"/>
      <w:r w:rsidRPr="0038165E">
        <w:rPr>
          <w:rFonts w:ascii="Lucida Sans Unicode" w:hAnsi="Lucida Sans Unicode" w:cs="Lucida Sans Unicode"/>
          <w:b/>
          <w:sz w:val="21"/>
          <w:szCs w:val="21"/>
        </w:rPr>
        <w:t xml:space="preserve"> </w:t>
      </w:r>
      <w:r w:rsidRPr="0038165E">
        <w:rPr>
          <w:rFonts w:ascii="Lucida Sans Unicode" w:hAnsi="Lucida Sans Unicode" w:cs="Lucida Sans Unicode"/>
          <w:sz w:val="21"/>
          <w:szCs w:val="21"/>
        </w:rPr>
        <w:t>You have run out of disk space on your computer. Music files, movies, digital pictures, and other big data files can fill up your hard drive.</w:t>
      </w:r>
    </w:p>
    <w:p w:rsidR="00CC2888" w:rsidRPr="0038165E" w:rsidRDefault="00CC2888" w:rsidP="00CC2888">
      <w:pPr>
        <w:pStyle w:val="NoSpacing"/>
        <w:rPr>
          <w:rFonts w:ascii="Lucida Sans Unicode" w:hAnsi="Lucida Sans Unicode" w:cs="Lucida Sans Unicode"/>
          <w:sz w:val="21"/>
          <w:szCs w:val="21"/>
        </w:rPr>
      </w:pPr>
    </w:p>
    <w:p w:rsidR="00CC2888" w:rsidRPr="0038165E" w:rsidRDefault="00CC2888" w:rsidP="00CC2888">
      <w:pPr>
        <w:pStyle w:val="NoSpacing"/>
        <w:rPr>
          <w:rFonts w:ascii="Lucida Sans Unicode" w:hAnsi="Lucida Sans Unicode" w:cs="Lucida Sans Unicode"/>
          <w:b/>
          <w:sz w:val="21"/>
          <w:szCs w:val="21"/>
        </w:rPr>
      </w:pPr>
      <w:r w:rsidRPr="0038165E">
        <w:rPr>
          <w:rFonts w:ascii="Lucida Sans Unicode" w:hAnsi="Lucida Sans Unicode" w:cs="Lucida Sans Unicode"/>
          <w:b/>
          <w:sz w:val="21"/>
          <w:szCs w:val="21"/>
        </w:rPr>
        <w:t>Diagnosis</w:t>
      </w:r>
    </w:p>
    <w:p w:rsidR="00CC2888" w:rsidRPr="0038165E" w:rsidRDefault="00CC2888" w:rsidP="00CC2888">
      <w:pPr>
        <w:pStyle w:val="NoSpacing"/>
        <w:numPr>
          <w:ilvl w:val="0"/>
          <w:numId w:val="61"/>
        </w:numPr>
        <w:rPr>
          <w:rFonts w:ascii="Lucida Sans Unicode" w:hAnsi="Lucida Sans Unicode" w:cs="Lucida Sans Unicode"/>
          <w:sz w:val="21"/>
          <w:szCs w:val="21"/>
        </w:rPr>
      </w:pPr>
      <w:r w:rsidRPr="0038165E">
        <w:rPr>
          <w:rFonts w:ascii="Lucida Sans Unicode" w:hAnsi="Lucida Sans Unicode" w:cs="Lucida Sans Unicode"/>
          <w:sz w:val="21"/>
          <w:szCs w:val="21"/>
        </w:rPr>
        <w:t>To check for disk space:</w:t>
      </w:r>
    </w:p>
    <w:p w:rsidR="00CC2888" w:rsidRPr="0038165E" w:rsidRDefault="00CC2888" w:rsidP="00CC2888">
      <w:pPr>
        <w:pStyle w:val="NoSpacing"/>
        <w:numPr>
          <w:ilvl w:val="0"/>
          <w:numId w:val="61"/>
        </w:numPr>
        <w:rPr>
          <w:rFonts w:ascii="Lucida Sans Unicode" w:hAnsi="Lucida Sans Unicode" w:cs="Lucida Sans Unicode"/>
          <w:sz w:val="21"/>
          <w:szCs w:val="21"/>
        </w:rPr>
      </w:pPr>
      <w:r w:rsidRPr="0038165E">
        <w:rPr>
          <w:rFonts w:ascii="Lucida Sans Unicode" w:hAnsi="Lucida Sans Unicode" w:cs="Lucida Sans Unicode"/>
          <w:sz w:val="21"/>
          <w:szCs w:val="21"/>
        </w:rPr>
        <w:t>Open My Computer. Right click on the C: drive and select Properties from the shortcut menu. A pie chart will appear telling you the used and free space.</w:t>
      </w:r>
    </w:p>
    <w:p w:rsidR="00CC2888" w:rsidRPr="0038165E" w:rsidRDefault="00CC2888" w:rsidP="00CC2888">
      <w:pPr>
        <w:pStyle w:val="NoSpacing"/>
        <w:numPr>
          <w:ilvl w:val="0"/>
          <w:numId w:val="61"/>
        </w:numPr>
        <w:rPr>
          <w:rFonts w:ascii="Lucida Sans Unicode" w:hAnsi="Lucida Sans Unicode" w:cs="Lucida Sans Unicode"/>
          <w:sz w:val="21"/>
          <w:szCs w:val="21"/>
        </w:rPr>
      </w:pPr>
      <w:r w:rsidRPr="0038165E">
        <w:rPr>
          <w:rFonts w:ascii="Lucida Sans Unicode" w:hAnsi="Lucida Sans Unicode" w:cs="Lucida Sans Unicode"/>
          <w:sz w:val="21"/>
          <w:szCs w:val="21"/>
        </w:rPr>
        <w:t>Try running the Disk Cleanup Wizard. This utility can tell you whether you are running out of room and help you clear away some space. Click the Start button and choose Programs | Accessories | System Tools | Disk Cleanup. Choose the disk to clean up (C</w:t>
      </w:r>
      <w:proofErr w:type="gramStart"/>
      <w:r w:rsidRPr="0038165E">
        <w:rPr>
          <w:rFonts w:ascii="Lucida Sans Unicode" w:hAnsi="Lucida Sans Unicode" w:cs="Lucida Sans Unicode"/>
          <w:sz w:val="21"/>
          <w:szCs w:val="21"/>
        </w:rPr>
        <w:t>: )</w:t>
      </w:r>
      <w:proofErr w:type="gramEnd"/>
      <w:r w:rsidRPr="0038165E">
        <w:rPr>
          <w:rFonts w:ascii="Lucida Sans Unicode" w:hAnsi="Lucida Sans Unicode" w:cs="Lucida Sans Unicode"/>
          <w:sz w:val="21"/>
          <w:szCs w:val="21"/>
        </w:rPr>
        <w:t xml:space="preserve"> and let the wizard do the work.</w:t>
      </w:r>
    </w:p>
    <w:p w:rsidR="00CC2888" w:rsidRDefault="00CC2888" w:rsidP="00CC2888">
      <w:pPr>
        <w:jc w:val="center"/>
        <w:rPr>
          <w:b/>
          <w:bCs/>
          <w:sz w:val="40"/>
          <w:szCs w:val="144"/>
        </w:rPr>
      </w:pPr>
    </w:p>
    <w:p w:rsidR="00CC2888" w:rsidRDefault="00CC2888" w:rsidP="00CC2888">
      <w:pPr>
        <w:jc w:val="center"/>
        <w:rPr>
          <w:b/>
          <w:bCs/>
          <w:sz w:val="40"/>
          <w:szCs w:val="144"/>
        </w:rPr>
      </w:pPr>
    </w:p>
    <w:p w:rsidR="00CC2888" w:rsidRDefault="00CC2888" w:rsidP="00CC2888">
      <w:pPr>
        <w:jc w:val="center"/>
        <w:rPr>
          <w:b/>
          <w:bCs/>
          <w:sz w:val="40"/>
          <w:szCs w:val="144"/>
        </w:rPr>
      </w:pPr>
    </w:p>
    <w:p w:rsidR="00CC2888" w:rsidRDefault="00CC2888" w:rsidP="00CC2888">
      <w:pPr>
        <w:jc w:val="center"/>
        <w:rPr>
          <w:b/>
          <w:bCs/>
          <w:sz w:val="40"/>
          <w:szCs w:val="144"/>
        </w:rPr>
      </w:pPr>
    </w:p>
    <w:p w:rsidR="00CC2888" w:rsidRDefault="00CC2888" w:rsidP="00CC2888">
      <w:pPr>
        <w:jc w:val="center"/>
        <w:rPr>
          <w:b/>
          <w:bCs/>
          <w:sz w:val="40"/>
          <w:szCs w:val="144"/>
        </w:rPr>
      </w:pPr>
    </w:p>
    <w:p w:rsidR="00CC2888" w:rsidRDefault="00CC2888"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03253C" w:rsidRDefault="0003253C" w:rsidP="00CC2888">
      <w:pPr>
        <w:pStyle w:val="NoSpacing"/>
        <w:jc w:val="center"/>
        <w:rPr>
          <w:rFonts w:ascii="Lucida Sans Unicode" w:hAnsi="Lucida Sans Unicode" w:cs="Lucida Sans Unicode"/>
          <w:b/>
          <w:sz w:val="40"/>
          <w:szCs w:val="24"/>
        </w:rPr>
      </w:pPr>
    </w:p>
    <w:p w:rsidR="00CC2888" w:rsidRPr="00CD19FB" w:rsidRDefault="00CC2888" w:rsidP="00CC2888">
      <w:pPr>
        <w:pStyle w:val="NoSpacing"/>
        <w:jc w:val="center"/>
        <w:rPr>
          <w:rFonts w:ascii="Lucida Sans Unicode" w:hAnsi="Lucida Sans Unicode" w:cs="Lucida Sans Unicode"/>
          <w:b/>
          <w:sz w:val="40"/>
          <w:szCs w:val="24"/>
        </w:rPr>
      </w:pPr>
      <w:r w:rsidRPr="0004246B">
        <w:rPr>
          <w:rFonts w:ascii="Lucida Sans Unicode" w:hAnsi="Lucida Sans Unicode" w:cs="Lucida Sans Unicode"/>
          <w:b/>
          <w:sz w:val="40"/>
          <w:szCs w:val="24"/>
        </w:rPr>
        <w:t>Practical No.3</w:t>
      </w:r>
    </w:p>
    <w:p w:rsidR="00CC2888" w:rsidRPr="00CD19FB" w:rsidRDefault="00CC2888" w:rsidP="00CC2888">
      <w:pPr>
        <w:pStyle w:val="NoSpacing"/>
        <w:ind w:left="90"/>
        <w:jc w:val="center"/>
        <w:rPr>
          <w:rFonts w:ascii="Lucida Sans Unicode" w:hAnsi="Lucida Sans Unicode" w:cs="Lucida Sans Unicode"/>
          <w:b/>
          <w:sz w:val="36"/>
          <w:szCs w:val="24"/>
          <w:u w:val="single"/>
        </w:rPr>
      </w:pPr>
      <w:proofErr w:type="gramStart"/>
      <w:r w:rsidRPr="00CD19FB">
        <w:rPr>
          <w:rFonts w:ascii="Lucida Sans Unicode" w:hAnsi="Lucida Sans Unicode" w:cs="Lucida Sans Unicode"/>
          <w:b/>
          <w:sz w:val="36"/>
          <w:szCs w:val="24"/>
          <w:u w:val="single"/>
        </w:rPr>
        <w:t>TROUBLESHOOTING OF NETWORK DEVICES AND NETWORK.</w:t>
      </w:r>
      <w:proofErr w:type="gramEnd"/>
    </w:p>
    <w:p w:rsidR="00CC2888" w:rsidRPr="00393CC4" w:rsidRDefault="00CC2888" w:rsidP="00CC2888">
      <w:pPr>
        <w:pStyle w:val="NoSpacing"/>
        <w:rPr>
          <w:rFonts w:ascii="Lucida Sans Unicode" w:hAnsi="Lucida Sans Unicode" w:cs="Lucida Sans Unicode"/>
          <w:sz w:val="24"/>
          <w:szCs w:val="24"/>
        </w:rPr>
      </w:pPr>
    </w:p>
    <w:p w:rsidR="00CC2888" w:rsidRPr="00E027ED" w:rsidRDefault="00CC2888" w:rsidP="00CC2888">
      <w:pPr>
        <w:pStyle w:val="NoSpacing"/>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shd w:val="clear" w:color="auto" w:fill="FFFFFF"/>
        </w:rPr>
        <w:t>Network troubleshooting is primarily done by network engineers or administrators to repair or optimize a network. It is generally done to recover and establish network or Internet connections on end nodes/devices.</w:t>
      </w:r>
    </w:p>
    <w:p w:rsidR="00CC2888" w:rsidRPr="00E027ED" w:rsidRDefault="00CC2888" w:rsidP="00CC2888">
      <w:pPr>
        <w:pStyle w:val="NoSpacing"/>
        <w:ind w:left="720"/>
        <w:rPr>
          <w:rFonts w:ascii="Lucida Sans Unicode" w:eastAsia="Times New Roman" w:hAnsi="Lucida Sans Unicode" w:cs="Lucida Sans Unicode"/>
          <w:sz w:val="21"/>
          <w:szCs w:val="21"/>
          <w:shd w:val="clear" w:color="auto" w:fill="FFFFFF"/>
        </w:rPr>
      </w:pPr>
      <w:r w:rsidRPr="00E027ED">
        <w:rPr>
          <w:rFonts w:ascii="Lucida Sans Unicode" w:eastAsia="Times New Roman" w:hAnsi="Lucida Sans Unicode" w:cs="Lucida Sans Unicode"/>
          <w:sz w:val="21"/>
          <w:szCs w:val="21"/>
          <w:shd w:val="clear" w:color="auto" w:fill="FFFFFF"/>
        </w:rPr>
        <w:t>Some of the processes within network troubleshooting include but are not limited to:</w:t>
      </w:r>
    </w:p>
    <w:p w:rsidR="00CC2888" w:rsidRPr="00E027ED" w:rsidRDefault="00CC2888" w:rsidP="00CC2888">
      <w:pPr>
        <w:pStyle w:val="NoSpacing"/>
        <w:numPr>
          <w:ilvl w:val="0"/>
          <w:numId w:val="67"/>
        </w:numPr>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rPr>
        <w:lastRenderedPageBreak/>
        <w:br/>
        <w:t>Finding and resolving problems and establishing Internet/network connection of a computer/device/node</w:t>
      </w:r>
    </w:p>
    <w:p w:rsidR="00CC2888" w:rsidRPr="00E027ED" w:rsidRDefault="00CC2888" w:rsidP="00CC2888">
      <w:pPr>
        <w:pStyle w:val="NoSpacing"/>
        <w:numPr>
          <w:ilvl w:val="0"/>
          <w:numId w:val="66"/>
        </w:numPr>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rPr>
        <w:t>Configuring a router, switch or any network management device</w:t>
      </w:r>
    </w:p>
    <w:p w:rsidR="00CC2888" w:rsidRPr="00E027ED" w:rsidRDefault="00CC2888" w:rsidP="00CC2888">
      <w:pPr>
        <w:pStyle w:val="NoSpacing"/>
        <w:numPr>
          <w:ilvl w:val="0"/>
          <w:numId w:val="66"/>
        </w:numPr>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rPr>
        <w:t>Installing cables or Wi-Fi devices</w:t>
      </w:r>
    </w:p>
    <w:p w:rsidR="00CC2888" w:rsidRPr="00E027ED" w:rsidRDefault="00CC2888" w:rsidP="00CC2888">
      <w:pPr>
        <w:pStyle w:val="NoSpacing"/>
        <w:numPr>
          <w:ilvl w:val="0"/>
          <w:numId w:val="66"/>
        </w:numPr>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rPr>
        <w:t>Updating firmware devices on router switch</w:t>
      </w:r>
    </w:p>
    <w:p w:rsidR="00CC2888" w:rsidRPr="00E027ED" w:rsidRDefault="00CC2888" w:rsidP="00CC2888">
      <w:pPr>
        <w:pStyle w:val="NoSpacing"/>
        <w:numPr>
          <w:ilvl w:val="0"/>
          <w:numId w:val="66"/>
        </w:numPr>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rPr>
        <w:t>Removing viruses</w:t>
      </w:r>
    </w:p>
    <w:p w:rsidR="00CC2888" w:rsidRPr="00E027ED" w:rsidRDefault="00CC2888" w:rsidP="00CC2888">
      <w:pPr>
        <w:pStyle w:val="NoSpacing"/>
        <w:numPr>
          <w:ilvl w:val="0"/>
          <w:numId w:val="66"/>
        </w:numPr>
        <w:rPr>
          <w:rFonts w:ascii="Lucida Sans Unicode" w:eastAsia="Times New Roman" w:hAnsi="Lucida Sans Unicode" w:cs="Lucida Sans Unicode"/>
          <w:sz w:val="21"/>
          <w:szCs w:val="21"/>
        </w:rPr>
      </w:pPr>
      <w:r w:rsidRPr="00E027ED">
        <w:rPr>
          <w:rFonts w:ascii="Lucida Sans Unicode" w:eastAsia="Times New Roman" w:hAnsi="Lucida Sans Unicode" w:cs="Lucida Sans Unicode"/>
          <w:sz w:val="21"/>
          <w:szCs w:val="21"/>
        </w:rPr>
        <w:t>Adding, configuring and reinstalling a network printer</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eastAsia="Times New Roman" w:hAnsi="Lucida Sans Unicode" w:cs="Lucida Sans Unicode"/>
          <w:sz w:val="21"/>
          <w:szCs w:val="21"/>
        </w:rPr>
        <w:br/>
      </w:r>
      <w:r w:rsidRPr="00E027ED">
        <w:rPr>
          <w:rFonts w:ascii="Lucida Sans Unicode" w:eastAsia="Times New Roman" w:hAnsi="Lucida Sans Unicode" w:cs="Lucida Sans Unicode"/>
          <w:sz w:val="21"/>
          <w:szCs w:val="21"/>
          <w:shd w:val="clear" w:color="auto" w:fill="FFFFFF"/>
        </w:rPr>
        <w:t>Network troubleshooting can be a manual or automated task. When using automated tools, network management can be done using network diagnostic software.</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Local area networks (LAN) are integral to the operation of many businesses today. The most common LANs use Ethernet, a data link layer protocol, and Internet Protocol (IP), a network layer protocol.</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A LAN is comprised of many elements: printers, monitors, PCs, IP phones, servers, storage hardware, networking equipment, security software, network applications, enterprise applications, office productivity applications, and more. Devices on the network are linked physically by twisted pair copper, fiber or wireless access points.</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LAN Network Troubleshooting is typically the job for the frontline network support staff - engineers and technicians. Common Ethernet network troubleshooting problems include user connection issues and slow networks.</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Root causes of Ethernet network troubleshooting problems are frequently caused by one of these three sources:</w:t>
      </w:r>
    </w:p>
    <w:p w:rsidR="00CC2888" w:rsidRPr="00393CC4" w:rsidRDefault="00CC2888" w:rsidP="00CC2888">
      <w:pPr>
        <w:pStyle w:val="NoSpacing"/>
        <w:rPr>
          <w:rFonts w:ascii="Lucida Sans Unicode" w:hAnsi="Lucida Sans Unicode" w:cs="Lucida Sans Unicode"/>
          <w:sz w:val="24"/>
          <w:szCs w:val="24"/>
        </w:rPr>
      </w:pP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1</w:t>
      </w:r>
      <w:r w:rsidRPr="00E027ED">
        <w:rPr>
          <w:rFonts w:ascii="Lucida Sans Unicode" w:hAnsi="Lucida Sans Unicode" w:cs="Lucida Sans Unicode"/>
          <w:b/>
          <w:sz w:val="21"/>
          <w:szCs w:val="21"/>
        </w:rPr>
        <w:t>. Physical layer</w:t>
      </w:r>
      <w:r w:rsidRPr="00E027ED">
        <w:rPr>
          <w:rFonts w:ascii="Lucida Sans Unicode" w:hAnsi="Lucida Sans Unicode" w:cs="Lucida Sans Unicode"/>
          <w:sz w:val="21"/>
          <w:szCs w:val="21"/>
        </w:rPr>
        <w:t>: copper, fiber or wireless</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b/>
          <w:sz w:val="21"/>
          <w:szCs w:val="21"/>
        </w:rPr>
      </w:pPr>
      <w:r w:rsidRPr="00E027ED">
        <w:rPr>
          <w:rFonts w:ascii="Lucida Sans Unicode" w:hAnsi="Lucida Sans Unicode" w:cs="Lucida Sans Unicode"/>
          <w:b/>
          <w:sz w:val="21"/>
          <w:szCs w:val="21"/>
        </w:rPr>
        <w:t>Possible causes:</w:t>
      </w:r>
    </w:p>
    <w:p w:rsidR="00CC2888" w:rsidRPr="00E027ED" w:rsidRDefault="00CC2888" w:rsidP="00CC2888">
      <w:pPr>
        <w:pStyle w:val="NoSpacing"/>
        <w:numPr>
          <w:ilvl w:val="0"/>
          <w:numId w:val="63"/>
        </w:numPr>
        <w:rPr>
          <w:rFonts w:ascii="Lucida Sans Unicode" w:hAnsi="Lucida Sans Unicode" w:cs="Lucida Sans Unicode"/>
          <w:sz w:val="21"/>
          <w:szCs w:val="21"/>
        </w:rPr>
      </w:pPr>
      <w:r w:rsidRPr="00E027ED">
        <w:rPr>
          <w:rFonts w:ascii="Lucida Sans Unicode" w:hAnsi="Lucida Sans Unicode" w:cs="Lucida Sans Unicode"/>
          <w:sz w:val="21"/>
          <w:szCs w:val="21"/>
        </w:rPr>
        <w:t>Damaged or dirty cabling or terminations</w:t>
      </w:r>
    </w:p>
    <w:p w:rsidR="00CC2888" w:rsidRPr="00E027ED" w:rsidRDefault="00CC2888" w:rsidP="00CC2888">
      <w:pPr>
        <w:pStyle w:val="NoSpacing"/>
        <w:numPr>
          <w:ilvl w:val="0"/>
          <w:numId w:val="63"/>
        </w:numPr>
        <w:rPr>
          <w:rFonts w:ascii="Lucida Sans Unicode" w:hAnsi="Lucida Sans Unicode" w:cs="Lucida Sans Unicode"/>
          <w:sz w:val="21"/>
          <w:szCs w:val="21"/>
        </w:rPr>
      </w:pPr>
      <w:r w:rsidRPr="00E027ED">
        <w:rPr>
          <w:rFonts w:ascii="Lucida Sans Unicode" w:hAnsi="Lucida Sans Unicode" w:cs="Lucida Sans Unicode"/>
          <w:sz w:val="21"/>
          <w:szCs w:val="21"/>
        </w:rPr>
        <w:t>Excessive signal attenuation</w:t>
      </w:r>
    </w:p>
    <w:p w:rsidR="00CC2888" w:rsidRPr="00E027ED" w:rsidRDefault="00CC2888" w:rsidP="00CC2888">
      <w:pPr>
        <w:pStyle w:val="NoSpacing"/>
        <w:numPr>
          <w:ilvl w:val="0"/>
          <w:numId w:val="63"/>
        </w:numPr>
        <w:rPr>
          <w:rFonts w:ascii="Lucida Sans Unicode" w:hAnsi="Lucida Sans Unicode" w:cs="Lucida Sans Unicode"/>
          <w:sz w:val="21"/>
          <w:szCs w:val="21"/>
        </w:rPr>
      </w:pPr>
      <w:r w:rsidRPr="00E027ED">
        <w:rPr>
          <w:rFonts w:ascii="Lucida Sans Unicode" w:hAnsi="Lucida Sans Unicode" w:cs="Lucida Sans Unicode"/>
          <w:sz w:val="21"/>
          <w:szCs w:val="21"/>
        </w:rPr>
        <w:t>Insufficient cable bandwidth</w:t>
      </w:r>
    </w:p>
    <w:p w:rsidR="00CC2888" w:rsidRPr="00E027ED" w:rsidRDefault="00CC2888" w:rsidP="00CC2888">
      <w:pPr>
        <w:pStyle w:val="NoSpacing"/>
        <w:numPr>
          <w:ilvl w:val="0"/>
          <w:numId w:val="63"/>
        </w:numPr>
        <w:rPr>
          <w:rFonts w:ascii="Lucida Sans Unicode" w:hAnsi="Lucida Sans Unicode" w:cs="Lucida Sans Unicode"/>
          <w:sz w:val="21"/>
          <w:szCs w:val="21"/>
        </w:rPr>
      </w:pPr>
      <w:r w:rsidRPr="00E027ED">
        <w:rPr>
          <w:rFonts w:ascii="Lucida Sans Unicode" w:hAnsi="Lucida Sans Unicode" w:cs="Lucida Sans Unicode"/>
          <w:sz w:val="21"/>
          <w:szCs w:val="21"/>
        </w:rPr>
        <w:t>Wireless interference</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 xml:space="preserve">2. </w:t>
      </w:r>
      <w:r w:rsidRPr="00E027ED">
        <w:rPr>
          <w:rFonts w:ascii="Lucida Sans Unicode" w:hAnsi="Lucida Sans Unicode" w:cs="Lucida Sans Unicode"/>
          <w:b/>
          <w:sz w:val="21"/>
          <w:szCs w:val="21"/>
        </w:rPr>
        <w:t>Network Layer</w:t>
      </w:r>
      <w:r w:rsidRPr="00E027ED">
        <w:rPr>
          <w:rFonts w:ascii="Lucida Sans Unicode" w:hAnsi="Lucida Sans Unicode" w:cs="Lucida Sans Unicode"/>
          <w:sz w:val="21"/>
          <w:szCs w:val="21"/>
        </w:rPr>
        <w:t>: Ethernet and IP</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b/>
          <w:sz w:val="21"/>
          <w:szCs w:val="21"/>
        </w:rPr>
      </w:pPr>
      <w:r w:rsidRPr="00E027ED">
        <w:rPr>
          <w:rFonts w:ascii="Lucida Sans Unicode" w:hAnsi="Lucida Sans Unicode" w:cs="Lucida Sans Unicode"/>
          <w:b/>
          <w:sz w:val="21"/>
          <w:szCs w:val="21"/>
        </w:rPr>
        <w:t>Possible causes:</w:t>
      </w:r>
    </w:p>
    <w:p w:rsidR="00CC2888" w:rsidRPr="00E027ED" w:rsidRDefault="00CC2888" w:rsidP="00CC2888">
      <w:pPr>
        <w:pStyle w:val="NoSpacing"/>
        <w:numPr>
          <w:ilvl w:val="0"/>
          <w:numId w:val="64"/>
        </w:numPr>
        <w:rPr>
          <w:rFonts w:ascii="Lucida Sans Unicode" w:hAnsi="Lucida Sans Unicode" w:cs="Lucida Sans Unicode"/>
          <w:sz w:val="21"/>
          <w:szCs w:val="21"/>
        </w:rPr>
      </w:pPr>
      <w:r w:rsidRPr="00E027ED">
        <w:rPr>
          <w:rFonts w:ascii="Lucida Sans Unicode" w:hAnsi="Lucida Sans Unicode" w:cs="Lucida Sans Unicode"/>
          <w:sz w:val="21"/>
          <w:szCs w:val="21"/>
        </w:rPr>
        <w:lastRenderedPageBreak/>
        <w:t>Damaged networking devices</w:t>
      </w:r>
    </w:p>
    <w:p w:rsidR="00CC2888" w:rsidRPr="00E027ED" w:rsidRDefault="00CC2888" w:rsidP="00CC2888">
      <w:pPr>
        <w:pStyle w:val="NoSpacing"/>
        <w:numPr>
          <w:ilvl w:val="0"/>
          <w:numId w:val="64"/>
        </w:numPr>
        <w:rPr>
          <w:rFonts w:ascii="Lucida Sans Unicode" w:hAnsi="Lucida Sans Unicode" w:cs="Lucida Sans Unicode"/>
          <w:sz w:val="21"/>
          <w:szCs w:val="21"/>
        </w:rPr>
      </w:pPr>
      <w:r w:rsidRPr="00E027ED">
        <w:rPr>
          <w:rFonts w:ascii="Lucida Sans Unicode" w:hAnsi="Lucida Sans Unicode" w:cs="Lucida Sans Unicode"/>
          <w:sz w:val="21"/>
          <w:szCs w:val="21"/>
        </w:rPr>
        <w:t>Incorrect or sub-optimal device configurations</w:t>
      </w:r>
    </w:p>
    <w:p w:rsidR="00CC2888" w:rsidRPr="00E027ED" w:rsidRDefault="00CC2888" w:rsidP="00CC2888">
      <w:pPr>
        <w:pStyle w:val="NoSpacing"/>
        <w:numPr>
          <w:ilvl w:val="0"/>
          <w:numId w:val="64"/>
        </w:numPr>
        <w:rPr>
          <w:rFonts w:ascii="Lucida Sans Unicode" w:hAnsi="Lucida Sans Unicode" w:cs="Lucida Sans Unicode"/>
          <w:sz w:val="21"/>
          <w:szCs w:val="21"/>
        </w:rPr>
      </w:pPr>
      <w:r w:rsidRPr="00E027ED">
        <w:rPr>
          <w:rFonts w:ascii="Lucida Sans Unicode" w:hAnsi="Lucida Sans Unicode" w:cs="Lucida Sans Unicode"/>
          <w:sz w:val="21"/>
          <w:szCs w:val="21"/>
        </w:rPr>
        <w:t>Authentication and association issues</w:t>
      </w:r>
    </w:p>
    <w:p w:rsidR="00CC2888" w:rsidRPr="00E027ED" w:rsidRDefault="00CC2888" w:rsidP="00CC2888">
      <w:pPr>
        <w:pStyle w:val="NoSpacing"/>
        <w:numPr>
          <w:ilvl w:val="0"/>
          <w:numId w:val="64"/>
        </w:numPr>
        <w:rPr>
          <w:rFonts w:ascii="Lucida Sans Unicode" w:hAnsi="Lucida Sans Unicode" w:cs="Lucida Sans Unicode"/>
          <w:sz w:val="21"/>
          <w:szCs w:val="21"/>
        </w:rPr>
      </w:pPr>
      <w:r w:rsidRPr="00E027ED">
        <w:rPr>
          <w:rFonts w:ascii="Lucida Sans Unicode" w:hAnsi="Lucida Sans Unicode" w:cs="Lucida Sans Unicode"/>
          <w:sz w:val="21"/>
          <w:szCs w:val="21"/>
        </w:rPr>
        <w:t>Insufficient network bandwidth</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b/>
          <w:sz w:val="21"/>
          <w:szCs w:val="21"/>
        </w:rPr>
      </w:pPr>
      <w:r w:rsidRPr="00E027ED">
        <w:rPr>
          <w:rFonts w:ascii="Lucida Sans Unicode" w:hAnsi="Lucida Sans Unicode" w:cs="Lucida Sans Unicode"/>
          <w:sz w:val="21"/>
          <w:szCs w:val="21"/>
        </w:rPr>
        <w:t xml:space="preserve">3. </w:t>
      </w:r>
      <w:r w:rsidRPr="00E027ED">
        <w:rPr>
          <w:rFonts w:ascii="Lucida Sans Unicode" w:hAnsi="Lucida Sans Unicode" w:cs="Lucida Sans Unicode"/>
          <w:b/>
          <w:sz w:val="21"/>
          <w:szCs w:val="21"/>
        </w:rPr>
        <w:t>Switches and VLANs</w:t>
      </w:r>
    </w:p>
    <w:p w:rsidR="00CC2888" w:rsidRPr="00E027ED" w:rsidRDefault="00CC2888" w:rsidP="00CC2888">
      <w:pPr>
        <w:pStyle w:val="NoSpacing"/>
        <w:rPr>
          <w:rFonts w:ascii="Lucida Sans Unicode" w:hAnsi="Lucida Sans Unicode" w:cs="Lucida Sans Unicode"/>
          <w:sz w:val="21"/>
          <w:szCs w:val="21"/>
        </w:rPr>
      </w:pPr>
    </w:p>
    <w:p w:rsidR="00CC2888" w:rsidRPr="00E027ED" w:rsidRDefault="00CC2888" w:rsidP="00CC2888">
      <w:pPr>
        <w:pStyle w:val="NoSpacing"/>
        <w:rPr>
          <w:rFonts w:ascii="Lucida Sans Unicode" w:hAnsi="Lucida Sans Unicode" w:cs="Lucida Sans Unicode"/>
          <w:b/>
          <w:sz w:val="21"/>
          <w:szCs w:val="21"/>
        </w:rPr>
      </w:pPr>
      <w:r w:rsidRPr="00E027ED">
        <w:rPr>
          <w:rFonts w:ascii="Lucida Sans Unicode" w:hAnsi="Lucida Sans Unicode" w:cs="Lucida Sans Unicode"/>
          <w:b/>
          <w:sz w:val="21"/>
          <w:szCs w:val="21"/>
        </w:rPr>
        <w:t>Possible causes:</w:t>
      </w:r>
    </w:p>
    <w:p w:rsidR="00CC2888" w:rsidRPr="00E027ED" w:rsidRDefault="00CC2888" w:rsidP="00CC2888">
      <w:pPr>
        <w:pStyle w:val="NoSpacing"/>
        <w:numPr>
          <w:ilvl w:val="0"/>
          <w:numId w:val="65"/>
        </w:numPr>
        <w:rPr>
          <w:rFonts w:ascii="Lucida Sans Unicode" w:hAnsi="Lucida Sans Unicode" w:cs="Lucida Sans Unicode"/>
          <w:sz w:val="21"/>
          <w:szCs w:val="21"/>
        </w:rPr>
      </w:pPr>
      <w:r w:rsidRPr="00E027ED">
        <w:rPr>
          <w:rFonts w:ascii="Lucida Sans Unicode" w:hAnsi="Lucida Sans Unicode" w:cs="Lucida Sans Unicode"/>
          <w:sz w:val="21"/>
          <w:szCs w:val="21"/>
        </w:rPr>
        <w:t>Excessive utilization</w:t>
      </w:r>
    </w:p>
    <w:p w:rsidR="00CC2888" w:rsidRPr="00E027ED" w:rsidRDefault="00CC2888" w:rsidP="00CC2888">
      <w:pPr>
        <w:pStyle w:val="NoSpacing"/>
        <w:numPr>
          <w:ilvl w:val="0"/>
          <w:numId w:val="65"/>
        </w:numPr>
        <w:rPr>
          <w:rFonts w:ascii="Lucida Sans Unicode" w:hAnsi="Lucida Sans Unicode" w:cs="Lucida Sans Unicode"/>
          <w:sz w:val="21"/>
          <w:szCs w:val="21"/>
        </w:rPr>
      </w:pPr>
      <w:r w:rsidRPr="00E027ED">
        <w:rPr>
          <w:rFonts w:ascii="Lucida Sans Unicode" w:hAnsi="Lucida Sans Unicode" w:cs="Lucida Sans Unicode"/>
          <w:sz w:val="21"/>
          <w:szCs w:val="21"/>
        </w:rPr>
        <w:t>Too many errors</w:t>
      </w:r>
    </w:p>
    <w:p w:rsidR="00CC2888" w:rsidRPr="00E027ED" w:rsidRDefault="00CC2888" w:rsidP="00CC2888">
      <w:pPr>
        <w:pStyle w:val="NoSpacing"/>
        <w:numPr>
          <w:ilvl w:val="0"/>
          <w:numId w:val="65"/>
        </w:numPr>
        <w:rPr>
          <w:rFonts w:ascii="Lucida Sans Unicode" w:hAnsi="Lucida Sans Unicode" w:cs="Lucida Sans Unicode"/>
          <w:sz w:val="21"/>
          <w:szCs w:val="21"/>
        </w:rPr>
      </w:pPr>
      <w:r w:rsidRPr="00E027ED">
        <w:rPr>
          <w:rFonts w:ascii="Lucida Sans Unicode" w:hAnsi="Lucida Sans Unicode" w:cs="Lucida Sans Unicode"/>
          <w:sz w:val="21"/>
          <w:szCs w:val="21"/>
        </w:rPr>
        <w:t>Incorrectly assigned VLAN membership</w:t>
      </w:r>
    </w:p>
    <w:p w:rsidR="00CC2888" w:rsidRPr="00E027ED" w:rsidRDefault="00CC2888" w:rsidP="00CC2888">
      <w:pPr>
        <w:pStyle w:val="NoSpacing"/>
        <w:numPr>
          <w:ilvl w:val="0"/>
          <w:numId w:val="65"/>
        </w:numPr>
        <w:rPr>
          <w:rFonts w:ascii="Lucida Sans Unicode" w:hAnsi="Lucida Sans Unicode" w:cs="Lucida Sans Unicode"/>
          <w:sz w:val="21"/>
          <w:szCs w:val="21"/>
        </w:rPr>
      </w:pPr>
      <w:r w:rsidRPr="00E027ED">
        <w:rPr>
          <w:rFonts w:ascii="Lucida Sans Unicode" w:hAnsi="Lucida Sans Unicode" w:cs="Lucida Sans Unicode"/>
          <w:sz w:val="21"/>
          <w:szCs w:val="21"/>
        </w:rPr>
        <w:t>Traffic priority (CoS/QoS) issues</w:t>
      </w:r>
    </w:p>
    <w:p w:rsidR="00CC2888" w:rsidRPr="00393CC4" w:rsidRDefault="00CC2888" w:rsidP="00CC2888">
      <w:pPr>
        <w:pStyle w:val="NoSpacing"/>
        <w:rPr>
          <w:rFonts w:ascii="Lucida Sans Unicode" w:hAnsi="Lucida Sans Unicode" w:cs="Lucida Sans Unicode"/>
          <w:sz w:val="24"/>
          <w:szCs w:val="24"/>
        </w:rPr>
      </w:pPr>
    </w:p>
    <w:p w:rsidR="00CC2888" w:rsidRPr="00393CC4" w:rsidRDefault="00CC2888" w:rsidP="00CC2888">
      <w:pPr>
        <w:pStyle w:val="NoSpacing"/>
        <w:rPr>
          <w:rFonts w:ascii="Lucida Sans Unicode" w:hAnsi="Lucida Sans Unicode" w:cs="Lucida Sans Unicode"/>
          <w:b/>
          <w:sz w:val="24"/>
          <w:szCs w:val="24"/>
        </w:rPr>
      </w:pPr>
      <w:r w:rsidRPr="00393CC4">
        <w:rPr>
          <w:rFonts w:ascii="Lucida Sans Unicode" w:hAnsi="Lucida Sans Unicode" w:cs="Lucida Sans Unicode"/>
          <w:b/>
          <w:sz w:val="24"/>
          <w:szCs w:val="24"/>
        </w:rPr>
        <w:t>Best practices for successful network Ethernet troubleshooting include these steps:</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 xml:space="preserve">1. </w:t>
      </w:r>
      <w:r w:rsidRPr="00E027ED">
        <w:rPr>
          <w:rFonts w:ascii="Lucida Sans Unicode" w:hAnsi="Lucida Sans Unicode" w:cs="Lucida Sans Unicode"/>
          <w:b/>
          <w:sz w:val="21"/>
          <w:szCs w:val="21"/>
        </w:rPr>
        <w:t>Identify the exact issue or problem:</w:t>
      </w:r>
      <w:r w:rsidRPr="00E027ED">
        <w:rPr>
          <w:rFonts w:ascii="Lucida Sans Unicode" w:hAnsi="Lucida Sans Unicode" w:cs="Lucida Sans Unicode"/>
          <w:sz w:val="21"/>
          <w:szCs w:val="21"/>
        </w:rPr>
        <w:t xml:space="preserve"> Have the person who reported the problem explain how normal operation appears, and then demonstrate the perceived problem.</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 xml:space="preserve">2. </w:t>
      </w:r>
      <w:r w:rsidRPr="00E027ED">
        <w:rPr>
          <w:rFonts w:ascii="Lucida Sans Unicode" w:hAnsi="Lucida Sans Unicode" w:cs="Lucida Sans Unicode"/>
          <w:b/>
          <w:sz w:val="21"/>
          <w:szCs w:val="21"/>
        </w:rPr>
        <w:t>Recreate the problem if possible:</w:t>
      </w:r>
      <w:r w:rsidRPr="00E027ED">
        <w:rPr>
          <w:rFonts w:ascii="Lucida Sans Unicode" w:hAnsi="Lucida Sans Unicode" w:cs="Lucida Sans Unicode"/>
          <w:sz w:val="21"/>
          <w:szCs w:val="21"/>
        </w:rPr>
        <w:t xml:space="preserve"> Ask yourself if you understand the symptoms, and verify the reported problem yourself if possible.</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 xml:space="preserve">3. </w:t>
      </w:r>
      <w:r w:rsidRPr="00E027ED">
        <w:rPr>
          <w:rFonts w:ascii="Lucida Sans Unicode" w:hAnsi="Lucida Sans Unicode" w:cs="Lucida Sans Unicode"/>
          <w:b/>
          <w:sz w:val="21"/>
          <w:szCs w:val="21"/>
        </w:rPr>
        <w:t>Localize and isolate the cause:</w:t>
      </w:r>
      <w:r w:rsidRPr="00E027ED">
        <w:rPr>
          <w:rFonts w:ascii="Lucida Sans Unicode" w:hAnsi="Lucida Sans Unicode" w:cs="Lucida Sans Unicode"/>
          <w:sz w:val="21"/>
          <w:szCs w:val="21"/>
        </w:rPr>
        <w:t xml:space="preserve"> Attempt to isolate the problem to a single device, connection, or software application.</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4</w:t>
      </w:r>
      <w:r w:rsidRPr="00E027ED">
        <w:rPr>
          <w:rFonts w:ascii="Lucida Sans Unicode" w:hAnsi="Lucida Sans Unicode" w:cs="Lucida Sans Unicode"/>
          <w:b/>
          <w:sz w:val="21"/>
          <w:szCs w:val="21"/>
        </w:rPr>
        <w:t>. Formulate a network troubleshooting plan for solving the problem:</w:t>
      </w:r>
      <w:r w:rsidRPr="00E027ED">
        <w:rPr>
          <w:rFonts w:ascii="Lucida Sans Unicode" w:hAnsi="Lucida Sans Unicode" w:cs="Lucida Sans Unicode"/>
          <w:sz w:val="21"/>
          <w:szCs w:val="21"/>
        </w:rPr>
        <w:t xml:space="preserve"> Research and/or consider the possible solutions to the problem. Consider the possibility that some solutions to the problem at hand may introduce other problems.</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 xml:space="preserve">5. </w:t>
      </w:r>
      <w:r w:rsidRPr="00E027ED">
        <w:rPr>
          <w:rFonts w:ascii="Lucida Sans Unicode" w:hAnsi="Lucida Sans Unicode" w:cs="Lucida Sans Unicode"/>
          <w:b/>
          <w:sz w:val="21"/>
          <w:szCs w:val="21"/>
        </w:rPr>
        <w:t>Implement the network troubleshooting plan:</w:t>
      </w:r>
      <w:r w:rsidRPr="00E027ED">
        <w:rPr>
          <w:rFonts w:ascii="Lucida Sans Unicode" w:hAnsi="Lucida Sans Unicode" w:cs="Lucida Sans Unicode"/>
          <w:sz w:val="21"/>
          <w:szCs w:val="21"/>
        </w:rPr>
        <w:t xml:space="preserve"> Your actual solution to the problem may be replacing hardware, implementing a software patch, reinstalling the application or component or cleaning a virus infected file. If the problem is the user account, the user’s security settings or logon scripts may need to be adjusted.</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 xml:space="preserve">6. </w:t>
      </w:r>
      <w:r w:rsidRPr="00E027ED">
        <w:rPr>
          <w:rFonts w:ascii="Lucida Sans Unicode" w:hAnsi="Lucida Sans Unicode" w:cs="Lucida Sans Unicode"/>
          <w:b/>
          <w:sz w:val="21"/>
          <w:szCs w:val="21"/>
        </w:rPr>
        <w:t>Test to verify that the problem has been resolved:</w:t>
      </w:r>
      <w:r w:rsidRPr="00E027ED">
        <w:rPr>
          <w:rFonts w:ascii="Lucida Sans Unicode" w:hAnsi="Lucida Sans Unicode" w:cs="Lucida Sans Unicode"/>
          <w:sz w:val="21"/>
          <w:szCs w:val="21"/>
        </w:rPr>
        <w:t xml:space="preserve"> After you have implemented the solution, ensure that the entire problem has been resolved by having the user test for the problem again.</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7</w:t>
      </w:r>
      <w:r w:rsidRPr="00E027ED">
        <w:rPr>
          <w:rFonts w:ascii="Lucida Sans Unicode" w:hAnsi="Lucida Sans Unicode" w:cs="Lucida Sans Unicode"/>
          <w:b/>
          <w:sz w:val="21"/>
          <w:szCs w:val="21"/>
        </w:rPr>
        <w:t>. Document the problem and solution:</w:t>
      </w:r>
      <w:r w:rsidRPr="00E027ED">
        <w:rPr>
          <w:rFonts w:ascii="Lucida Sans Unicode" w:hAnsi="Lucida Sans Unicode" w:cs="Lucida Sans Unicode"/>
          <w:sz w:val="21"/>
          <w:szCs w:val="21"/>
        </w:rPr>
        <w:t xml:space="preserve"> Documentation can be used for future reference to help you troubleshoot the same or similar problem. You can also use the documentation to prepare reports on common network problems for management and/or users, or to train new network users, network troubleshooters, or members of the network support team.</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8</w:t>
      </w:r>
      <w:r w:rsidRPr="00E027ED">
        <w:rPr>
          <w:rFonts w:ascii="Lucida Sans Unicode" w:hAnsi="Lucida Sans Unicode" w:cs="Lucida Sans Unicode"/>
          <w:b/>
          <w:sz w:val="21"/>
          <w:szCs w:val="21"/>
        </w:rPr>
        <w:t>. Provide feedback to the user:</w:t>
      </w:r>
      <w:r w:rsidRPr="00E027ED">
        <w:rPr>
          <w:rFonts w:ascii="Lucida Sans Unicode" w:hAnsi="Lucida Sans Unicode" w:cs="Lucida Sans Unicode"/>
          <w:sz w:val="21"/>
          <w:szCs w:val="21"/>
        </w:rPr>
        <w:t xml:space="preserve"> This encourages users to report similar situations in the future, which will improve the performance of your network. If the user could have done something to correct or avoid the issue, providing feedback may reduce the number of future network problems.</w:t>
      </w:r>
    </w:p>
    <w:p w:rsidR="00CC2888" w:rsidRDefault="00CC2888" w:rsidP="00CC2888">
      <w:pPr>
        <w:pStyle w:val="NoSpacing"/>
        <w:rPr>
          <w:rFonts w:ascii="Lucida Sans Unicode" w:hAnsi="Lucida Sans Unicode" w:cs="Lucida Sans Unicode"/>
          <w:b/>
          <w:sz w:val="24"/>
          <w:szCs w:val="24"/>
        </w:rPr>
      </w:pPr>
    </w:p>
    <w:p w:rsidR="00CC2888" w:rsidRPr="00393CC4" w:rsidRDefault="00CC2888" w:rsidP="00CC2888">
      <w:pPr>
        <w:pStyle w:val="NoSpacing"/>
        <w:rPr>
          <w:rFonts w:ascii="Lucida Sans Unicode" w:hAnsi="Lucida Sans Unicode" w:cs="Lucida Sans Unicode"/>
          <w:b/>
          <w:sz w:val="24"/>
          <w:szCs w:val="24"/>
        </w:rPr>
      </w:pPr>
      <w:r w:rsidRPr="00393CC4">
        <w:rPr>
          <w:rFonts w:ascii="Lucida Sans Unicode" w:hAnsi="Lucida Sans Unicode" w:cs="Lucida Sans Unicode"/>
          <w:b/>
          <w:sz w:val="24"/>
          <w:szCs w:val="24"/>
        </w:rPr>
        <w:t>Importance of LAN troubleshooting tools and training</w:t>
      </w:r>
    </w:p>
    <w:p w:rsidR="00CC2888" w:rsidRPr="00E027ED" w:rsidRDefault="00CC2888" w:rsidP="00CC2888">
      <w:pPr>
        <w:pStyle w:val="NoSpacing"/>
        <w:rPr>
          <w:rFonts w:ascii="Lucida Sans Unicode" w:hAnsi="Lucida Sans Unicode" w:cs="Lucida Sans Unicode"/>
          <w:sz w:val="21"/>
          <w:szCs w:val="21"/>
        </w:rPr>
      </w:pPr>
      <w:r w:rsidRPr="00E027ED">
        <w:rPr>
          <w:rFonts w:ascii="Lucida Sans Unicode" w:hAnsi="Lucida Sans Unicode" w:cs="Lucida Sans Unicode"/>
          <w:sz w:val="21"/>
          <w:szCs w:val="21"/>
        </w:rPr>
        <w:t>Giving frontline network support staff the proper training, the right tools, and a solid network troubleshooting methodology results in faster LAN problem solving - saving staff time, closing trouble tickets quicker, minimizing downtime, and getting network users back to productivity faster.</w:t>
      </w:r>
    </w:p>
    <w:p w:rsidR="00CC2888" w:rsidRPr="00393CC4" w:rsidRDefault="00CC2888" w:rsidP="00CC2888">
      <w:pPr>
        <w:pStyle w:val="NoSpacing"/>
        <w:rPr>
          <w:rFonts w:ascii="Lucida Sans Unicode" w:hAnsi="Lucida Sans Unicode" w:cs="Lucida Sans Unicode"/>
          <w:sz w:val="24"/>
          <w:szCs w:val="24"/>
        </w:rPr>
      </w:pPr>
    </w:p>
    <w:p w:rsidR="00CC2888" w:rsidRPr="00393CC4" w:rsidRDefault="00CC2888" w:rsidP="00CC2888">
      <w:pPr>
        <w:pStyle w:val="NoSpacing"/>
        <w:rPr>
          <w:rFonts w:ascii="Lucida Sans Unicode" w:hAnsi="Lucida Sans Unicode" w:cs="Lucida Sans Unicode"/>
          <w:b/>
          <w:sz w:val="24"/>
          <w:szCs w:val="24"/>
        </w:rPr>
      </w:pPr>
      <w:r w:rsidRPr="00393CC4">
        <w:rPr>
          <w:rFonts w:ascii="Lucida Sans Unicode" w:hAnsi="Lucida Sans Unicode" w:cs="Lucida Sans Unicode"/>
          <w:b/>
          <w:sz w:val="24"/>
          <w:szCs w:val="24"/>
        </w:rPr>
        <w:t>INTRODUCTION</w:t>
      </w:r>
    </w:p>
    <w:p w:rsidR="00CC2888" w:rsidRPr="00522109" w:rsidRDefault="00CC2888" w:rsidP="00CC2888">
      <w:pPr>
        <w:pStyle w:val="NoSpacing"/>
        <w:rPr>
          <w:rFonts w:ascii="Lucida Sans Unicode" w:hAnsi="Lucida Sans Unicode" w:cs="Lucida Sans Unicode"/>
          <w:sz w:val="21"/>
          <w:szCs w:val="21"/>
        </w:rPr>
      </w:pPr>
      <w:r w:rsidRPr="00522109">
        <w:rPr>
          <w:rFonts w:ascii="Lucida Sans Unicode" w:hAnsi="Lucida Sans Unicode" w:cs="Lucida Sans Unicode"/>
          <w:sz w:val="21"/>
          <w:szCs w:val="21"/>
        </w:rPr>
        <w:t>Whether you have a small Windows network in your house with only one PC or a large Windows enterprise network with thousands of PCs and servers, troubleshooting Windows networking can be challenging. You can trust me on this topic as I have performed troubleshooting on LANs &amp; WANs, SMB networks &amp; large datacenters. </w:t>
      </w:r>
      <w:proofErr w:type="gramStart"/>
      <w:r w:rsidRPr="00522109">
        <w:rPr>
          <w:rFonts w:ascii="Lucida Sans Unicode" w:hAnsi="Lucida Sans Unicode" w:cs="Lucida Sans Unicode"/>
          <w:sz w:val="21"/>
          <w:szCs w:val="21"/>
        </w:rPr>
        <w:t>The complexity of troubleshooting increase with the number of devices and the scope of the Windows infrastructure.</w:t>
      </w:r>
      <w:proofErr w:type="gramEnd"/>
      <w:r w:rsidRPr="00522109">
        <w:rPr>
          <w:rFonts w:ascii="Lucida Sans Unicode" w:hAnsi="Lucida Sans Unicode" w:cs="Lucida Sans Unicode"/>
          <w:sz w:val="21"/>
          <w:szCs w:val="21"/>
        </w:rPr>
        <w:t xml:space="preserve"> However, there is an important set of core troubleshooting steps that you would use to troubleshoot a Windows network, no matter its size and scope. Now, let’s learn the steps you should take to successfully troubleshoot a Windows network – the first time!</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1 – Know Your Infrastructure</w:t>
      </w:r>
    </w:p>
    <w:p w:rsidR="00CC2888" w:rsidRPr="00522109" w:rsidRDefault="00CC2888" w:rsidP="00CC2888">
      <w:pPr>
        <w:pStyle w:val="NoSpacing"/>
        <w:numPr>
          <w:ilvl w:val="0"/>
          <w:numId w:val="68"/>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While you can blindly perform troubleshooting, you will be much more successful by first knowing your infrastructure (what is connected to what and how it is designed). If this is a Windows enterprise network, perhaps you are lucky and you can locate a network diagram. Ideally, you are troubleshooting your own network, that you designed, but we can’t always have that luxury.</w:t>
      </w:r>
    </w:p>
    <w:p w:rsidR="00CC2888" w:rsidRPr="00522109" w:rsidRDefault="00CC2888" w:rsidP="00CC2888">
      <w:pPr>
        <w:pStyle w:val="NoSpacing"/>
        <w:rPr>
          <w:rFonts w:ascii="Lucida Sans Unicode" w:hAnsi="Lucida Sans Unicode" w:cs="Lucida Sans Unicode"/>
          <w:sz w:val="21"/>
          <w:szCs w:val="21"/>
        </w:rPr>
      </w:pPr>
    </w:p>
    <w:p w:rsidR="00FE6012" w:rsidRDefault="00FE6012" w:rsidP="00CC2888">
      <w:pPr>
        <w:pStyle w:val="NoSpacing"/>
        <w:rPr>
          <w:rFonts w:ascii="Lucida Sans Unicode" w:hAnsi="Lucida Sans Unicode" w:cs="Lucida Sans Unicode"/>
          <w:b/>
          <w:sz w:val="21"/>
          <w:szCs w:val="21"/>
        </w:rPr>
      </w:pPr>
    </w:p>
    <w:p w:rsidR="00FE6012" w:rsidRDefault="00FE6012" w:rsidP="00CC2888">
      <w:pPr>
        <w:pStyle w:val="NoSpacing"/>
        <w:rPr>
          <w:rFonts w:ascii="Lucida Sans Unicode" w:hAnsi="Lucida Sans Unicode" w:cs="Lucida Sans Unicode"/>
          <w:b/>
          <w:sz w:val="21"/>
          <w:szCs w:val="21"/>
        </w:rPr>
      </w:pPr>
    </w:p>
    <w:p w:rsidR="00FE6012" w:rsidRDefault="00FE6012" w:rsidP="00CC2888">
      <w:pPr>
        <w:pStyle w:val="NoSpacing"/>
        <w:rPr>
          <w:rFonts w:ascii="Lucida Sans Unicode" w:hAnsi="Lucida Sans Unicode" w:cs="Lucida Sans Unicode"/>
          <w:b/>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2 – Learn About Your Network</w:t>
      </w:r>
    </w:p>
    <w:p w:rsidR="00CC2888"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If you don’t know your infrastructure design and there’s no documentation to reference, you can start troubleshooting by learning about your network infrastructure from a few common network diagnostic tools. There is actually a lot to be learned by simply running IPCONFIG and/or the LAN details Windows GUI.</w:t>
      </w:r>
    </w:p>
    <w:p w:rsidR="00CC2888" w:rsidRPr="00522109" w:rsidRDefault="00CC2888" w:rsidP="00CC2888">
      <w:pPr>
        <w:pStyle w:val="NoSpacing"/>
        <w:ind w:left="720"/>
        <w:rPr>
          <w:rFonts w:ascii="Lucida Sans Unicode" w:hAnsi="Lucida Sans Unicode" w:cs="Lucida Sans Unicode"/>
          <w:sz w:val="21"/>
          <w:szCs w:val="21"/>
        </w:rPr>
      </w:pPr>
    </w:p>
    <w:p w:rsidR="00CC2888" w:rsidRPr="00522109" w:rsidRDefault="00CC2888" w:rsidP="00CC2888">
      <w:pPr>
        <w:pStyle w:val="NoSpacing"/>
        <w:jc w:val="center"/>
        <w:rPr>
          <w:rFonts w:ascii="Lucida Sans Unicode" w:hAnsi="Lucida Sans Unicode" w:cs="Lucida Sans Unicode"/>
          <w:sz w:val="21"/>
          <w:szCs w:val="21"/>
        </w:rPr>
      </w:pPr>
      <w:r>
        <w:rPr>
          <w:rFonts w:ascii="Lucida Sans Unicode" w:hAnsi="Lucida Sans Unicode" w:cs="Lucida Sans Unicode"/>
          <w:noProof/>
          <w:sz w:val="21"/>
          <w:szCs w:val="21"/>
        </w:rPr>
        <w:lastRenderedPageBreak/>
        <w:drawing>
          <wp:inline distT="0" distB="0" distL="0" distR="0">
            <wp:extent cx="4627378" cy="1388982"/>
            <wp:effectExtent l="19050" t="0" r="1772" b="0"/>
            <wp:docPr id="104" name="Picture 297" descr="http://techgenix.com/content/wn/img/upl/image0021303761371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techgenix.com/content/wn/img/upl/image0021303761371062.jpg"/>
                    <pic:cNvPicPr>
                      <a:picLocks noChangeAspect="1" noChangeArrowheads="1"/>
                    </pic:cNvPicPr>
                  </pic:nvPicPr>
                  <pic:blipFill>
                    <a:blip r:embed="rId104"/>
                    <a:srcRect/>
                    <a:stretch>
                      <a:fillRect/>
                    </a:stretch>
                  </pic:blipFill>
                  <pic:spPr bwMode="auto">
                    <a:xfrm>
                      <a:off x="0" y="0"/>
                      <a:ext cx="4627378" cy="1388982"/>
                    </a:xfrm>
                    <a:prstGeom prst="rect">
                      <a:avLst/>
                    </a:prstGeom>
                    <a:noFill/>
                    <a:ln w="9525">
                      <a:noFill/>
                      <a:miter lim="800000"/>
                      <a:headEnd/>
                      <a:tailEnd/>
                    </a:ln>
                  </pic:spPr>
                </pic:pic>
              </a:graphicData>
            </a:graphic>
          </wp:inline>
        </w:drawing>
      </w:r>
      <w:r w:rsidRPr="00522109">
        <w:rPr>
          <w:rFonts w:ascii="Lucida Sans Unicode" w:hAnsi="Lucida Sans Unicode" w:cs="Lucida Sans Unicode"/>
          <w:sz w:val="21"/>
          <w:szCs w:val="21"/>
        </w:rPr>
        <w:br/>
      </w:r>
      <w:r w:rsidRPr="00522109">
        <w:rPr>
          <w:rStyle w:val="Strong"/>
          <w:rFonts w:ascii="Lucida Sans Unicode" w:hAnsi="Lucida Sans Unicode" w:cs="Lucida Sans Unicode"/>
          <w:sz w:val="21"/>
          <w:szCs w:val="21"/>
        </w:rPr>
        <w:t>Figure 1:</w:t>
      </w:r>
      <w:r w:rsidRPr="00522109">
        <w:rPr>
          <w:rFonts w:ascii="Lucida Sans Unicode" w:hAnsi="Lucida Sans Unicode" w:cs="Lucida Sans Unicode"/>
          <w:sz w:val="21"/>
          <w:szCs w:val="21"/>
        </w:rPr>
        <w:t> IPCONFIG</w:t>
      </w:r>
    </w:p>
    <w:p w:rsidR="00CC2888" w:rsidRPr="00522109" w:rsidRDefault="00CC2888" w:rsidP="00CC2888">
      <w:pPr>
        <w:pStyle w:val="NoSpacing"/>
        <w:jc w:val="center"/>
        <w:rPr>
          <w:rFonts w:ascii="Lucida Sans Unicode" w:hAnsi="Lucida Sans Unicode" w:cs="Lucida Sans Unicode"/>
          <w:b/>
          <w:bCs/>
          <w:sz w:val="21"/>
          <w:szCs w:val="21"/>
        </w:rPr>
      </w:pPr>
      <w:r>
        <w:rPr>
          <w:rFonts w:ascii="Lucida Sans Unicode" w:hAnsi="Lucida Sans Unicode" w:cs="Lucida Sans Unicode"/>
          <w:noProof/>
          <w:sz w:val="21"/>
          <w:szCs w:val="21"/>
        </w:rPr>
        <w:drawing>
          <wp:inline distT="0" distB="0" distL="0" distR="0">
            <wp:extent cx="3583305" cy="4231640"/>
            <wp:effectExtent l="19050" t="0" r="0" b="0"/>
            <wp:docPr id="105" name="Picture 298" descr="http://techgenix.com/content/wn/img/upl/image0041303761371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techgenix.com/content/wn/img/upl/image0041303761371062.jpg"/>
                    <pic:cNvPicPr>
                      <a:picLocks noChangeAspect="1" noChangeArrowheads="1"/>
                    </pic:cNvPicPr>
                  </pic:nvPicPr>
                  <pic:blipFill>
                    <a:blip r:embed="rId105"/>
                    <a:srcRect/>
                    <a:stretch>
                      <a:fillRect/>
                    </a:stretch>
                  </pic:blipFill>
                  <pic:spPr bwMode="auto">
                    <a:xfrm>
                      <a:off x="0" y="0"/>
                      <a:ext cx="3583305" cy="4231640"/>
                    </a:xfrm>
                    <a:prstGeom prst="rect">
                      <a:avLst/>
                    </a:prstGeom>
                    <a:noFill/>
                    <a:ln w="9525">
                      <a:noFill/>
                      <a:miter lim="800000"/>
                      <a:headEnd/>
                      <a:tailEnd/>
                    </a:ln>
                  </pic:spPr>
                </pic:pic>
              </a:graphicData>
            </a:graphic>
          </wp:inline>
        </w:drawing>
      </w:r>
      <w:r w:rsidRPr="00522109">
        <w:rPr>
          <w:rFonts w:ascii="Lucida Sans Unicode" w:hAnsi="Lucida Sans Unicode" w:cs="Lucida Sans Unicode"/>
          <w:sz w:val="21"/>
          <w:szCs w:val="21"/>
        </w:rPr>
        <w:br/>
      </w:r>
      <w:r w:rsidRPr="00522109">
        <w:rPr>
          <w:rStyle w:val="Strong"/>
          <w:rFonts w:ascii="Lucida Sans Unicode" w:hAnsi="Lucida Sans Unicode" w:cs="Lucida Sans Unicode"/>
          <w:sz w:val="21"/>
          <w:szCs w:val="21"/>
        </w:rPr>
        <w:t>Figure 2:</w:t>
      </w:r>
      <w:r w:rsidRPr="00522109">
        <w:rPr>
          <w:rFonts w:ascii="Lucida Sans Unicode" w:hAnsi="Lucida Sans Unicode" w:cs="Lucida Sans Unicode"/>
          <w:sz w:val="21"/>
          <w:szCs w:val="21"/>
        </w:rPr>
        <w:t> Windows Network Connection Details</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From these two commands, you learn a lot:</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Whether the network interface is up or down (physical network connectivity)</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How you are to obtain an IP address – DHCP or static</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Whether you have an IP address, no IP address, or an automatically obtained IP address (those that start with 169.254.x.x, or APIPA)</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Your default gateway</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Whether you have DNS servers configured and what they are</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t>All this information is tremendously valuable in solving your Windows network problems.</w:t>
      </w:r>
    </w:p>
    <w:p w:rsidR="00CC2888" w:rsidRPr="00522109" w:rsidRDefault="00CC2888" w:rsidP="00CC2888">
      <w:pPr>
        <w:pStyle w:val="NoSpacing"/>
        <w:numPr>
          <w:ilvl w:val="0"/>
          <w:numId w:val="68"/>
        </w:numPr>
        <w:rPr>
          <w:rFonts w:ascii="Lucida Sans Unicode" w:hAnsi="Lucida Sans Unicode" w:cs="Lucida Sans Unicode"/>
          <w:sz w:val="21"/>
          <w:szCs w:val="21"/>
        </w:rPr>
      </w:pPr>
      <w:r w:rsidRPr="00522109">
        <w:rPr>
          <w:rFonts w:ascii="Lucida Sans Unicode" w:hAnsi="Lucida Sans Unicode" w:cs="Lucida Sans Unicode"/>
          <w:sz w:val="21"/>
          <w:szCs w:val="21"/>
        </w:rPr>
        <w:lastRenderedPageBreak/>
        <w:t>In the graphics above, the network is working great and there are no problems. However, what if the IPCONFIG shows a problem? In the following steps, I’ll focus more on the most common Windows networking problems and resolutions.</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3 – Network Connection Is Down</w:t>
      </w:r>
    </w:p>
    <w:p w:rsidR="00CC2888" w:rsidRPr="00522109" w:rsidRDefault="00CC2888" w:rsidP="00CC2888">
      <w:pPr>
        <w:pStyle w:val="NoSpacing"/>
        <w:numPr>
          <w:ilvl w:val="0"/>
          <w:numId w:val="69"/>
        </w:numPr>
        <w:rPr>
          <w:rFonts w:ascii="Lucida Sans Unicode" w:hAnsi="Lucida Sans Unicode" w:cs="Lucida Sans Unicode"/>
          <w:sz w:val="21"/>
          <w:szCs w:val="21"/>
        </w:rPr>
      </w:pPr>
      <w:r w:rsidRPr="00522109">
        <w:rPr>
          <w:rFonts w:ascii="Lucida Sans Unicode" w:hAnsi="Lucida Sans Unicode" w:cs="Lucida Sans Unicode"/>
          <w:sz w:val="21"/>
          <w:szCs w:val="21"/>
        </w:rPr>
        <w:t>If you look at </w:t>
      </w:r>
      <w:hyperlink r:id="rId106" w:history="1">
        <w:r w:rsidRPr="00522109">
          <w:rPr>
            <w:rStyle w:val="Hyperlink"/>
            <w:rFonts w:ascii="Lucida Sans Unicode" w:hAnsi="Lucida Sans Unicode" w:cs="Lucida Sans Unicode"/>
            <w:sz w:val="21"/>
            <w:szCs w:val="21"/>
            <w:bdr w:val="none" w:sz="0" w:space="0" w:color="auto" w:frame="1"/>
          </w:rPr>
          <w:t>the OSI model</w:t>
        </w:r>
      </w:hyperlink>
      <w:r w:rsidRPr="00522109">
        <w:rPr>
          <w:rFonts w:ascii="Lucida Sans Unicode" w:hAnsi="Lucida Sans Unicode" w:cs="Lucida Sans Unicode"/>
          <w:sz w:val="21"/>
          <w:szCs w:val="21"/>
        </w:rPr>
        <w:t>, the physical layer (layer 1) is at the bottom. If layer 1 doesn’t work then NOTHING else is going to work. It is best to troubleshoot from the “bottom up” (from layer 1 up to the higher layers).</w:t>
      </w:r>
    </w:p>
    <w:p w:rsidR="00CC2888" w:rsidRPr="00522109" w:rsidRDefault="00CC2888" w:rsidP="00CC2888">
      <w:pPr>
        <w:pStyle w:val="NoSpacing"/>
        <w:jc w:val="center"/>
        <w:rPr>
          <w:rFonts w:ascii="Lucida Sans Unicode" w:hAnsi="Lucida Sans Unicode" w:cs="Lucida Sans Unicode"/>
          <w:sz w:val="21"/>
          <w:szCs w:val="21"/>
        </w:rPr>
      </w:pPr>
      <w:r>
        <w:rPr>
          <w:rFonts w:ascii="Lucida Sans Unicode" w:hAnsi="Lucida Sans Unicode" w:cs="Lucida Sans Unicode"/>
          <w:noProof/>
          <w:sz w:val="21"/>
          <w:szCs w:val="21"/>
        </w:rPr>
        <w:drawing>
          <wp:inline distT="0" distB="0" distL="0" distR="0">
            <wp:extent cx="3594100" cy="4348480"/>
            <wp:effectExtent l="19050" t="0" r="6350" b="0"/>
            <wp:docPr id="106" name="Picture 299" descr="http://techgenix.com/content/wn/img/upl/image0061303761371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techgenix.com/content/wn/img/upl/image0061303761371062.jpg"/>
                    <pic:cNvPicPr>
                      <a:picLocks noChangeAspect="1" noChangeArrowheads="1"/>
                    </pic:cNvPicPr>
                  </pic:nvPicPr>
                  <pic:blipFill>
                    <a:blip r:embed="rId107"/>
                    <a:srcRect/>
                    <a:stretch>
                      <a:fillRect/>
                    </a:stretch>
                  </pic:blipFill>
                  <pic:spPr bwMode="auto">
                    <a:xfrm>
                      <a:off x="0" y="0"/>
                      <a:ext cx="3594100" cy="4348480"/>
                    </a:xfrm>
                    <a:prstGeom prst="rect">
                      <a:avLst/>
                    </a:prstGeom>
                    <a:noFill/>
                    <a:ln w="9525">
                      <a:noFill/>
                      <a:miter lim="800000"/>
                      <a:headEnd/>
                      <a:tailEnd/>
                    </a:ln>
                  </pic:spPr>
                </pic:pic>
              </a:graphicData>
            </a:graphic>
          </wp:inline>
        </w:drawing>
      </w:r>
      <w:r w:rsidRPr="00522109">
        <w:rPr>
          <w:rFonts w:ascii="Lucida Sans Unicode" w:hAnsi="Lucida Sans Unicode" w:cs="Lucida Sans Unicode"/>
          <w:sz w:val="21"/>
          <w:szCs w:val="21"/>
        </w:rPr>
        <w:br/>
      </w:r>
      <w:r w:rsidRPr="00522109">
        <w:rPr>
          <w:rStyle w:val="Strong"/>
          <w:rFonts w:ascii="Lucida Sans Unicode" w:hAnsi="Lucida Sans Unicode" w:cs="Lucida Sans Unicode"/>
          <w:sz w:val="21"/>
          <w:szCs w:val="21"/>
        </w:rPr>
        <w:t>Figure 3:</w:t>
      </w:r>
      <w:r w:rsidRPr="00522109">
        <w:rPr>
          <w:rFonts w:ascii="Lucida Sans Unicode" w:hAnsi="Lucida Sans Unicode" w:cs="Lucida Sans Unicode"/>
          <w:sz w:val="21"/>
          <w:szCs w:val="21"/>
        </w:rPr>
        <w:t> Media State Issue</w:t>
      </w:r>
    </w:p>
    <w:p w:rsidR="00CC2888" w:rsidRPr="00522109" w:rsidRDefault="00CC2888" w:rsidP="00CC2888">
      <w:pPr>
        <w:pStyle w:val="NoSpacing"/>
        <w:numPr>
          <w:ilvl w:val="0"/>
          <w:numId w:val="69"/>
        </w:numPr>
        <w:rPr>
          <w:rFonts w:ascii="Lucida Sans Unicode" w:hAnsi="Lucida Sans Unicode" w:cs="Lucida Sans Unicode"/>
          <w:sz w:val="21"/>
          <w:szCs w:val="21"/>
        </w:rPr>
      </w:pPr>
      <w:r w:rsidRPr="00522109">
        <w:rPr>
          <w:rFonts w:ascii="Lucida Sans Unicode" w:hAnsi="Lucida Sans Unicode" w:cs="Lucida Sans Unicode"/>
          <w:sz w:val="21"/>
          <w:szCs w:val="21"/>
        </w:rPr>
        <w:t>In the graphic above, you can see that the </w:t>
      </w:r>
      <w:r w:rsidRPr="00522109">
        <w:rPr>
          <w:rStyle w:val="Strong"/>
          <w:rFonts w:ascii="Lucida Sans Unicode" w:hAnsi="Lucida Sans Unicode" w:cs="Lucida Sans Unicode"/>
          <w:sz w:val="21"/>
          <w:szCs w:val="21"/>
        </w:rPr>
        <w:t>Media State </w:t>
      </w:r>
      <w:r w:rsidRPr="00522109">
        <w:rPr>
          <w:rFonts w:ascii="Lucida Sans Unicode" w:hAnsi="Lucida Sans Unicode" w:cs="Lucida Sans Unicode"/>
          <w:sz w:val="21"/>
          <w:szCs w:val="21"/>
        </w:rPr>
        <w:t>is </w:t>
      </w:r>
      <w:proofErr w:type="gramStart"/>
      <w:r w:rsidRPr="00522109">
        <w:rPr>
          <w:rStyle w:val="Strong"/>
          <w:rFonts w:ascii="Lucida Sans Unicode" w:hAnsi="Lucida Sans Unicode" w:cs="Lucida Sans Unicode"/>
          <w:sz w:val="21"/>
          <w:szCs w:val="21"/>
        </w:rPr>
        <w:t>Enabled</w:t>
      </w:r>
      <w:proofErr w:type="gramEnd"/>
      <w:r w:rsidRPr="00522109">
        <w:rPr>
          <w:rFonts w:ascii="Lucida Sans Unicode" w:hAnsi="Lucida Sans Unicode" w:cs="Lucida Sans Unicode"/>
          <w:sz w:val="21"/>
          <w:szCs w:val="21"/>
        </w:rPr>
        <w:t>. That is the normal, fully-functioning state. However, if the media state is disabled then you need to:</w:t>
      </w:r>
    </w:p>
    <w:p w:rsidR="00CC2888" w:rsidRPr="00522109" w:rsidRDefault="00CC2888" w:rsidP="00CC2888">
      <w:pPr>
        <w:pStyle w:val="NoSpacing"/>
        <w:numPr>
          <w:ilvl w:val="0"/>
          <w:numId w:val="69"/>
        </w:numPr>
        <w:rPr>
          <w:rFonts w:ascii="Lucida Sans Unicode" w:hAnsi="Lucida Sans Unicode" w:cs="Lucida Sans Unicode"/>
          <w:sz w:val="21"/>
          <w:szCs w:val="21"/>
        </w:rPr>
      </w:pPr>
      <w:r w:rsidRPr="00522109">
        <w:rPr>
          <w:rFonts w:ascii="Lucida Sans Unicode" w:hAnsi="Lucida Sans Unicode" w:cs="Lucida Sans Unicode"/>
          <w:sz w:val="21"/>
          <w:szCs w:val="21"/>
        </w:rPr>
        <w:t>Check the network cable – is it unplugged? Disconnected? Cut?</w:t>
      </w:r>
    </w:p>
    <w:p w:rsidR="00CC2888" w:rsidRPr="00522109" w:rsidRDefault="00CC2888" w:rsidP="00CC2888">
      <w:pPr>
        <w:pStyle w:val="NoSpacing"/>
        <w:numPr>
          <w:ilvl w:val="0"/>
          <w:numId w:val="69"/>
        </w:numPr>
        <w:rPr>
          <w:rFonts w:ascii="Lucida Sans Unicode" w:hAnsi="Lucida Sans Unicode" w:cs="Lucida Sans Unicode"/>
          <w:sz w:val="21"/>
          <w:szCs w:val="21"/>
        </w:rPr>
      </w:pPr>
      <w:r w:rsidRPr="00522109">
        <w:rPr>
          <w:rFonts w:ascii="Lucida Sans Unicode" w:hAnsi="Lucida Sans Unicode" w:cs="Lucida Sans Unicode"/>
          <w:sz w:val="21"/>
          <w:szCs w:val="21"/>
        </w:rPr>
        <w:t>Check the network switch – is the network cable connected there? Is the port enabled?</w:t>
      </w:r>
    </w:p>
    <w:p w:rsidR="00CC2888" w:rsidRPr="00522109" w:rsidRDefault="00CC2888" w:rsidP="00CC2888">
      <w:pPr>
        <w:pStyle w:val="NoSpacing"/>
        <w:numPr>
          <w:ilvl w:val="0"/>
          <w:numId w:val="69"/>
        </w:numPr>
        <w:rPr>
          <w:rFonts w:ascii="Lucida Sans Unicode" w:hAnsi="Lucida Sans Unicode" w:cs="Lucida Sans Unicode"/>
          <w:sz w:val="21"/>
          <w:szCs w:val="21"/>
        </w:rPr>
      </w:pPr>
      <w:r w:rsidRPr="00522109">
        <w:rPr>
          <w:rFonts w:ascii="Lucida Sans Unicode" w:hAnsi="Lucida Sans Unicode" w:cs="Lucida Sans Unicode"/>
          <w:sz w:val="21"/>
          <w:szCs w:val="21"/>
        </w:rPr>
        <w:t>You’ve got to get this working first, before anything else will work.</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4 – No IP Address</w:t>
      </w:r>
    </w:p>
    <w:p w:rsidR="00CC2888" w:rsidRPr="00522109" w:rsidRDefault="00CC2888" w:rsidP="00CC2888">
      <w:pPr>
        <w:pStyle w:val="NoSpacing"/>
        <w:numPr>
          <w:ilvl w:val="0"/>
          <w:numId w:val="70"/>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 xml:space="preserve">Whether you have no IP address (0.0.0.0) or an automatic private IP address (APIPA, starting with 169.254.x.x), it doesn’t matter. You’ll have to obtain an IP address before </w:t>
      </w:r>
      <w:r w:rsidRPr="00522109">
        <w:rPr>
          <w:rFonts w:ascii="Lucida Sans Unicode" w:hAnsi="Lucida Sans Unicode" w:cs="Lucida Sans Unicode"/>
          <w:sz w:val="21"/>
          <w:szCs w:val="21"/>
        </w:rPr>
        <w:lastRenderedPageBreak/>
        <w:t>you can use the network. If you are set to use DHCP (likely the default) and your DHCP server is down then that is the reason that you don’t have an IP address.</w:t>
      </w:r>
    </w:p>
    <w:p w:rsidR="00CC2888" w:rsidRPr="00522109" w:rsidRDefault="00CC2888" w:rsidP="00CC2888">
      <w:pPr>
        <w:pStyle w:val="NoSpacing"/>
        <w:numPr>
          <w:ilvl w:val="0"/>
          <w:numId w:val="70"/>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Options to solve the problem:</w:t>
      </w:r>
    </w:p>
    <w:p w:rsidR="00CC2888" w:rsidRPr="00522109" w:rsidRDefault="00CC2888" w:rsidP="00CC2888">
      <w:pPr>
        <w:pStyle w:val="NoSpacing"/>
        <w:numPr>
          <w:ilvl w:val="0"/>
          <w:numId w:val="70"/>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Resolve the issue with the DHCP server</w:t>
      </w:r>
    </w:p>
    <w:p w:rsidR="00CC2888" w:rsidRPr="00522109" w:rsidRDefault="00CC2888" w:rsidP="00CC2888">
      <w:pPr>
        <w:pStyle w:val="NoSpacing"/>
        <w:numPr>
          <w:ilvl w:val="0"/>
          <w:numId w:val="70"/>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Statically assign an IP address that isn’t in conflict, is on the right subnet, etc</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5 – No DNS Servers</w:t>
      </w:r>
    </w:p>
    <w:p w:rsidR="00CC2888" w:rsidRPr="00522109" w:rsidRDefault="00CC2888" w:rsidP="00CC2888">
      <w:pPr>
        <w:pStyle w:val="NoSpacing"/>
        <w:numPr>
          <w:ilvl w:val="0"/>
          <w:numId w:val="71"/>
        </w:numPr>
        <w:rPr>
          <w:rFonts w:ascii="Lucida Sans Unicode" w:hAnsi="Lucida Sans Unicode" w:cs="Lucida Sans Unicode"/>
          <w:sz w:val="21"/>
          <w:szCs w:val="21"/>
        </w:rPr>
      </w:pPr>
      <w:r w:rsidRPr="00522109">
        <w:rPr>
          <w:rFonts w:ascii="Lucida Sans Unicode" w:hAnsi="Lucida Sans Unicode" w:cs="Lucida Sans Unicode"/>
          <w:sz w:val="21"/>
          <w:szCs w:val="21"/>
        </w:rPr>
        <w:t>If you don’t have any DNS servers configured then you’ll be able to communicate on the network with IP addresses only. You should be able to ping your default gateway, your DHCP server, and other servers on the network. However, you won’t be able to do any of that by name.</w:t>
      </w:r>
    </w:p>
    <w:p w:rsidR="00CC2888" w:rsidRPr="00522109" w:rsidRDefault="00CC2888" w:rsidP="00CC2888">
      <w:pPr>
        <w:pStyle w:val="NoSpacing"/>
        <w:numPr>
          <w:ilvl w:val="0"/>
          <w:numId w:val="71"/>
        </w:numPr>
        <w:rPr>
          <w:rFonts w:ascii="Lucida Sans Unicode" w:hAnsi="Lucida Sans Unicode" w:cs="Lucida Sans Unicode"/>
          <w:sz w:val="21"/>
          <w:szCs w:val="21"/>
        </w:rPr>
      </w:pPr>
      <w:r w:rsidRPr="00522109">
        <w:rPr>
          <w:rFonts w:ascii="Lucida Sans Unicode" w:hAnsi="Lucida Sans Unicode" w:cs="Lucida Sans Unicode"/>
          <w:sz w:val="21"/>
          <w:szCs w:val="21"/>
        </w:rPr>
        <w:t>Options to solve this problem:</w:t>
      </w:r>
    </w:p>
    <w:p w:rsidR="00CC2888" w:rsidRPr="00522109" w:rsidRDefault="00CC2888" w:rsidP="00CC2888">
      <w:pPr>
        <w:pStyle w:val="NoSpacing"/>
        <w:numPr>
          <w:ilvl w:val="0"/>
          <w:numId w:val="71"/>
        </w:numPr>
        <w:rPr>
          <w:rFonts w:ascii="Lucida Sans Unicode" w:hAnsi="Lucida Sans Unicode" w:cs="Lucida Sans Unicode"/>
          <w:sz w:val="21"/>
          <w:szCs w:val="21"/>
        </w:rPr>
      </w:pPr>
      <w:r w:rsidRPr="00522109">
        <w:rPr>
          <w:rFonts w:ascii="Lucida Sans Unicode" w:hAnsi="Lucida Sans Unicode" w:cs="Lucida Sans Unicode"/>
          <w:sz w:val="21"/>
          <w:szCs w:val="21"/>
        </w:rPr>
        <w:t>Determine why the DHCP server isn’t providing DNS server IPs</w:t>
      </w:r>
    </w:p>
    <w:p w:rsidR="00CC2888" w:rsidRPr="00522109" w:rsidRDefault="00CC2888" w:rsidP="00CC2888">
      <w:pPr>
        <w:pStyle w:val="NoSpacing"/>
        <w:numPr>
          <w:ilvl w:val="0"/>
          <w:numId w:val="71"/>
        </w:numPr>
        <w:rPr>
          <w:rFonts w:ascii="Lucida Sans Unicode" w:hAnsi="Lucida Sans Unicode" w:cs="Lucida Sans Unicode"/>
          <w:sz w:val="21"/>
          <w:szCs w:val="21"/>
        </w:rPr>
      </w:pPr>
      <w:r w:rsidRPr="00522109">
        <w:rPr>
          <w:rFonts w:ascii="Lucida Sans Unicode" w:hAnsi="Lucida Sans Unicode" w:cs="Lucida Sans Unicode"/>
          <w:sz w:val="21"/>
          <w:szCs w:val="21"/>
        </w:rPr>
        <w:t>Manualy configure the DNS server IPs if you know them</w:t>
      </w:r>
    </w:p>
    <w:p w:rsidR="00CC2888" w:rsidRPr="00522109" w:rsidRDefault="00CC2888" w:rsidP="00CC2888">
      <w:pPr>
        <w:pStyle w:val="NoSpacing"/>
        <w:numPr>
          <w:ilvl w:val="0"/>
          <w:numId w:val="71"/>
        </w:numPr>
        <w:rPr>
          <w:rFonts w:ascii="Lucida Sans Unicode" w:hAnsi="Lucida Sans Unicode" w:cs="Lucida Sans Unicode"/>
          <w:sz w:val="21"/>
          <w:szCs w:val="21"/>
        </w:rPr>
      </w:pPr>
      <w:r w:rsidRPr="00522109">
        <w:rPr>
          <w:rFonts w:ascii="Lucida Sans Unicode" w:hAnsi="Lucida Sans Unicode" w:cs="Lucida Sans Unicode"/>
          <w:sz w:val="21"/>
          <w:szCs w:val="21"/>
        </w:rPr>
        <w:t>Configure public Internet DNS servers like the </w:t>
      </w:r>
      <w:r w:rsidRPr="008732A2">
        <w:rPr>
          <w:rFonts w:ascii="Lucida Sans Unicode" w:hAnsi="Lucida Sans Unicode" w:cs="Lucida Sans Unicode"/>
          <w:sz w:val="21"/>
          <w:szCs w:val="21"/>
          <w:bdr w:val="none" w:sz="0" w:space="0" w:color="auto" w:frame="1"/>
        </w:rPr>
        <w:t>Google public DNS servers</w:t>
      </w:r>
      <w:r w:rsidRPr="00522109">
        <w:rPr>
          <w:rFonts w:ascii="Lucida Sans Unicode" w:hAnsi="Lucida Sans Unicode" w:cs="Lucida Sans Unicode"/>
          <w:sz w:val="21"/>
          <w:szCs w:val="21"/>
        </w:rPr>
        <w:t> (like 8.8.4.4)</w:t>
      </w:r>
    </w:p>
    <w:p w:rsidR="00CC2888" w:rsidRPr="00522109" w:rsidRDefault="00CC2888" w:rsidP="00CC2888">
      <w:pPr>
        <w:pStyle w:val="NoSpacing"/>
        <w:numPr>
          <w:ilvl w:val="0"/>
          <w:numId w:val="71"/>
        </w:numPr>
        <w:rPr>
          <w:rFonts w:ascii="Lucida Sans Unicode" w:hAnsi="Lucida Sans Unicode" w:cs="Lucida Sans Unicode"/>
          <w:sz w:val="21"/>
          <w:szCs w:val="21"/>
        </w:rPr>
      </w:pPr>
      <w:r w:rsidRPr="00522109">
        <w:rPr>
          <w:rFonts w:ascii="Lucida Sans Unicode" w:hAnsi="Lucida Sans Unicode" w:cs="Lucida Sans Unicode"/>
          <w:sz w:val="21"/>
          <w:szCs w:val="21"/>
        </w:rPr>
        <w:t>On the other hand, if you have DNS servers configured but you can’t ping them then you need to check the DNS servers – perhaps they are hung or packets are being restricted through a firewall.</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6 – No Default Gateway</w:t>
      </w:r>
    </w:p>
    <w:p w:rsidR="00CC2888" w:rsidRPr="00522109" w:rsidRDefault="00CC2888" w:rsidP="00CC2888">
      <w:pPr>
        <w:pStyle w:val="NoSpacing"/>
        <w:numPr>
          <w:ilvl w:val="0"/>
          <w:numId w:val="72"/>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If you have no default gateway IP address configured, this will prevent you from communicating on another IP subnet (like the Internet) but not from communicating on your local LAN. Thus, even with no IP default gateway configured, you should be able to work as normal with local servers. In fact, configuring a default gateway is optional if you don’t need to reach an external network.</w:t>
      </w:r>
    </w:p>
    <w:p w:rsidR="00CC2888" w:rsidRPr="00522109" w:rsidRDefault="00CC2888" w:rsidP="00CC2888">
      <w:pPr>
        <w:pStyle w:val="NoSpacing"/>
        <w:numPr>
          <w:ilvl w:val="0"/>
          <w:numId w:val="72"/>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You could manually configure a default gateway or determine why the DHCP server didn’t provide one for you.</w:t>
      </w:r>
    </w:p>
    <w:p w:rsidR="00CC2888" w:rsidRPr="00522109" w:rsidRDefault="00CC2888" w:rsidP="00CC2888">
      <w:pPr>
        <w:pStyle w:val="NoSpacing"/>
        <w:numPr>
          <w:ilvl w:val="0"/>
          <w:numId w:val="72"/>
        </w:numPr>
        <w:ind w:left="360"/>
        <w:rPr>
          <w:rFonts w:ascii="Lucida Sans Unicode" w:hAnsi="Lucida Sans Unicode" w:cs="Lucida Sans Unicode"/>
          <w:sz w:val="21"/>
          <w:szCs w:val="21"/>
        </w:rPr>
      </w:pPr>
      <w:r w:rsidRPr="00522109">
        <w:rPr>
          <w:rFonts w:ascii="Lucida Sans Unicode" w:hAnsi="Lucida Sans Unicode" w:cs="Lucida Sans Unicode"/>
          <w:sz w:val="21"/>
          <w:szCs w:val="21"/>
        </w:rPr>
        <w:t>Alternatively, if you have a default gateway defined but you can’t communicate with it (even with a ping) then you need to check your local router.</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Step 7 – Misconfigured Subnet Mask</w:t>
      </w:r>
    </w:p>
    <w:p w:rsidR="00CC2888" w:rsidRPr="00522109" w:rsidRDefault="00CC2888" w:rsidP="00CC2888">
      <w:pPr>
        <w:pStyle w:val="NoSpacing"/>
        <w:numPr>
          <w:ilvl w:val="0"/>
          <w:numId w:val="73"/>
        </w:numPr>
        <w:rPr>
          <w:rFonts w:ascii="Lucida Sans Unicode" w:hAnsi="Lucida Sans Unicode" w:cs="Lucida Sans Unicode"/>
          <w:sz w:val="21"/>
          <w:szCs w:val="21"/>
        </w:rPr>
      </w:pPr>
      <w:r w:rsidRPr="00522109">
        <w:rPr>
          <w:rFonts w:ascii="Lucida Sans Unicode" w:hAnsi="Lucida Sans Unicode" w:cs="Lucida Sans Unicode"/>
          <w:sz w:val="21"/>
          <w:szCs w:val="21"/>
        </w:rPr>
        <w:t>If you have an incorrectly configured IP subnet mask then you’ll get some unpredictable results. You either need to manually configure it (if you are using static IP addresses) or check the DHCP server to see why it gave you the wrong subnet mask.</w:t>
      </w:r>
    </w:p>
    <w:p w:rsidR="00CC2888" w:rsidRPr="00522109" w:rsidRDefault="00CC2888" w:rsidP="00CC2888">
      <w:pPr>
        <w:pStyle w:val="NoSpacing"/>
        <w:rPr>
          <w:rFonts w:ascii="Lucida Sans Unicode" w:hAnsi="Lucida Sans Unicode" w:cs="Lucida Sans Unicode"/>
          <w:sz w:val="21"/>
          <w:szCs w:val="21"/>
        </w:rPr>
      </w:pPr>
    </w:p>
    <w:p w:rsidR="00CC2888" w:rsidRPr="00522109" w:rsidRDefault="00CC2888" w:rsidP="00CC2888">
      <w:pPr>
        <w:pStyle w:val="NoSpacing"/>
        <w:rPr>
          <w:rFonts w:ascii="Lucida Sans Unicode" w:hAnsi="Lucida Sans Unicode" w:cs="Lucida Sans Unicode"/>
          <w:b/>
          <w:sz w:val="21"/>
          <w:szCs w:val="21"/>
        </w:rPr>
      </w:pPr>
      <w:r w:rsidRPr="00522109">
        <w:rPr>
          <w:rFonts w:ascii="Lucida Sans Unicode" w:hAnsi="Lucida Sans Unicode" w:cs="Lucida Sans Unicode"/>
          <w:b/>
          <w:sz w:val="21"/>
          <w:szCs w:val="21"/>
        </w:rPr>
        <w:t>Summary</w:t>
      </w:r>
    </w:p>
    <w:p w:rsidR="00CC2888" w:rsidRPr="00522109" w:rsidRDefault="00CC2888" w:rsidP="00CC2888">
      <w:pPr>
        <w:pStyle w:val="NoSpacing"/>
        <w:rPr>
          <w:rFonts w:ascii="Lucida Sans Unicode" w:hAnsi="Lucida Sans Unicode" w:cs="Lucida Sans Unicode"/>
          <w:sz w:val="21"/>
          <w:szCs w:val="21"/>
        </w:rPr>
      </w:pPr>
      <w:r w:rsidRPr="00522109">
        <w:rPr>
          <w:rFonts w:ascii="Lucida Sans Unicode" w:hAnsi="Lucida Sans Unicode" w:cs="Lucida Sans Unicode"/>
          <w:sz w:val="21"/>
          <w:szCs w:val="21"/>
        </w:rPr>
        <w:t xml:space="preserve">Troubleshooting a Windows network doesn’t have to be difficult if you understand the various pieces that make it all work. Having a strong understanding of the network design and layout is going to go a long way to solving problems. Even if you don’t have that </w:t>
      </w:r>
      <w:r w:rsidRPr="00522109">
        <w:rPr>
          <w:rFonts w:ascii="Lucida Sans Unicode" w:hAnsi="Lucida Sans Unicode" w:cs="Lucida Sans Unicode"/>
          <w:sz w:val="21"/>
          <w:szCs w:val="21"/>
        </w:rPr>
        <w:lastRenderedPageBreak/>
        <w:t>knowledge to begin with, you can quickly learn about how the network is configured by running a command like IPCONFIG. From there, you can start troubleshooting, first the physical connectivity and then move on to the IP address configuration. By following these steps, you should be able to resolve your network troubles quickly and easily.</w:t>
      </w:r>
    </w:p>
    <w:p w:rsidR="00CC2888" w:rsidRDefault="00CC2888" w:rsidP="00CC2888">
      <w:pPr>
        <w:rPr>
          <w:b/>
          <w:bCs/>
          <w:sz w:val="144"/>
          <w:szCs w:val="144"/>
        </w:rPr>
      </w:pPr>
    </w:p>
    <w:p w:rsidR="00CC2888" w:rsidRDefault="00CC2888" w:rsidP="00CC2888">
      <w:pPr>
        <w:rPr>
          <w:b/>
          <w:bCs/>
          <w:sz w:val="144"/>
          <w:szCs w:val="144"/>
        </w:rPr>
      </w:pPr>
    </w:p>
    <w:p w:rsidR="00CC2888" w:rsidRDefault="00CC2888" w:rsidP="00CC2888">
      <w:pPr>
        <w:jc w:val="center"/>
        <w:rPr>
          <w:rFonts w:ascii="Lucida Sans Unicode" w:hAnsi="Lucida Sans Unicode" w:cs="Lucida Sans Unicode"/>
          <w:b/>
          <w:sz w:val="36"/>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135151" w:rsidRDefault="00135151" w:rsidP="00CC2888">
      <w:pPr>
        <w:jc w:val="center"/>
        <w:rPr>
          <w:rFonts w:ascii="Lucida Sans Unicode" w:hAnsi="Lucida Sans Unicode" w:cs="Lucida Sans Unicode"/>
          <w:b/>
          <w:sz w:val="40"/>
        </w:rPr>
      </w:pPr>
    </w:p>
    <w:p w:rsidR="00CC2888" w:rsidRDefault="00CC2888" w:rsidP="00CC2888">
      <w:pPr>
        <w:jc w:val="center"/>
        <w:rPr>
          <w:rFonts w:ascii="Lucida Sans Unicode" w:hAnsi="Lucida Sans Unicode" w:cs="Lucida Sans Unicode"/>
          <w:b/>
          <w:sz w:val="36"/>
        </w:rPr>
      </w:pPr>
      <w:r w:rsidRPr="0004246B">
        <w:rPr>
          <w:rFonts w:ascii="Lucida Sans Unicode" w:hAnsi="Lucida Sans Unicode" w:cs="Lucida Sans Unicode"/>
          <w:b/>
          <w:sz w:val="40"/>
        </w:rPr>
        <w:t>Practical No.</w:t>
      </w:r>
      <w:r>
        <w:rPr>
          <w:rFonts w:ascii="Lucida Sans Unicode" w:hAnsi="Lucida Sans Unicode" w:cs="Lucida Sans Unicode"/>
          <w:b/>
          <w:sz w:val="40"/>
        </w:rPr>
        <w:t>4</w:t>
      </w:r>
    </w:p>
    <w:p w:rsidR="00CC2888" w:rsidRPr="008732A2" w:rsidRDefault="00CC2888" w:rsidP="00CC2888">
      <w:pPr>
        <w:jc w:val="center"/>
        <w:rPr>
          <w:rFonts w:ascii="Lucida Sans Unicode" w:hAnsi="Lucida Sans Unicode" w:cs="Lucida Sans Unicode"/>
          <w:b/>
          <w:bCs/>
          <w:sz w:val="200"/>
          <w:szCs w:val="144"/>
        </w:rPr>
      </w:pPr>
      <w:proofErr w:type="gramStart"/>
      <w:r w:rsidRPr="008732A2">
        <w:rPr>
          <w:rFonts w:ascii="Lucida Sans Unicode" w:hAnsi="Lucida Sans Unicode" w:cs="Lucida Sans Unicode"/>
          <w:b/>
          <w:sz w:val="36"/>
        </w:rPr>
        <w:t>Installation of Linux and windows operating system.</w:t>
      </w:r>
      <w:proofErr w:type="gramEnd"/>
    </w:p>
    <w:p w:rsidR="00CC2888" w:rsidRDefault="00CC2888" w:rsidP="00CC2888">
      <w:pPr>
        <w:rPr>
          <w:rFonts w:ascii="Lucida Sans Unicode" w:hAnsi="Lucida Sans Unicode" w:cs="Lucida Sans Unicode"/>
          <w:sz w:val="36"/>
        </w:rPr>
      </w:pPr>
    </w:p>
    <w:p w:rsidR="00CC2888" w:rsidRPr="00C716AD" w:rsidRDefault="00CC2888" w:rsidP="00CC2888">
      <w:pPr>
        <w:rPr>
          <w:rFonts w:ascii="Lucida Sans Unicode" w:hAnsi="Lucida Sans Unicode" w:cs="Lucida Sans Unicode"/>
          <w:i/>
          <w:sz w:val="32"/>
        </w:rPr>
      </w:pPr>
      <w:proofErr w:type="gramStart"/>
      <w:r w:rsidRPr="00C716AD">
        <w:rPr>
          <w:rFonts w:ascii="Lucida Sans Unicode" w:hAnsi="Lucida Sans Unicode" w:cs="Lucida Sans Unicode"/>
          <w:i/>
          <w:sz w:val="32"/>
        </w:rPr>
        <w:t>Installation of Linux operating system.</w:t>
      </w:r>
      <w:proofErr w:type="gramEnd"/>
    </w:p>
    <w:p w:rsidR="00CC2888" w:rsidRDefault="00CC2888" w:rsidP="00CC2888">
      <w:pPr>
        <w:jc w:val="center"/>
        <w:rPr>
          <w:rFonts w:ascii="Lucida Sans Unicode" w:hAnsi="Lucida Sans Unicode" w:cs="Lucida Sans Unicode"/>
          <w:sz w:val="36"/>
        </w:rPr>
      </w:pPr>
    </w:p>
    <w:p w:rsidR="00CC2888" w:rsidRPr="00E14F26" w:rsidRDefault="00CC2888" w:rsidP="00CC2888">
      <w:pPr>
        <w:jc w:val="center"/>
        <w:rPr>
          <w:rFonts w:ascii="Lucida Sans Unicode" w:hAnsi="Lucida Sans Unicode" w:cs="Lucida Sans Unicode"/>
          <w:sz w:val="36"/>
        </w:rPr>
      </w:pPr>
    </w:p>
    <w:p w:rsidR="00CC2888" w:rsidRDefault="00CC2888" w:rsidP="00CC2888">
      <w:pPr>
        <w:shd w:val="clear" w:color="auto" w:fill="FFFFFF"/>
        <w:jc w:val="center"/>
        <w:rPr>
          <w:rFonts w:ascii="Georgia" w:hAnsi="Georgia"/>
          <w:color w:val="222222"/>
        </w:rPr>
      </w:pPr>
      <w:r>
        <w:rPr>
          <w:rFonts w:ascii="Georgia" w:hAnsi="Georgia"/>
          <w:noProof/>
          <w:color w:val="222222"/>
        </w:rPr>
        <w:drawing>
          <wp:inline distT="0" distB="0" distL="0" distR="0">
            <wp:extent cx="3051810" cy="1711960"/>
            <wp:effectExtent l="19050" t="0" r="0" b="0"/>
            <wp:docPr id="107" name="Picture 107" descr="18ixlp6bq5d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8ixlp6bq5d3jpng"/>
                    <pic:cNvPicPr>
                      <a:picLocks noChangeAspect="1" noChangeArrowheads="1"/>
                    </pic:cNvPicPr>
                  </pic:nvPicPr>
                  <pic:blipFill>
                    <a:blip r:embed="rId108"/>
                    <a:srcRect/>
                    <a:stretch>
                      <a:fillRect/>
                    </a:stretch>
                  </pic:blipFill>
                  <pic:spPr bwMode="auto">
                    <a:xfrm>
                      <a:off x="0" y="0"/>
                      <a:ext cx="3051810" cy="1711960"/>
                    </a:xfrm>
                    <a:prstGeom prst="rect">
                      <a:avLst/>
                    </a:prstGeom>
                    <a:noFill/>
                    <a:ln w="9525">
                      <a:noFill/>
                      <a:miter lim="800000"/>
                      <a:headEnd/>
                      <a:tailEnd/>
                    </a:ln>
                  </pic:spPr>
                </pic:pic>
              </a:graphicData>
            </a:graphic>
          </wp:inline>
        </w:drawing>
      </w:r>
    </w:p>
    <w:p w:rsidR="00CC2888" w:rsidRDefault="00CC2888" w:rsidP="00CC2888">
      <w:pPr>
        <w:shd w:val="clear" w:color="auto" w:fill="FFFFFF"/>
        <w:jc w:val="center"/>
        <w:rPr>
          <w:rFonts w:ascii="Georgia" w:hAnsi="Georgia"/>
          <w:color w:val="222222"/>
        </w:rPr>
      </w:pP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So you've decided to give Linux a shot, and you've found a distribution that suits you. But how do you actually get it installed? Here, we'll show you how to create a live CD or USB drive, boot into Linux, and install it on your system. Whether you've played around with live CDs and drive partitioning before or this is your first time, this guide will get you up and running with Linux in just a little bit of time. It isn't the most straightforward process, but if you're reading this, you're probably experienced enough with a computer to pull this off—it just takes a bit of legwork.</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p>
    <w:p w:rsidR="00CC2888" w:rsidRPr="00522109" w:rsidRDefault="00CC2888" w:rsidP="00CC2888">
      <w:pPr>
        <w:shd w:val="clear" w:color="auto" w:fill="FFFFFF"/>
        <w:jc w:val="center"/>
        <w:rPr>
          <w:rFonts w:ascii="Georgia" w:hAnsi="Georgia"/>
        </w:rPr>
      </w:pPr>
      <w:r>
        <w:rPr>
          <w:rFonts w:ascii="Georgia" w:hAnsi="Georgia"/>
          <w:noProof/>
        </w:rPr>
        <w:drawing>
          <wp:inline distT="0" distB="0" distL="0" distR="0">
            <wp:extent cx="2317750" cy="1308100"/>
            <wp:effectExtent l="19050" t="0" r="6350" b="0"/>
            <wp:docPr id="108" name="Picture 108" descr="Article preview thumbnail">
              <a:hlinkClick xmlns:a="http://schemas.openxmlformats.org/drawingml/2006/main" r:id="rId10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rticle preview thumbnail"/>
                    <pic:cNvPicPr>
                      <a:picLocks noChangeAspect="1" noChangeArrowheads="1"/>
                    </pic:cNvPicPr>
                  </pic:nvPicPr>
                  <pic:blipFill>
                    <a:blip r:embed="rId110"/>
                    <a:srcRect/>
                    <a:stretch>
                      <a:fillRect/>
                    </a:stretch>
                  </pic:blipFill>
                  <pic:spPr bwMode="auto">
                    <a:xfrm>
                      <a:off x="0" y="0"/>
                      <a:ext cx="2317750" cy="1308100"/>
                    </a:xfrm>
                    <a:prstGeom prst="rect">
                      <a:avLst/>
                    </a:prstGeom>
                    <a:noFill/>
                    <a:ln w="9525">
                      <a:noFill/>
                      <a:miter lim="800000"/>
                      <a:headEnd/>
                      <a:tailEnd/>
                    </a:ln>
                  </pic:spPr>
                </pic:pic>
              </a:graphicData>
            </a:graphic>
          </wp:inline>
        </w:drawing>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Note: If you're installing Linux on a Windows computer, the process shouldn't be too difficult (though you may want to brush up with our previous installation guide while you're here). If you're installing on a Mac or Hackintosh, however, you'll need to perform a few extra steps, so definitely check out our triple booting guide for Macs and </w:t>
      </w:r>
      <w:hyperlink r:id="rId111" w:history="1">
        <w:r w:rsidRPr="00522109">
          <w:rPr>
            <w:rStyle w:val="Hyperlink"/>
            <w:rFonts w:ascii="Lucida Sans Unicode" w:hAnsi="Lucida Sans Unicode" w:cs="Lucida Sans Unicode"/>
            <w:sz w:val="21"/>
            <w:szCs w:val="21"/>
          </w:rPr>
          <w:t>Hackintoshes</w:t>
        </w:r>
      </w:hyperlink>
      <w:r w:rsidRPr="00522109">
        <w:rPr>
          <w:rFonts w:ascii="Lucida Sans Unicode" w:hAnsi="Lucida Sans Unicode" w:cs="Lucida Sans Unicode"/>
          <w:sz w:val="21"/>
          <w:szCs w:val="21"/>
        </w:rPr>
        <w:t xml:space="preserve">, </w:t>
      </w:r>
      <w:proofErr w:type="gramStart"/>
      <w:r w:rsidRPr="00522109">
        <w:rPr>
          <w:rFonts w:ascii="Lucida Sans Unicode" w:hAnsi="Lucida Sans Unicode" w:cs="Lucida Sans Unicode"/>
          <w:sz w:val="21"/>
          <w:szCs w:val="21"/>
        </w:rPr>
        <w:t>even</w:t>
      </w:r>
      <w:proofErr w:type="gramEnd"/>
      <w:r w:rsidRPr="00522109">
        <w:rPr>
          <w:rFonts w:ascii="Lucida Sans Unicode" w:hAnsi="Lucida Sans Unicode" w:cs="Lucida Sans Unicode"/>
          <w:sz w:val="21"/>
          <w:szCs w:val="21"/>
        </w:rPr>
        <w:t xml:space="preserve"> if you aren't triple booting.</w:t>
      </w:r>
    </w:p>
    <w:p w:rsidR="00CC2888" w:rsidRPr="00522109" w:rsidRDefault="00CC2888" w:rsidP="00CC2888">
      <w:pPr>
        <w:pStyle w:val="Heading2"/>
        <w:shd w:val="clear" w:color="auto" w:fill="FFFFFF"/>
        <w:rPr>
          <w:rFonts w:ascii="Lucida Sans Unicode" w:hAnsi="Lucida Sans Unicode" w:cs="Lucida Sans Unicode"/>
          <w:i w:val="0"/>
        </w:rPr>
      </w:pPr>
      <w:r w:rsidRPr="00522109">
        <w:rPr>
          <w:rFonts w:ascii="Lucida Sans Unicode" w:hAnsi="Lucida Sans Unicode" w:cs="Lucida Sans Unicode"/>
          <w:i w:val="0"/>
        </w:rPr>
        <w:lastRenderedPageBreak/>
        <w:t>Burning a Live CD or USB Stick</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There are a few different methods for installing Linux on your computer, but generally, the most popular way is by downloading and burning a live CD (which has its own uses besides just installing Linux). I'll show you how to do both here. The live CD method is probably easier, so go that route unless you're on a netbook, or otherwise can't burn a CD.</w:t>
      </w:r>
    </w:p>
    <w:p w:rsidR="00CC2888" w:rsidRPr="00522109" w:rsidRDefault="00CC2888" w:rsidP="00CC2888">
      <w:pPr>
        <w:pStyle w:val="Heading2"/>
        <w:shd w:val="clear" w:color="auto" w:fill="FFFFFF"/>
        <w:rPr>
          <w:rFonts w:ascii="Lucida Sans Unicode" w:hAnsi="Lucida Sans Unicode" w:cs="Lucida Sans Unicode"/>
          <w:i w:val="0"/>
        </w:rPr>
      </w:pPr>
      <w:r w:rsidRPr="00522109">
        <w:rPr>
          <w:rFonts w:ascii="Lucida Sans Unicode" w:hAnsi="Lucida Sans Unicode" w:cs="Lucida Sans Unicode"/>
          <w:i w:val="0"/>
        </w:rPr>
        <w:t>The Live CD Method</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You'll have to get your live CD from the net, so head to your distribution's home page (like </w:t>
      </w:r>
      <w:hyperlink r:id="rId112" w:tgtFrame="_blank" w:history="1">
        <w:r w:rsidRPr="00522109">
          <w:rPr>
            <w:rStyle w:val="Hyperlink"/>
            <w:rFonts w:ascii="Lucida Sans Unicode" w:hAnsi="Lucida Sans Unicode" w:cs="Lucida Sans Unicode"/>
            <w:sz w:val="21"/>
            <w:szCs w:val="21"/>
          </w:rPr>
          <w:t>Ubuntu's</w:t>
        </w:r>
      </w:hyperlink>
      <w:r w:rsidRPr="00522109">
        <w:rPr>
          <w:rFonts w:ascii="Lucida Sans Unicode" w:hAnsi="Lucida Sans Unicode" w:cs="Lucida Sans Unicode"/>
          <w:sz w:val="21"/>
          <w:szCs w:val="21"/>
        </w:rPr>
        <w:t>)and look for a downloads section. Most will make it pretty easy to find. In addition, many sites will even host BitTorrent downloads of their distribution too, which will be a little faster—so if you see a link for "alternative downloads", check that out. Otherwise you can probably download it directly from the site.</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p>
    <w:p w:rsidR="00CC2888" w:rsidRPr="00522109" w:rsidRDefault="00CC2888" w:rsidP="00CC2888">
      <w:pPr>
        <w:shd w:val="clear" w:color="auto" w:fill="FFFFFF"/>
        <w:jc w:val="center"/>
        <w:rPr>
          <w:rFonts w:ascii="Georgia" w:hAnsi="Georgia"/>
        </w:rPr>
      </w:pPr>
      <w:r>
        <w:rPr>
          <w:rFonts w:ascii="Georgia" w:hAnsi="Georgia"/>
          <w:noProof/>
        </w:rPr>
        <w:drawing>
          <wp:inline distT="0" distB="0" distL="0" distR="0">
            <wp:extent cx="2787945" cy="1914136"/>
            <wp:effectExtent l="19050" t="0" r="0" b="0"/>
            <wp:docPr id="109" name="Picture 109" descr="18ixlp6bthy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18ixlp6bthyz3jpg"/>
                    <pic:cNvPicPr>
                      <a:picLocks noChangeAspect="1" noChangeArrowheads="1"/>
                    </pic:cNvPicPr>
                  </pic:nvPicPr>
                  <pic:blipFill>
                    <a:blip r:embed="rId113"/>
                    <a:srcRect/>
                    <a:stretch>
                      <a:fillRect/>
                    </a:stretch>
                  </pic:blipFill>
                  <pic:spPr bwMode="auto">
                    <a:xfrm>
                      <a:off x="0" y="0"/>
                      <a:ext cx="2788113" cy="1914251"/>
                    </a:xfrm>
                    <a:prstGeom prst="rect">
                      <a:avLst/>
                    </a:prstGeom>
                    <a:noFill/>
                    <a:ln w="9525">
                      <a:noFill/>
                      <a:miter lim="800000"/>
                      <a:headEnd/>
                      <a:tailEnd/>
                    </a:ln>
                  </pic:spPr>
                </pic:pic>
              </a:graphicData>
            </a:graphic>
          </wp:inline>
        </w:drawing>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You'll probably have a few different choices when you download. For example, some distributions have netbook-optimized versions, while others (like Ubuntu) will offer different versions based on the desktop environment they come with. And, most will have 32- and 64-bit versions available as well (if you don't know which one's right for you, we've written a handy guide to help you out). Generally, it shouldn't be too hard to figure out which one you want. When in doubt, just go with the 32-bit desktop version (sometimes labeled "i386").</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lastRenderedPageBreak/>
        <w:t>Once your .ISO file is done downloading, open up your favorite burning program and burn that sucker to a blank CD. It's pretty easy to do on Windows 7. Once it's done burning, restart your computer. Wait for the "press any key to boot from CD" prompt, and then press a key. Once the CD boots up, it'll give you the option to try out Linux or install it. Go ahead and click install. If you want to try it out, though, go for it—you'll be able get a pretty good feel for what the desktop is like. When you're ready to install, you can usually launch the installer right from the desktop.</w:t>
      </w:r>
    </w:p>
    <w:p w:rsidR="00CC2888" w:rsidRPr="00522109" w:rsidRDefault="00CC2888" w:rsidP="00CC2888">
      <w:pPr>
        <w:shd w:val="clear" w:color="auto" w:fill="FFFFFF"/>
        <w:rPr>
          <w:rFonts w:ascii="Georgia" w:hAnsi="Georgia"/>
        </w:rPr>
      </w:pPr>
    </w:p>
    <w:p w:rsidR="00CC2888" w:rsidRPr="00522109" w:rsidRDefault="00CC2888" w:rsidP="00CC2888">
      <w:pPr>
        <w:pStyle w:val="Heading2"/>
        <w:shd w:val="clear" w:color="auto" w:fill="FFFFFF"/>
        <w:rPr>
          <w:rFonts w:ascii="Lucida Sans Unicode" w:hAnsi="Lucida Sans Unicode" w:cs="Lucida Sans Unicode"/>
          <w:i w:val="0"/>
        </w:rPr>
      </w:pPr>
      <w:r w:rsidRPr="00522109">
        <w:rPr>
          <w:rFonts w:ascii="Lucida Sans Unicode" w:hAnsi="Lucida Sans Unicode" w:cs="Lucida Sans Unicode"/>
          <w:i w:val="0"/>
        </w:rPr>
        <w:t>The Live USB Method</w:t>
      </w:r>
    </w:p>
    <w:p w:rsidR="00CC2888" w:rsidRPr="00522109" w:rsidRDefault="00CC2888" w:rsidP="00CC2888">
      <w:pPr>
        <w:shd w:val="clear" w:color="auto" w:fill="FFFFFF"/>
        <w:jc w:val="center"/>
        <w:rPr>
          <w:rFonts w:ascii="Georgia" w:hAnsi="Georgia"/>
        </w:rPr>
      </w:pPr>
    </w:p>
    <w:p w:rsidR="00CC2888" w:rsidRPr="00522109" w:rsidRDefault="00CC2888" w:rsidP="00CC2888">
      <w:pPr>
        <w:shd w:val="clear" w:color="auto" w:fill="FFFFFF"/>
        <w:jc w:val="center"/>
        <w:rPr>
          <w:rFonts w:ascii="Georgia" w:hAnsi="Georgia"/>
        </w:rPr>
      </w:pPr>
      <w:r>
        <w:rPr>
          <w:rFonts w:ascii="Georgia" w:hAnsi="Georgia"/>
          <w:noProof/>
        </w:rPr>
        <w:drawing>
          <wp:inline distT="0" distB="0" distL="0" distR="0">
            <wp:extent cx="4521052" cy="2391978"/>
            <wp:effectExtent l="19050" t="0" r="0" b="0"/>
            <wp:docPr id="110" name="Picture 110" descr="18ixlp6bu0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18ixlp6bu0r25jpg"/>
                    <pic:cNvPicPr>
                      <a:picLocks noChangeAspect="1" noChangeArrowheads="1"/>
                    </pic:cNvPicPr>
                  </pic:nvPicPr>
                  <pic:blipFill>
                    <a:blip r:embed="rId114"/>
                    <a:srcRect/>
                    <a:stretch>
                      <a:fillRect/>
                    </a:stretch>
                  </pic:blipFill>
                  <pic:spPr bwMode="auto">
                    <a:xfrm>
                      <a:off x="0" y="0"/>
                      <a:ext cx="4521186" cy="2392049"/>
                    </a:xfrm>
                    <a:prstGeom prst="rect">
                      <a:avLst/>
                    </a:prstGeom>
                    <a:noFill/>
                    <a:ln w="9525">
                      <a:noFill/>
                      <a:miter lim="800000"/>
                      <a:headEnd/>
                      <a:tailEnd/>
                    </a:ln>
                  </pic:spPr>
                </pic:pic>
              </a:graphicData>
            </a:graphic>
          </wp:inline>
        </w:drawing>
      </w:r>
    </w:p>
    <w:p w:rsidR="00CC2888" w:rsidRPr="00522109" w:rsidRDefault="00CC2888" w:rsidP="00CC2888">
      <w:pPr>
        <w:shd w:val="clear" w:color="auto" w:fill="FFFFFF"/>
        <w:jc w:val="center"/>
        <w:rPr>
          <w:rFonts w:ascii="Georgia" w:hAnsi="Georgia"/>
        </w:rPr>
      </w:pPr>
    </w:p>
    <w:p w:rsidR="00CC2888" w:rsidRPr="00522109" w:rsidRDefault="00CC2888" w:rsidP="00CC2888">
      <w:pPr>
        <w:shd w:val="clear" w:color="auto" w:fill="FFFFFF"/>
        <w:jc w:val="center"/>
        <w:rPr>
          <w:rFonts w:ascii="Georgia" w:hAnsi="Georgia"/>
        </w:rPr>
      </w:pPr>
    </w:p>
    <w:p w:rsidR="00CC2888" w:rsidRPr="00522109" w:rsidRDefault="00CC2888" w:rsidP="00CC2888">
      <w:pPr>
        <w:shd w:val="clear" w:color="auto" w:fill="FFFFFF"/>
        <w:rPr>
          <w:rFonts w:ascii="Lucida Sans Unicode" w:hAnsi="Lucida Sans Unicode" w:cs="Lucida Sans Unicode"/>
          <w:sz w:val="21"/>
          <w:szCs w:val="21"/>
        </w:rPr>
      </w:pPr>
      <w:r w:rsidRPr="00522109">
        <w:rPr>
          <w:rFonts w:ascii="Lucida Sans Unicode" w:hAnsi="Lucida Sans Unicode" w:cs="Lucida Sans Unicode"/>
          <w:sz w:val="21"/>
          <w:szCs w:val="21"/>
        </w:rPr>
        <w:t>The Live USB method requires previously mentioned </w:t>
      </w:r>
      <w:hyperlink r:id="rId115" w:tgtFrame="_blank" w:history="1">
        <w:r w:rsidRPr="00522109">
          <w:rPr>
            <w:rStyle w:val="Hyperlink"/>
            <w:rFonts w:ascii="Lucida Sans Unicode" w:hAnsi="Lucida Sans Unicode" w:cs="Lucida Sans Unicode"/>
            <w:sz w:val="21"/>
            <w:szCs w:val="21"/>
          </w:rPr>
          <w:t>Unetbootin</w:t>
        </w:r>
      </w:hyperlink>
      <w:r w:rsidRPr="00522109">
        <w:rPr>
          <w:rFonts w:ascii="Lucida Sans Unicode" w:hAnsi="Lucida Sans Unicode" w:cs="Lucida Sans Unicode"/>
          <w:sz w:val="21"/>
          <w:szCs w:val="21"/>
        </w:rPr>
        <w:t> for Windows. All you need to do is download it, start it up, and you can manage everything from right inside the program. Pick your distribution from its list (remember to pick the right version, as described above), pick the drive letter that corresponds to your thumb drive at the bottom, and hit OK. If Unetbootin doesn't list your distribution, you can still download an ISO as described in the live CD method and point Unetbootin to that file instead.</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Booting from your USB drive will take a few extra steps over the live CD method. While your computer is probably set to check your CD drive for bootable discs, it probably </w:t>
      </w:r>
      <w:r w:rsidRPr="00522109">
        <w:rPr>
          <w:rStyle w:val="Emphasis"/>
          <w:rFonts w:ascii="Lucida Sans Unicode" w:hAnsi="Lucida Sans Unicode" w:cs="Lucida Sans Unicode"/>
          <w:sz w:val="21"/>
          <w:szCs w:val="21"/>
        </w:rPr>
        <w:t>isn't</w:t>
      </w:r>
      <w:r w:rsidRPr="00522109">
        <w:rPr>
          <w:rFonts w:ascii="Lucida Sans Unicode" w:hAnsi="Lucida Sans Unicode" w:cs="Lucida Sans Unicode"/>
          <w:sz w:val="21"/>
          <w:szCs w:val="21"/>
        </w:rPr>
        <w:t xml:space="preserve"> set to check your USB ports. So, with your newly created live USB stick plugged in, restart your computer and enter your BIOS setup (usually by hitting a key like Delete when you first start </w:t>
      </w:r>
      <w:r w:rsidRPr="00522109">
        <w:rPr>
          <w:rFonts w:ascii="Lucida Sans Unicode" w:hAnsi="Lucida Sans Unicode" w:cs="Lucida Sans Unicode"/>
          <w:sz w:val="21"/>
          <w:szCs w:val="21"/>
        </w:rPr>
        <w:lastRenderedPageBreak/>
        <w:t>up—your computer's splash screen will let you know when you first turn on your computer). Head over to the "Boot" section of your BIOS and find the section for changing your PC's boot order. You'll want to move your USB hard drive to the top of the list. Save your settings and exit the BIOS. When your computer reboots, it should take you to the Unetbootin menu, from which you can boot into your Linux live session (as described in the live CD method).</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p>
    <w:p w:rsidR="00C76785" w:rsidRDefault="00C76785" w:rsidP="00CC2888">
      <w:pPr>
        <w:pStyle w:val="Heading2"/>
        <w:shd w:val="clear" w:color="auto" w:fill="FFFFFF"/>
        <w:rPr>
          <w:rFonts w:ascii="Lucida Sans Unicode" w:hAnsi="Lucida Sans Unicode" w:cs="Lucida Sans Unicode"/>
          <w:i w:val="0"/>
        </w:rPr>
      </w:pPr>
    </w:p>
    <w:p w:rsidR="00C76785" w:rsidRDefault="00C76785" w:rsidP="00CC2888">
      <w:pPr>
        <w:pStyle w:val="Heading2"/>
        <w:shd w:val="clear" w:color="auto" w:fill="FFFFFF"/>
        <w:rPr>
          <w:rFonts w:ascii="Lucida Sans Unicode" w:hAnsi="Lucida Sans Unicode" w:cs="Lucida Sans Unicode"/>
          <w:i w:val="0"/>
        </w:rPr>
      </w:pPr>
    </w:p>
    <w:p w:rsidR="00C76785" w:rsidRDefault="00C76785" w:rsidP="00CC2888">
      <w:pPr>
        <w:pStyle w:val="Heading2"/>
        <w:shd w:val="clear" w:color="auto" w:fill="FFFFFF"/>
        <w:rPr>
          <w:rFonts w:ascii="Lucida Sans Unicode" w:hAnsi="Lucida Sans Unicode" w:cs="Lucida Sans Unicode"/>
          <w:i w:val="0"/>
        </w:rPr>
      </w:pPr>
    </w:p>
    <w:p w:rsidR="00C76785" w:rsidRDefault="00C76785" w:rsidP="00CC2888">
      <w:pPr>
        <w:pStyle w:val="Heading2"/>
        <w:shd w:val="clear" w:color="auto" w:fill="FFFFFF"/>
        <w:rPr>
          <w:rFonts w:ascii="Lucida Sans Unicode" w:hAnsi="Lucida Sans Unicode" w:cs="Lucida Sans Unicode"/>
          <w:i w:val="0"/>
        </w:rPr>
      </w:pPr>
    </w:p>
    <w:p w:rsidR="00C76785" w:rsidRDefault="00C76785" w:rsidP="00CC2888">
      <w:pPr>
        <w:pStyle w:val="Heading2"/>
        <w:shd w:val="clear" w:color="auto" w:fill="FFFFFF"/>
        <w:rPr>
          <w:rFonts w:ascii="Lucida Sans Unicode" w:hAnsi="Lucida Sans Unicode" w:cs="Lucida Sans Unicode"/>
          <w:i w:val="0"/>
        </w:rPr>
      </w:pPr>
    </w:p>
    <w:p w:rsidR="00C76785" w:rsidRDefault="00C76785" w:rsidP="00CC2888">
      <w:pPr>
        <w:pStyle w:val="Heading2"/>
        <w:shd w:val="clear" w:color="auto" w:fill="FFFFFF"/>
        <w:rPr>
          <w:rFonts w:ascii="Lucida Sans Unicode" w:hAnsi="Lucida Sans Unicode" w:cs="Lucida Sans Unicode"/>
          <w:i w:val="0"/>
        </w:rPr>
      </w:pPr>
    </w:p>
    <w:p w:rsidR="00C76785" w:rsidRDefault="00C76785" w:rsidP="00C76785"/>
    <w:p w:rsidR="00C76785" w:rsidRPr="00C76785" w:rsidRDefault="00C76785" w:rsidP="00C76785"/>
    <w:p w:rsidR="00CC2888" w:rsidRPr="00522109" w:rsidRDefault="00CC2888" w:rsidP="00CC2888">
      <w:pPr>
        <w:pStyle w:val="Heading2"/>
        <w:shd w:val="clear" w:color="auto" w:fill="FFFFFF"/>
        <w:rPr>
          <w:rFonts w:ascii="Lucida Sans Unicode" w:hAnsi="Lucida Sans Unicode" w:cs="Lucida Sans Unicode"/>
          <w:i w:val="0"/>
        </w:rPr>
      </w:pPr>
      <w:r w:rsidRPr="00522109">
        <w:rPr>
          <w:rFonts w:ascii="Lucida Sans Unicode" w:hAnsi="Lucida Sans Unicode" w:cs="Lucida Sans Unicode"/>
          <w:i w:val="0"/>
        </w:rPr>
        <w:t>The Installation Process</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The installation process will be slightly different for every distro, but in general setup should guide you through the necessary steps pretty easily. Assuming you're installing Linux alongside another OS like Windows, though, there are a few things you'll want to pay attention to.</w:t>
      </w:r>
    </w:p>
    <w:p w:rsidR="00CC2888" w:rsidRPr="00522109" w:rsidRDefault="00CC2888" w:rsidP="00CC2888">
      <w:pPr>
        <w:pStyle w:val="Heading2"/>
        <w:shd w:val="clear" w:color="auto" w:fill="FFFFFF"/>
        <w:rPr>
          <w:rFonts w:ascii="Lucida Sans Unicode" w:hAnsi="Lucida Sans Unicode" w:cs="Lucida Sans Unicode"/>
          <w:i w:val="0"/>
        </w:rPr>
      </w:pPr>
      <w:r w:rsidRPr="00522109">
        <w:rPr>
          <w:rFonts w:ascii="Lucida Sans Unicode" w:hAnsi="Lucida Sans Unicode" w:cs="Lucida Sans Unicode"/>
          <w:i w:val="0"/>
        </w:rPr>
        <w:t>Partitioning Your Drive</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When the installer asks you where you want to install Linux, you'll have to partition your drive. We've </w:t>
      </w:r>
      <w:hyperlink r:id="rId116" w:history="1">
        <w:r w:rsidRPr="00522109">
          <w:rPr>
            <w:rStyle w:val="Hyperlink"/>
            <w:rFonts w:ascii="Lucida Sans Unicode" w:hAnsi="Lucida Sans Unicode" w:cs="Lucida Sans Unicode"/>
            <w:sz w:val="21"/>
            <w:szCs w:val="21"/>
          </w:rPr>
          <w:t>gone through how to do this</w:t>
        </w:r>
      </w:hyperlink>
      <w:r w:rsidRPr="00522109">
        <w:rPr>
          <w:rFonts w:ascii="Lucida Sans Unicode" w:hAnsi="Lucida Sans Unicode" w:cs="Lucida Sans Unicode"/>
          <w:sz w:val="21"/>
          <w:szCs w:val="21"/>
        </w:rPr>
        <w:t> a </w:t>
      </w:r>
      <w:hyperlink r:id="rId117" w:history="1">
        <w:r w:rsidRPr="00522109">
          <w:rPr>
            <w:rStyle w:val="Hyperlink"/>
            <w:rFonts w:ascii="Lucida Sans Unicode" w:hAnsi="Lucida Sans Unicode" w:cs="Lucida Sans Unicode"/>
            <w:sz w:val="21"/>
            <w:szCs w:val="21"/>
          </w:rPr>
          <w:t>few times before</w:t>
        </w:r>
      </w:hyperlink>
      <w:r w:rsidRPr="00522109">
        <w:rPr>
          <w:rFonts w:ascii="Lucida Sans Unicode" w:hAnsi="Lucida Sans Unicode" w:cs="Lucida Sans Unicode"/>
          <w:sz w:val="21"/>
          <w:szCs w:val="21"/>
        </w:rPr>
        <w:t>, and it's usually pretty simple to add new partitions from the free space on your drive.</w:t>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p>
    <w:p w:rsidR="00CC2888" w:rsidRPr="00522109" w:rsidRDefault="00CC2888" w:rsidP="00CC2888">
      <w:pPr>
        <w:shd w:val="clear" w:color="auto" w:fill="FFFFFF"/>
        <w:jc w:val="center"/>
        <w:rPr>
          <w:rFonts w:ascii="Lucida Sans Unicode" w:hAnsi="Lucida Sans Unicode" w:cs="Lucida Sans Unicode"/>
          <w:sz w:val="21"/>
          <w:szCs w:val="21"/>
        </w:rPr>
      </w:pPr>
      <w:r>
        <w:rPr>
          <w:rFonts w:ascii="Lucida Sans Unicode" w:hAnsi="Lucida Sans Unicode" w:cs="Lucida Sans Unicode"/>
          <w:noProof/>
          <w:sz w:val="21"/>
          <w:szCs w:val="21"/>
        </w:rPr>
        <w:drawing>
          <wp:inline distT="0" distB="0" distL="0" distR="0">
            <wp:extent cx="4827270" cy="3434080"/>
            <wp:effectExtent l="19050" t="0" r="0" b="0"/>
            <wp:docPr id="111" name="Picture 111" descr="18ixlp8avdl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8ixlp8avdlydpng"/>
                    <pic:cNvPicPr>
                      <a:picLocks noChangeAspect="1" noChangeArrowheads="1"/>
                    </pic:cNvPicPr>
                  </pic:nvPicPr>
                  <pic:blipFill>
                    <a:blip r:embed="rId118"/>
                    <a:srcRect/>
                    <a:stretch>
                      <a:fillRect/>
                    </a:stretch>
                  </pic:blipFill>
                  <pic:spPr bwMode="auto">
                    <a:xfrm>
                      <a:off x="0" y="0"/>
                      <a:ext cx="4827270" cy="3434080"/>
                    </a:xfrm>
                    <a:prstGeom prst="rect">
                      <a:avLst/>
                    </a:prstGeom>
                    <a:noFill/>
                    <a:ln w="9525">
                      <a:noFill/>
                      <a:miter lim="800000"/>
                      <a:headEnd/>
                      <a:tailEnd/>
                    </a:ln>
                  </pic:spPr>
                </pic:pic>
              </a:graphicData>
            </a:graphic>
          </wp:inline>
        </w:drawing>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Ubuntu's installation should partition the drive for you automatically, and unless you have any special needs (like if you're on a Mac), you can breeze right through the installation with no problems. If not, you may be given a more advanced partitioning tool, and you'll have to create the partitions yourself. If this is the case, you'll actually want to create two new partitions. One is for the operating system itself, which I'd format as Ext4. Give it at least 10 GB of space, and set the mount point as </w:t>
      </w:r>
      <w:r w:rsidRPr="00522109">
        <w:rPr>
          <w:rStyle w:val="HTMLCode"/>
          <w:rFonts w:ascii="Lucida Sans Unicode" w:hAnsi="Lucida Sans Unicode" w:cs="Lucida Sans Unicode"/>
          <w:sz w:val="21"/>
          <w:szCs w:val="21"/>
          <w:bdr w:val="single" w:sz="6" w:space="0" w:color="DFDFDF" w:frame="1"/>
          <w:shd w:val="clear" w:color="auto" w:fill="F5F5F5"/>
        </w:rPr>
        <w:t>/</w:t>
      </w:r>
      <w:r w:rsidRPr="00522109">
        <w:rPr>
          <w:rFonts w:ascii="Lucida Sans Unicode" w:hAnsi="Lucida Sans Unicode" w:cs="Lucida Sans Unicode"/>
          <w:sz w:val="21"/>
          <w:szCs w:val="21"/>
        </w:rPr>
        <w:t>. You'll want to create the second partition for what's called </w:t>
      </w:r>
      <w:r w:rsidRPr="00522109">
        <w:rPr>
          <w:rStyle w:val="Emphasis"/>
          <w:rFonts w:ascii="Lucida Sans Unicode" w:hAnsi="Lucida Sans Unicode" w:cs="Lucida Sans Unicode"/>
          <w:sz w:val="21"/>
          <w:szCs w:val="21"/>
        </w:rPr>
        <w:t>swap space</w:t>
      </w:r>
      <w:r w:rsidRPr="00522109">
        <w:rPr>
          <w:rFonts w:ascii="Lucida Sans Unicode" w:hAnsi="Lucida Sans Unicode" w:cs="Lucida Sans Unicode"/>
          <w:sz w:val="21"/>
          <w:szCs w:val="21"/>
        </w:rPr>
        <w:t>. This essentially helps your computer manage memory more effectively and keeps it running fast. If you have a small amount of ram (one or two GB), you'll want your swap partition to be twice as large as the amount of RAM you have. If you have 3 GB or more, you can probably just make a swap partition that's the same size as the amount of RAM you have.</w:t>
      </w:r>
    </w:p>
    <w:p w:rsidR="00CC2888" w:rsidRPr="00522109" w:rsidRDefault="00CC2888" w:rsidP="00CC2888">
      <w:pPr>
        <w:pStyle w:val="Heading2"/>
        <w:shd w:val="clear" w:color="auto" w:fill="FFFFFF"/>
        <w:rPr>
          <w:rFonts w:ascii="Lucida Sans Unicode" w:hAnsi="Lucida Sans Unicode" w:cs="Lucida Sans Unicode"/>
          <w:i w:val="0"/>
        </w:rPr>
      </w:pPr>
      <w:r w:rsidRPr="00522109">
        <w:rPr>
          <w:rFonts w:ascii="Lucida Sans Unicode" w:hAnsi="Lucida Sans Unicode" w:cs="Lucida Sans Unicode"/>
          <w:i w:val="0"/>
        </w:rPr>
        <w:t>GRUB and Other Bootloaders</w:t>
      </w:r>
    </w:p>
    <w:p w:rsidR="00CC2888" w:rsidRPr="00522109" w:rsidRDefault="00CC2888" w:rsidP="00CC2888"/>
    <w:p w:rsidR="00CC2888" w:rsidRPr="00522109" w:rsidRDefault="00CC2888" w:rsidP="00CC2888">
      <w:pPr>
        <w:shd w:val="clear" w:color="auto" w:fill="FFFFFF"/>
        <w:jc w:val="center"/>
        <w:rPr>
          <w:rFonts w:ascii="Georgia" w:hAnsi="Georgia"/>
        </w:rPr>
      </w:pPr>
      <w:r>
        <w:rPr>
          <w:rFonts w:ascii="Georgia" w:hAnsi="Georgia"/>
          <w:noProof/>
        </w:rPr>
        <w:lastRenderedPageBreak/>
        <w:drawing>
          <wp:inline distT="0" distB="0" distL="0" distR="0">
            <wp:extent cx="3242945" cy="1435100"/>
            <wp:effectExtent l="19050" t="0" r="0" b="0"/>
            <wp:docPr id="112" name="Picture 112" descr="18ixlp8am53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18ixlp8am53xxjpg"/>
                    <pic:cNvPicPr>
                      <a:picLocks noChangeAspect="1" noChangeArrowheads="1"/>
                    </pic:cNvPicPr>
                  </pic:nvPicPr>
                  <pic:blipFill>
                    <a:blip r:embed="rId119"/>
                    <a:srcRect/>
                    <a:stretch>
                      <a:fillRect/>
                    </a:stretch>
                  </pic:blipFill>
                  <pic:spPr bwMode="auto">
                    <a:xfrm>
                      <a:off x="0" y="0"/>
                      <a:ext cx="3242945" cy="1435100"/>
                    </a:xfrm>
                    <a:prstGeom prst="rect">
                      <a:avLst/>
                    </a:prstGeom>
                    <a:noFill/>
                    <a:ln w="9525">
                      <a:noFill/>
                      <a:miter lim="800000"/>
                      <a:headEnd/>
                      <a:tailEnd/>
                    </a:ln>
                  </pic:spPr>
                </pic:pic>
              </a:graphicData>
            </a:graphic>
          </wp:inline>
        </w:drawing>
      </w:r>
    </w:p>
    <w:p w:rsidR="00CC2888" w:rsidRPr="00522109" w:rsidRDefault="00CC2888" w:rsidP="00CC2888">
      <w:pPr>
        <w:pStyle w:val="NormalWeb"/>
        <w:shd w:val="clear" w:color="auto" w:fill="FFFFFF"/>
        <w:spacing w:line="435" w:lineRule="atLeast"/>
        <w:rPr>
          <w:rFonts w:ascii="Lucida Sans Unicode" w:hAnsi="Lucida Sans Unicode" w:cs="Lucida Sans Unicode"/>
          <w:sz w:val="21"/>
          <w:szCs w:val="21"/>
        </w:rPr>
      </w:pPr>
      <w:r w:rsidRPr="00522109">
        <w:rPr>
          <w:rFonts w:ascii="Lucida Sans Unicode" w:hAnsi="Lucida Sans Unicode" w:cs="Lucida Sans Unicode"/>
          <w:sz w:val="21"/>
          <w:szCs w:val="21"/>
        </w:rPr>
        <w:t>Linux is going to install a new bootloader for you called GRUB. It's going to replace your normal bootloader and give you the option to choose between Windows and Linux at startup. In general, you shouldn't have to do anything here—most distros will install GRUB by default, and it should work correctly out of the box. Just note that Mac users will want to install GRUB on the Linux partition itself, and Windows users will need to be careful since if you reinstall Windows, you'll lose GRUB and have to reinstall it yourself. Of course, if you prefer something a little prettier, you can mess around with previously mentioned </w:t>
      </w:r>
      <w:hyperlink r:id="rId120" w:tgtFrame="_blank" w:history="1">
        <w:r w:rsidRPr="00522109">
          <w:rPr>
            <w:rStyle w:val="Hyperlink"/>
            <w:rFonts w:ascii="Lucida Sans Unicode" w:hAnsi="Lucida Sans Unicode" w:cs="Lucida Sans Unicode"/>
            <w:sz w:val="21"/>
            <w:szCs w:val="21"/>
          </w:rPr>
          <w:t>Burg</w:t>
        </w:r>
      </w:hyperlink>
      <w:r w:rsidRPr="00522109">
        <w:rPr>
          <w:rFonts w:ascii="Lucida Sans Unicode" w:hAnsi="Lucida Sans Unicode" w:cs="Lucida Sans Unicode"/>
          <w:sz w:val="21"/>
          <w:szCs w:val="21"/>
        </w:rPr>
        <w:t>, but we'd recommend doing that after you get your Linux installation up and running.</w:t>
      </w:r>
      <w:r w:rsidRPr="00522109">
        <w:rPr>
          <w:rFonts w:ascii="Lucida Sans Unicode" w:hAnsi="Lucida Sans Unicode" w:cs="Lucida Sans Unicode"/>
          <w:sz w:val="21"/>
          <w:szCs w:val="21"/>
          <w:shd w:val="clear" w:color="auto" w:fill="FFFFFF"/>
        </w:rPr>
        <w:t xml:space="preserve"> That's it! To boot into your newly installed Linux partition, you just need to restart your computer. When you do, it'll take you to the GRUB menu, which will let you choose whether to boot into Linux or Windows. From there, you can play around with your new Linux installation. It'll probably come with quite a few apps installed, some you'll recognize and some you </w:t>
      </w:r>
      <w:proofErr w:type="gramStart"/>
      <w:r w:rsidRPr="00522109">
        <w:rPr>
          <w:rFonts w:ascii="Lucida Sans Unicode" w:hAnsi="Lucida Sans Unicode" w:cs="Lucida Sans Unicode"/>
          <w:sz w:val="21"/>
          <w:szCs w:val="21"/>
          <w:shd w:val="clear" w:color="auto" w:fill="FFFFFF"/>
        </w:rPr>
        <w:t>won't,</w:t>
      </w:r>
      <w:proofErr w:type="gramEnd"/>
      <w:r w:rsidRPr="00522109">
        <w:rPr>
          <w:rFonts w:ascii="Lucida Sans Unicode" w:hAnsi="Lucida Sans Unicode" w:cs="Lucida Sans Unicode"/>
          <w:sz w:val="21"/>
          <w:szCs w:val="21"/>
          <w:shd w:val="clear" w:color="auto" w:fill="FFFFFF"/>
        </w:rPr>
        <w:t xml:space="preserve"> and you can poke around in the settings and see what's available to you. If you're lucky, most of your hardware will work. If you're unlucky, you'll have a few quirks with your hardware, and if you're really unlucky, your Wi-Fi won't work out of the box and you'll have to work just to get connected to the internet. Luckily, we'll be talking all about getting your hardware working tomorrow, so check back with us then!</w:t>
      </w:r>
    </w:p>
    <w:p w:rsidR="00C76785" w:rsidRDefault="00C76785" w:rsidP="00CC2888">
      <w:pPr>
        <w:rPr>
          <w:rFonts w:ascii="Lucida Sans Unicode" w:hAnsi="Lucida Sans Unicode" w:cs="Lucida Sans Unicode"/>
          <w:b/>
          <w:i/>
          <w:sz w:val="32"/>
        </w:rPr>
      </w:pPr>
    </w:p>
    <w:p w:rsidR="00CC2888" w:rsidRPr="00996D52" w:rsidRDefault="00CC2888" w:rsidP="00CC2888">
      <w:pPr>
        <w:rPr>
          <w:rFonts w:ascii="Lucida Sans Unicode" w:hAnsi="Lucida Sans Unicode" w:cs="Lucida Sans Unicode"/>
          <w:b/>
          <w:i/>
          <w:sz w:val="32"/>
        </w:rPr>
      </w:pPr>
      <w:proofErr w:type="gramStart"/>
      <w:r w:rsidRPr="00996D52">
        <w:rPr>
          <w:rFonts w:ascii="Lucida Sans Unicode" w:hAnsi="Lucida Sans Unicode" w:cs="Lucida Sans Unicode"/>
          <w:b/>
          <w:i/>
          <w:sz w:val="32"/>
        </w:rPr>
        <w:t xml:space="preserve">Installation of </w:t>
      </w:r>
      <w:r w:rsidR="00130A2C" w:rsidRPr="00996D52">
        <w:rPr>
          <w:rFonts w:ascii="Lucida Sans Unicode" w:hAnsi="Lucida Sans Unicode" w:cs="Lucida Sans Unicode"/>
          <w:b/>
          <w:i/>
          <w:sz w:val="32"/>
        </w:rPr>
        <w:t>WINDOWS</w:t>
      </w:r>
      <w:r w:rsidRPr="00996D52">
        <w:rPr>
          <w:rFonts w:ascii="Lucida Sans Unicode" w:hAnsi="Lucida Sans Unicode" w:cs="Lucida Sans Unicode"/>
          <w:b/>
          <w:i/>
          <w:sz w:val="32"/>
        </w:rPr>
        <w:t xml:space="preserve"> operating system.</w:t>
      </w:r>
      <w:proofErr w:type="gramEnd"/>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Pr="0063543F" w:rsidRDefault="00CC2888" w:rsidP="00CC2888"/>
    <w:p w:rsidR="00CC2888" w:rsidRDefault="00CC2888" w:rsidP="00CC2888">
      <w:pPr>
        <w:jc w:val="center"/>
        <w:rPr>
          <w:rFonts w:ascii="Helvetica" w:hAnsi="Helvetica"/>
          <w:color w:val="101010"/>
        </w:rPr>
      </w:pPr>
      <w:r>
        <w:rPr>
          <w:rFonts w:ascii="Helvetica" w:hAnsi="Helvetica"/>
          <w:noProof/>
          <w:color w:val="101010"/>
        </w:rPr>
        <w:lastRenderedPageBreak/>
        <w:drawing>
          <wp:inline distT="0" distB="0" distL="0" distR="0">
            <wp:extent cx="4072255" cy="3051810"/>
            <wp:effectExtent l="19050" t="0" r="4445" b="0"/>
            <wp:docPr id="113" name="Picture 113" descr="Screenshot of the Windows 7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shot of the Windows 7 splash screen"/>
                    <pic:cNvPicPr>
                      <a:picLocks noChangeAspect="1" noChangeArrowheads="1"/>
                    </pic:cNvPicPr>
                  </pic:nvPicPr>
                  <pic:blipFill>
                    <a:blip r:embed="rId121"/>
                    <a:srcRect/>
                    <a:stretch>
                      <a:fillRect/>
                    </a:stretch>
                  </pic:blipFill>
                  <pic:spPr bwMode="auto">
                    <a:xfrm>
                      <a:off x="0" y="0"/>
                      <a:ext cx="4072255" cy="3051810"/>
                    </a:xfrm>
                    <a:prstGeom prst="rect">
                      <a:avLst/>
                    </a:prstGeom>
                    <a:noFill/>
                    <a:ln w="9525">
                      <a:noFill/>
                      <a:miter lim="800000"/>
                      <a:headEnd/>
                      <a:tailEnd/>
                    </a:ln>
                  </pic:spPr>
                </pic:pic>
              </a:graphicData>
            </a:graphic>
          </wp:inline>
        </w:drawing>
      </w:r>
    </w:p>
    <w:p w:rsidR="00CC2888" w:rsidRPr="0063543F" w:rsidRDefault="00CC2888" w:rsidP="00CC2888">
      <w:pPr>
        <w:jc w:val="center"/>
      </w:pPr>
    </w:p>
    <w:p w:rsidR="00CC2888" w:rsidRPr="0063543F" w:rsidRDefault="00CC2888" w:rsidP="00CC2888">
      <w:pPr>
        <w:shd w:val="clear" w:color="auto" w:fill="FFFFFF"/>
        <w:spacing w:line="360" w:lineRule="atLeast"/>
        <w:rPr>
          <w:rFonts w:ascii="Lucida Sans Unicode" w:hAnsi="Lucida Sans Unicode" w:cs="Lucida Sans Unicode"/>
          <w:i/>
          <w:color w:val="101010"/>
        </w:rPr>
      </w:pPr>
      <w:r>
        <w:rPr>
          <w:rFonts w:ascii="Helvetica" w:hAnsi="Helvetica"/>
          <w:color w:val="101010"/>
        </w:rPr>
        <w:t> </w:t>
      </w:r>
      <w:proofErr w:type="gramStart"/>
      <w:r w:rsidRPr="0063543F">
        <w:rPr>
          <w:rFonts w:ascii="Lucida Sans Unicode" w:hAnsi="Lucida Sans Unicode" w:cs="Lucida Sans Unicode"/>
          <w:i/>
          <w:color w:val="101010"/>
        </w:rPr>
        <w:t>Windows 7 Clean Install - Step 1 of 34.</w:t>
      </w:r>
      <w:proofErr w:type="gramEnd"/>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Most of the time, a Windows 7 clean install means to remove an existing operating system (like Windows XP, Linux, Windows 7, Windows 10, Windows 8, ... it doesn't matter) and replace it with a fresh or "clean" installation of Windows 7.</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In other words, it's the "erase everything and start from scratch" process for Windows 7, a procedure referred to as a "clean install" or sometimes as a "custom install." It's the ultimate "reinstall Windows 7" process.</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A clean install is often the best way to solve very serious Windows 7 problems, like a virus infection you can't get rid of completely or maybe some kind of Windows issues that you can't seem to solve with normal troubleshooting.</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Performing a clean install of Windows 7 is usually a better idea than upgrading from an older version of Windows as well. Since a clean install is a true start over from scratch, you don't risk inheriting any buggy situations from your previous installation.</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To be 100% clear, this is the right procedure to follow if:</w:t>
      </w:r>
    </w:p>
    <w:p w:rsidR="00CC2888" w:rsidRPr="0063543F" w:rsidRDefault="00CC2888" w:rsidP="00CC2888">
      <w:pPr>
        <w:numPr>
          <w:ilvl w:val="0"/>
          <w:numId w:val="11"/>
        </w:numPr>
        <w:shd w:val="clear" w:color="auto" w:fill="FFFFFF"/>
        <w:spacing w:before="100" w:beforeAutospacing="1" w:after="100" w:afterAutospacing="1"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you want to </w:t>
      </w:r>
      <w:r w:rsidRPr="0063543F">
        <w:rPr>
          <w:rStyle w:val="Emphasis"/>
          <w:rFonts w:ascii="Lucida Sans Unicode" w:hAnsi="Lucida Sans Unicode" w:cs="Lucida Sans Unicode"/>
          <w:color w:val="101010"/>
          <w:sz w:val="21"/>
          <w:szCs w:val="21"/>
        </w:rPr>
        <w:t>erase whatever you have</w:t>
      </w:r>
      <w:r w:rsidRPr="0063543F">
        <w:rPr>
          <w:rFonts w:ascii="Lucida Sans Unicode" w:hAnsi="Lucida Sans Unicode" w:cs="Lucida Sans Unicode"/>
          <w:color w:val="101010"/>
          <w:sz w:val="21"/>
          <w:szCs w:val="21"/>
        </w:rPr>
        <w:t> have and install Windows 7</w:t>
      </w:r>
    </w:p>
    <w:p w:rsidR="00CC2888" w:rsidRPr="0063543F" w:rsidRDefault="00CC2888" w:rsidP="00CC2888">
      <w:pPr>
        <w:numPr>
          <w:ilvl w:val="0"/>
          <w:numId w:val="11"/>
        </w:numPr>
        <w:shd w:val="clear" w:color="auto" w:fill="FFFFFF"/>
        <w:spacing w:before="100" w:beforeAutospacing="1" w:after="100" w:afterAutospacing="1"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you want to </w:t>
      </w:r>
      <w:r w:rsidRPr="0063543F">
        <w:rPr>
          <w:rStyle w:val="Emphasis"/>
          <w:rFonts w:ascii="Lucida Sans Unicode" w:hAnsi="Lucida Sans Unicode" w:cs="Lucida Sans Unicode"/>
          <w:color w:val="101010"/>
          <w:sz w:val="21"/>
          <w:szCs w:val="21"/>
        </w:rPr>
        <w:t>reinstall</w:t>
      </w:r>
      <w:r w:rsidRPr="0063543F">
        <w:rPr>
          <w:rFonts w:ascii="Lucida Sans Unicode" w:hAnsi="Lucida Sans Unicode" w:cs="Lucida Sans Unicode"/>
          <w:color w:val="101010"/>
          <w:sz w:val="21"/>
          <w:szCs w:val="21"/>
        </w:rPr>
        <w:t> Windows 7</w:t>
      </w:r>
    </w:p>
    <w:p w:rsidR="00CC2888" w:rsidRPr="0063543F" w:rsidRDefault="00CC2888" w:rsidP="00CC2888">
      <w:pPr>
        <w:numPr>
          <w:ilvl w:val="0"/>
          <w:numId w:val="11"/>
        </w:numPr>
        <w:shd w:val="clear" w:color="auto" w:fill="FFFFFF"/>
        <w:spacing w:before="100" w:beforeAutospacing="1" w:after="100" w:afterAutospacing="1"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lastRenderedPageBreak/>
        <w:t>you want to install windows 7 </w:t>
      </w:r>
      <w:r w:rsidRPr="0063543F">
        <w:rPr>
          <w:rStyle w:val="Emphasis"/>
          <w:rFonts w:ascii="Lucida Sans Unicode" w:hAnsi="Lucida Sans Unicode" w:cs="Lucida Sans Unicode"/>
          <w:color w:val="101010"/>
          <w:sz w:val="21"/>
          <w:szCs w:val="21"/>
        </w:rPr>
        <w:t>on a new hard drive</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This guide is broken into a total of 34 steps and will walk you through every part of the Windows 7 clean install process. Let's get started...</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Backup &amp; Locate Your Product Key</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The most important thing to realize before performing a clean install of Windows 7 is that </w:t>
      </w:r>
      <w:r w:rsidRPr="0063543F">
        <w:rPr>
          <w:rStyle w:val="Emphasis"/>
          <w:rFonts w:ascii="Lucida Sans Unicode" w:hAnsi="Lucida Sans Unicode" w:cs="Lucida Sans Unicode"/>
          <w:color w:val="101010"/>
          <w:sz w:val="21"/>
          <w:szCs w:val="21"/>
        </w:rPr>
        <w:t>all of the information</w:t>
      </w:r>
      <w:r w:rsidRPr="0063543F">
        <w:rPr>
          <w:rFonts w:ascii="Lucida Sans Unicode" w:hAnsi="Lucida Sans Unicode" w:cs="Lucida Sans Unicode"/>
          <w:color w:val="101010"/>
          <w:sz w:val="21"/>
          <w:szCs w:val="21"/>
        </w:rPr>
        <w:t xml:space="preserve"> on the drive that your current operating system is installed on (probably </w:t>
      </w:r>
      <w:proofErr w:type="gramStart"/>
      <w:r w:rsidRPr="0063543F">
        <w:rPr>
          <w:rFonts w:ascii="Lucida Sans Unicode" w:hAnsi="Lucida Sans Unicode" w:cs="Lucida Sans Unicode"/>
          <w:color w:val="101010"/>
          <w:sz w:val="21"/>
          <w:szCs w:val="21"/>
        </w:rPr>
        <w:t>your</w:t>
      </w:r>
      <w:proofErr w:type="gramEnd"/>
      <w:r w:rsidRPr="0063543F">
        <w:rPr>
          <w:rFonts w:ascii="Lucida Sans Unicode" w:hAnsi="Lucida Sans Unicode" w:cs="Lucida Sans Unicode"/>
          <w:color w:val="101010"/>
          <w:sz w:val="21"/>
          <w:szCs w:val="21"/>
        </w:rPr>
        <w:t xml:space="preserve"> C: drive) will be destroyed during this process. That means that if there's anything you want to keep you should back it up to a disc or another drive </w:t>
      </w:r>
      <w:r w:rsidRPr="0063543F">
        <w:rPr>
          <w:rStyle w:val="Emphasis"/>
          <w:rFonts w:ascii="Lucida Sans Unicode" w:hAnsi="Lucida Sans Unicode" w:cs="Lucida Sans Unicode"/>
          <w:color w:val="101010"/>
          <w:sz w:val="21"/>
          <w:szCs w:val="21"/>
        </w:rPr>
        <w:t>prior</w:t>
      </w:r>
      <w:r w:rsidRPr="0063543F">
        <w:rPr>
          <w:rFonts w:ascii="Lucida Sans Unicode" w:hAnsi="Lucida Sans Unicode" w:cs="Lucida Sans Unicode"/>
          <w:color w:val="101010"/>
          <w:sz w:val="21"/>
          <w:szCs w:val="21"/>
        </w:rPr>
        <w:t> to beginning this process.</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You should also locate the Windows 7 product key, a 25-digit alphanumeric code unique to your copy of Windows 7. If you can't locate it, there is a fairly easy way to find the Windows 7 product key code from your existing Windows 7 installation, but this must be done </w:t>
      </w:r>
      <w:r w:rsidRPr="0063543F">
        <w:rPr>
          <w:rStyle w:val="Emphasis"/>
          <w:rFonts w:ascii="Lucida Sans Unicode" w:hAnsi="Lucida Sans Unicode" w:cs="Lucida Sans Unicode"/>
          <w:color w:val="101010"/>
          <w:sz w:val="21"/>
          <w:szCs w:val="21"/>
        </w:rPr>
        <w:t>before</w:t>
      </w:r>
      <w:r w:rsidRPr="0063543F">
        <w:rPr>
          <w:rFonts w:ascii="Lucida Sans Unicode" w:hAnsi="Lucida Sans Unicode" w:cs="Lucida Sans Unicode"/>
          <w:color w:val="101010"/>
          <w:sz w:val="21"/>
          <w:szCs w:val="21"/>
        </w:rPr>
        <w:t> you reinstall Windows 7.</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Note:</w:t>
      </w:r>
      <w:r w:rsidRPr="0063543F">
        <w:rPr>
          <w:rFonts w:ascii="Lucida Sans Unicode" w:hAnsi="Lucida Sans Unicode" w:cs="Lucida Sans Unicode"/>
          <w:color w:val="101010"/>
          <w:sz w:val="21"/>
          <w:szCs w:val="21"/>
        </w:rPr>
        <w:t> If Windows originally came preinstalled on your computer (i.e. you did not install it yourself), your product key is probably located on a sticker attached to the side, back, or bottom of your computer's </w:t>
      </w:r>
      <w:hyperlink r:id="rId122" w:history="1">
        <w:r w:rsidRPr="0063543F">
          <w:rPr>
            <w:rStyle w:val="Hyperlink"/>
            <w:rFonts w:ascii="Lucida Sans Unicode" w:hAnsi="Lucida Sans Unicode" w:cs="Lucida Sans Unicode"/>
            <w:color w:val="101010"/>
            <w:sz w:val="21"/>
            <w:szCs w:val="21"/>
          </w:rPr>
          <w:t>case</w:t>
        </w:r>
      </w:hyperlink>
      <w:r w:rsidRPr="0063543F">
        <w:rPr>
          <w:rFonts w:ascii="Lucida Sans Unicode" w:hAnsi="Lucida Sans Unicode" w:cs="Lucida Sans Unicode"/>
          <w:color w:val="101010"/>
          <w:sz w:val="21"/>
          <w:szCs w:val="21"/>
        </w:rPr>
        <w:t>. This is the product key you should use when installing Windows 7.</w:t>
      </w:r>
    </w:p>
    <w:p w:rsidR="00927F18" w:rsidRDefault="00927F18" w:rsidP="00CC2888">
      <w:pPr>
        <w:pStyle w:val="NormalWeb"/>
        <w:shd w:val="clear" w:color="auto" w:fill="FFFFFF"/>
        <w:spacing w:line="360" w:lineRule="atLeast"/>
        <w:rPr>
          <w:rStyle w:val="Strong"/>
          <w:rFonts w:ascii="Lucida Sans Unicode" w:hAnsi="Lucida Sans Unicode" w:cs="Lucida Sans Unicode"/>
          <w:color w:val="101010"/>
          <w:sz w:val="21"/>
          <w:szCs w:val="21"/>
        </w:rPr>
      </w:pP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Start the Windows 7 Clean Install Process</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When you're </w:t>
      </w:r>
      <w:r w:rsidRPr="0063543F">
        <w:rPr>
          <w:rStyle w:val="Emphasis"/>
          <w:rFonts w:ascii="Lucida Sans Unicode" w:hAnsi="Lucida Sans Unicode" w:cs="Lucida Sans Unicode"/>
          <w:color w:val="101010"/>
          <w:sz w:val="21"/>
          <w:szCs w:val="21"/>
        </w:rPr>
        <w:t>absolutely sure</w:t>
      </w:r>
      <w:r w:rsidRPr="0063543F">
        <w:rPr>
          <w:rFonts w:ascii="Lucida Sans Unicode" w:hAnsi="Lucida Sans Unicode" w:cs="Lucida Sans Unicode"/>
          <w:color w:val="101010"/>
          <w:sz w:val="21"/>
          <w:szCs w:val="21"/>
        </w:rPr>
        <w:t> sure that everything from your computer that you want to keep is backed up, proceed to the next step. Keep in mind that once you delete all of the information from this drive (as we'll do in a future step), </w:t>
      </w:r>
      <w:r w:rsidRPr="0063543F">
        <w:rPr>
          <w:rStyle w:val="Emphasis"/>
          <w:rFonts w:ascii="Lucida Sans Unicode" w:hAnsi="Lucida Sans Unicode" w:cs="Lucida Sans Unicode"/>
          <w:color w:val="101010"/>
          <w:sz w:val="21"/>
          <w:szCs w:val="21"/>
        </w:rPr>
        <w:t>the action is not reversible</w:t>
      </w:r>
      <w:r w:rsidRPr="0063543F">
        <w:rPr>
          <w:rFonts w:ascii="Lucida Sans Unicode" w:hAnsi="Lucida Sans Unicode" w:cs="Lucida Sans Unicode"/>
          <w:color w:val="101010"/>
          <w:sz w:val="21"/>
          <w:szCs w:val="21"/>
        </w:rPr>
        <w:t>!</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Note:</w:t>
      </w:r>
      <w:r w:rsidRPr="0063543F">
        <w:rPr>
          <w:rFonts w:ascii="Lucida Sans Unicode" w:hAnsi="Lucida Sans Unicode" w:cs="Lucida Sans Unicode"/>
          <w:color w:val="101010"/>
          <w:sz w:val="21"/>
          <w:szCs w:val="21"/>
        </w:rPr>
        <w:t> The steps and screen shots shown in these 34 steps refer specifically to Windows 7 Ultimate edition but will also serve perfectly well as a guide to reinstalling any Windows 7 edition you may have including Windows 7 Professional or Windows 7 Home Premium.</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lastRenderedPageBreak/>
        <w:t>Important:</w:t>
      </w:r>
      <w:r w:rsidRPr="0063543F">
        <w:rPr>
          <w:rFonts w:ascii="Lucida Sans Unicode" w:hAnsi="Lucida Sans Unicode" w:cs="Lucida Sans Unicode"/>
          <w:color w:val="101010"/>
          <w:sz w:val="21"/>
          <w:szCs w:val="21"/>
        </w:rPr>
        <w:t> Microsoft has changed the clean install process for every new Windows release. If you're using Windows 10, 8, Vista, etc., see </w:t>
      </w:r>
      <w:hyperlink r:id="rId123" w:history="1">
        <w:proofErr w:type="gramStart"/>
        <w:r w:rsidRPr="0063543F">
          <w:rPr>
            <w:rStyle w:val="Hyperlink"/>
            <w:rFonts w:ascii="Lucida Sans Unicode" w:hAnsi="Lucida Sans Unicode" w:cs="Lucida Sans Unicode"/>
            <w:color w:val="101010"/>
            <w:sz w:val="21"/>
            <w:szCs w:val="21"/>
          </w:rPr>
          <w:t>How</w:t>
        </w:r>
        <w:proofErr w:type="gramEnd"/>
        <w:r w:rsidRPr="0063543F">
          <w:rPr>
            <w:rStyle w:val="Hyperlink"/>
            <w:rFonts w:ascii="Lucida Sans Unicode" w:hAnsi="Lucida Sans Unicode" w:cs="Lucida Sans Unicode"/>
            <w:color w:val="101010"/>
            <w:sz w:val="21"/>
            <w:szCs w:val="21"/>
          </w:rPr>
          <w:t xml:space="preserve"> Do I Perform a Clean Installation of Windows?</w:t>
        </w:r>
      </w:hyperlink>
      <w:r w:rsidRPr="0063543F">
        <w:rPr>
          <w:rFonts w:ascii="Lucida Sans Unicode" w:hAnsi="Lucida Sans Unicode" w:cs="Lucida Sans Unicode"/>
          <w:color w:val="101010"/>
          <w:sz w:val="21"/>
          <w:szCs w:val="21"/>
        </w:rPr>
        <w:t> </w:t>
      </w:r>
      <w:proofErr w:type="gramStart"/>
      <w:r w:rsidRPr="0063543F">
        <w:rPr>
          <w:rFonts w:ascii="Lucida Sans Unicode" w:hAnsi="Lucida Sans Unicode" w:cs="Lucida Sans Unicode"/>
          <w:color w:val="101010"/>
          <w:sz w:val="21"/>
          <w:szCs w:val="21"/>
        </w:rPr>
        <w:t>for</w:t>
      </w:r>
      <w:proofErr w:type="gramEnd"/>
      <w:r w:rsidRPr="0063543F">
        <w:rPr>
          <w:rFonts w:ascii="Lucida Sans Unicode" w:hAnsi="Lucida Sans Unicode" w:cs="Lucida Sans Unicode"/>
          <w:color w:val="101010"/>
          <w:sz w:val="21"/>
          <w:szCs w:val="21"/>
        </w:rPr>
        <w:t xml:space="preserve"> links to specific instructions for </w:t>
      </w:r>
      <w:r w:rsidRPr="0063543F">
        <w:rPr>
          <w:rStyle w:val="Emphasis"/>
          <w:rFonts w:ascii="Lucida Sans Unicode" w:hAnsi="Lucida Sans Unicode" w:cs="Lucida Sans Unicode"/>
          <w:color w:val="101010"/>
          <w:sz w:val="21"/>
          <w:szCs w:val="21"/>
        </w:rPr>
        <w:t>your</w:t>
      </w:r>
      <w:r w:rsidRPr="0063543F">
        <w:rPr>
          <w:rFonts w:ascii="Lucida Sans Unicode" w:hAnsi="Lucida Sans Unicode" w:cs="Lucida Sans Unicode"/>
          <w:color w:val="101010"/>
          <w:sz w:val="21"/>
          <w:szCs w:val="21"/>
        </w:rPr>
        <w:t> version of Windows.</w:t>
      </w:r>
    </w:p>
    <w:p w:rsidR="00130A2C" w:rsidRDefault="00130A2C" w:rsidP="00CC2888">
      <w:pPr>
        <w:pStyle w:val="Heading3"/>
        <w:shd w:val="clear" w:color="auto" w:fill="FFFFFF"/>
        <w:spacing w:before="0" w:after="0" w:line="288" w:lineRule="atLeast"/>
        <w:rPr>
          <w:rFonts w:ascii="Lucida Sans Unicode" w:hAnsi="Lucida Sans Unicode" w:cs="Lucida Sans Unicode"/>
          <w:b w:val="0"/>
          <w:bCs w:val="0"/>
          <w:color w:val="101010"/>
          <w:sz w:val="21"/>
          <w:szCs w:val="21"/>
          <w:lang w:val="en-IN" w:eastAsia="en-IN"/>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63543F">
        <w:rPr>
          <w:rFonts w:ascii="Lucida Sans Unicode" w:hAnsi="Lucida Sans Unicode" w:cs="Lucida Sans Unicode"/>
          <w:color w:val="101010"/>
          <w:sz w:val="28"/>
        </w:rPr>
        <w:t xml:space="preserve">Boot </w:t>
      </w:r>
      <w:proofErr w:type="gramStart"/>
      <w:r w:rsidRPr="0063543F">
        <w:rPr>
          <w:rFonts w:ascii="Lucida Sans Unicode" w:hAnsi="Lucida Sans Unicode" w:cs="Lucida Sans Unicode"/>
          <w:color w:val="101010"/>
          <w:sz w:val="28"/>
        </w:rPr>
        <w:t>From</w:t>
      </w:r>
      <w:proofErr w:type="gramEnd"/>
      <w:r w:rsidRPr="0063543F">
        <w:rPr>
          <w:rFonts w:ascii="Lucida Sans Unicode" w:hAnsi="Lucida Sans Unicode" w:cs="Lucida Sans Unicode"/>
          <w:color w:val="101010"/>
          <w:sz w:val="28"/>
        </w:rPr>
        <w:t xml:space="preserve"> the Windows 7 DVD or USB Device</w:t>
      </w:r>
    </w:p>
    <w:p w:rsidR="00CC2888" w:rsidRPr="0063543F"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3997960" cy="2232660"/>
            <wp:effectExtent l="19050" t="0" r="2540" b="0"/>
            <wp:docPr id="43" name="Picture 116" descr="Screenshot of the Press any key to boot from CD or DV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creenshot of the Press any key to boot from CD or DVD screen"/>
                    <pic:cNvPicPr>
                      <a:picLocks noChangeAspect="1" noChangeArrowheads="1"/>
                    </pic:cNvPicPr>
                  </pic:nvPicPr>
                  <pic:blipFill>
                    <a:blip r:embed="rId124"/>
                    <a:srcRect/>
                    <a:stretch>
                      <a:fillRect/>
                    </a:stretch>
                  </pic:blipFill>
                  <pic:spPr bwMode="auto">
                    <a:xfrm>
                      <a:off x="0" y="0"/>
                      <a:ext cx="3997960" cy="2232660"/>
                    </a:xfrm>
                    <a:prstGeom prst="rect">
                      <a:avLst/>
                    </a:prstGeom>
                    <a:noFill/>
                    <a:ln w="9525">
                      <a:noFill/>
                      <a:miter lim="800000"/>
                      <a:headEnd/>
                      <a:tailEnd/>
                    </a:ln>
                  </pic:spPr>
                </pic:pic>
              </a:graphicData>
            </a:graphic>
          </wp:inline>
        </w:drawing>
      </w:r>
    </w:p>
    <w:p w:rsidR="00CC2888" w:rsidRPr="0063543F" w:rsidRDefault="00CC2888" w:rsidP="00CC2888">
      <w:pPr>
        <w:jc w:val="center"/>
      </w:pPr>
    </w:p>
    <w:p w:rsidR="00CC2888" w:rsidRPr="0063543F" w:rsidRDefault="00CC2888" w:rsidP="00CC2888">
      <w:pPr>
        <w:shd w:val="clear" w:color="auto" w:fill="FFFFFF"/>
        <w:spacing w:line="360" w:lineRule="atLeast"/>
        <w:rPr>
          <w:rFonts w:ascii="Lucida Sans Unicode" w:hAnsi="Lucida Sans Unicode" w:cs="Lucida Sans Unicode"/>
          <w:i/>
          <w:color w:val="101010"/>
          <w:sz w:val="21"/>
          <w:szCs w:val="21"/>
        </w:rPr>
      </w:pPr>
      <w:proofErr w:type="gramStart"/>
      <w:r w:rsidRPr="0063543F">
        <w:rPr>
          <w:rFonts w:ascii="Lucida Sans Unicode" w:hAnsi="Lucida Sans Unicode" w:cs="Lucida Sans Unicode"/>
          <w:i/>
          <w:color w:val="101010"/>
          <w:szCs w:val="21"/>
        </w:rPr>
        <w:t>Windows 7 Clean Install - Step 2 of 34.</w:t>
      </w:r>
      <w:proofErr w:type="gramEnd"/>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To begin the Windows 7 clean install process, you'll need to boot from the Windows 7 DVD if you're using a Windows 7 DVD, or boot from a USB device if your Windows 7 installation files are located on a flash drive or other external USB drive.</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Tip:</w:t>
      </w:r>
      <w:r w:rsidRPr="0063543F">
        <w:rPr>
          <w:rFonts w:ascii="Lucida Sans Unicode" w:hAnsi="Lucida Sans Unicode" w:cs="Lucida Sans Unicode"/>
          <w:color w:val="101010"/>
          <w:sz w:val="21"/>
          <w:szCs w:val="21"/>
        </w:rPr>
        <w:t xml:space="preserve"> See my Windows Installation FAQif you you have Windows 7 as an ISO image that you need on </w:t>
      </w:r>
      <w:proofErr w:type="gramStart"/>
      <w:r w:rsidRPr="0063543F">
        <w:rPr>
          <w:rFonts w:ascii="Lucida Sans Unicode" w:hAnsi="Lucida Sans Unicode" w:cs="Lucida Sans Unicode"/>
          <w:color w:val="101010"/>
          <w:sz w:val="21"/>
          <w:szCs w:val="21"/>
        </w:rPr>
        <w:t>a  flash</w:t>
      </w:r>
      <w:proofErr w:type="gramEnd"/>
      <w:r w:rsidRPr="0063543F">
        <w:rPr>
          <w:rFonts w:ascii="Lucida Sans Unicode" w:hAnsi="Lucida Sans Unicode" w:cs="Lucida Sans Unicode"/>
          <w:color w:val="101010"/>
          <w:sz w:val="21"/>
          <w:szCs w:val="21"/>
        </w:rPr>
        <w:t xml:space="preserve"> drive or disc, or a Windows 7 DVD you need on a flash drive.</w:t>
      </w:r>
    </w:p>
    <w:p w:rsidR="00CC2888" w:rsidRPr="0063543F" w:rsidRDefault="00CC2888" w:rsidP="00CC2888">
      <w:pPr>
        <w:numPr>
          <w:ilvl w:val="0"/>
          <w:numId w:val="12"/>
        </w:numPr>
        <w:shd w:val="clear" w:color="auto" w:fill="FFFFFF"/>
        <w:spacing w:before="100" w:beforeAutospacing="1" w:after="100" w:afterAutospacing="1"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Restart your computer with the Windows 7 DVD in your optical drive, or with the properly configured Windows 7 USB flash drive plugged in. </w:t>
      </w:r>
    </w:p>
    <w:p w:rsidR="00CC2888" w:rsidRPr="0063543F" w:rsidRDefault="00CC2888" w:rsidP="00CC2888">
      <w:pPr>
        <w:numPr>
          <w:ilvl w:val="0"/>
          <w:numId w:val="12"/>
        </w:numPr>
        <w:shd w:val="clear" w:color="auto" w:fill="FFFFFF"/>
        <w:spacing w:before="100" w:beforeAutospacing="1" w:after="100" w:afterAutospacing="1" w:line="360" w:lineRule="atLeast"/>
        <w:rPr>
          <w:rFonts w:ascii="Lucida Sans Unicode" w:hAnsi="Lucida Sans Unicode" w:cs="Lucida Sans Unicode"/>
          <w:color w:val="101010"/>
          <w:sz w:val="21"/>
          <w:szCs w:val="21"/>
        </w:rPr>
      </w:pPr>
      <w:r w:rsidRPr="0063543F">
        <w:rPr>
          <w:rFonts w:ascii="Lucida Sans Unicode" w:hAnsi="Lucida Sans Unicode" w:cs="Lucida Sans Unicode"/>
          <w:color w:val="101010"/>
          <w:sz w:val="21"/>
          <w:szCs w:val="21"/>
        </w:rPr>
        <w:t>Watch for a </w:t>
      </w:r>
      <w:r w:rsidRPr="0063543F">
        <w:rPr>
          <w:rStyle w:val="Emphasis"/>
          <w:rFonts w:ascii="Lucida Sans Unicode" w:hAnsi="Lucida Sans Unicode" w:cs="Lucida Sans Unicode"/>
          <w:color w:val="101010"/>
          <w:sz w:val="21"/>
          <w:szCs w:val="21"/>
        </w:rPr>
        <w:t>Press any key to boot from CD or DVD...</w:t>
      </w:r>
      <w:r w:rsidRPr="0063543F">
        <w:rPr>
          <w:rFonts w:ascii="Lucida Sans Unicode" w:hAnsi="Lucida Sans Unicode" w:cs="Lucida Sans Unicode"/>
          <w:color w:val="101010"/>
          <w:sz w:val="21"/>
          <w:szCs w:val="21"/>
        </w:rPr>
        <w:t> message similar to the one shown in the screenshot above. If you're booting from a flash drive, the message may be phrased differently, like </w:t>
      </w:r>
      <w:r w:rsidRPr="0063543F">
        <w:rPr>
          <w:rStyle w:val="Emphasis"/>
          <w:rFonts w:ascii="Lucida Sans Unicode" w:hAnsi="Lucida Sans Unicode" w:cs="Lucida Sans Unicode"/>
          <w:color w:val="101010"/>
          <w:sz w:val="21"/>
          <w:szCs w:val="21"/>
        </w:rPr>
        <w:t>Press any key to boot from external device...</w:t>
      </w:r>
      <w:r w:rsidRPr="0063543F">
        <w:rPr>
          <w:rFonts w:ascii="Lucida Sans Unicode" w:hAnsi="Lucida Sans Unicode" w:cs="Lucida Sans Unicode"/>
          <w:color w:val="101010"/>
          <w:sz w:val="21"/>
          <w:szCs w:val="21"/>
        </w:rPr>
        <w:t>. </w:t>
      </w:r>
    </w:p>
    <w:p w:rsidR="00CC2888" w:rsidRPr="0063543F" w:rsidRDefault="00CC2888" w:rsidP="00CC2888">
      <w:pPr>
        <w:numPr>
          <w:ilvl w:val="0"/>
          <w:numId w:val="12"/>
        </w:numPr>
        <w:shd w:val="clear" w:color="auto" w:fill="FFFFFF"/>
        <w:spacing w:before="100" w:beforeAutospacing="1" w:after="100" w:afterAutospacing="1"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Press a key</w:t>
      </w:r>
      <w:r w:rsidRPr="0063543F">
        <w:rPr>
          <w:rFonts w:ascii="Lucida Sans Unicode" w:hAnsi="Lucida Sans Unicode" w:cs="Lucida Sans Unicode"/>
          <w:color w:val="101010"/>
          <w:sz w:val="21"/>
          <w:szCs w:val="21"/>
        </w:rPr>
        <w:t> to force the computer to </w:t>
      </w:r>
      <w:hyperlink r:id="rId125" w:history="1">
        <w:r w:rsidRPr="0063543F">
          <w:rPr>
            <w:rStyle w:val="Hyperlink"/>
            <w:rFonts w:ascii="Lucida Sans Unicode" w:hAnsi="Lucida Sans Unicode" w:cs="Lucida Sans Unicode"/>
            <w:color w:val="101010"/>
            <w:sz w:val="21"/>
            <w:szCs w:val="21"/>
          </w:rPr>
          <w:t>boot</w:t>
        </w:r>
      </w:hyperlink>
      <w:r w:rsidRPr="0063543F">
        <w:rPr>
          <w:rFonts w:ascii="Lucida Sans Unicode" w:hAnsi="Lucida Sans Unicode" w:cs="Lucida Sans Unicode"/>
          <w:color w:val="101010"/>
          <w:sz w:val="21"/>
          <w:szCs w:val="21"/>
        </w:rPr>
        <w:t> from the Windows 7 DVD or USB storage device. If you do not press a key, your computer will attempt to boot to the next device in the boot order, which is probably your hard drive. If this happens, chances are your current operating system will boot.</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lastRenderedPageBreak/>
        <w:t>Note:</w:t>
      </w:r>
      <w:r w:rsidRPr="0063543F">
        <w:rPr>
          <w:rFonts w:ascii="Lucida Sans Unicode" w:hAnsi="Lucida Sans Unicode" w:cs="Lucida Sans Unicode"/>
          <w:color w:val="101010"/>
          <w:sz w:val="21"/>
          <w:szCs w:val="21"/>
        </w:rPr>
        <w:t xml:space="preserve"> If you existing Windows installation begins to boot or you see a "No Operating System Found" or "NTLDR is </w:t>
      </w:r>
      <w:proofErr w:type="gramStart"/>
      <w:r w:rsidRPr="0063543F">
        <w:rPr>
          <w:rFonts w:ascii="Lucida Sans Unicode" w:hAnsi="Lucida Sans Unicode" w:cs="Lucida Sans Unicode"/>
          <w:color w:val="101010"/>
          <w:sz w:val="21"/>
          <w:szCs w:val="21"/>
        </w:rPr>
        <w:t>Missing</w:t>
      </w:r>
      <w:proofErr w:type="gramEnd"/>
      <w:r w:rsidRPr="0063543F">
        <w:rPr>
          <w:rFonts w:ascii="Lucida Sans Unicode" w:hAnsi="Lucida Sans Unicode" w:cs="Lucida Sans Unicode"/>
          <w:color w:val="101010"/>
          <w:sz w:val="21"/>
          <w:szCs w:val="21"/>
        </w:rPr>
        <w:t>" error here instead of the screen above, the most probable reason is that your computer is not setup to boot first from the correct source. To correct this problem, you'll need to change the boot order in BIOS to list the CD/DVD/BD drive, or External Device, first.</w:t>
      </w:r>
    </w:p>
    <w:p w:rsidR="00CC2888" w:rsidRPr="006354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3543F">
        <w:rPr>
          <w:rStyle w:val="Strong"/>
          <w:rFonts w:ascii="Lucida Sans Unicode" w:hAnsi="Lucida Sans Unicode" w:cs="Lucida Sans Unicode"/>
          <w:color w:val="101010"/>
          <w:sz w:val="21"/>
          <w:szCs w:val="21"/>
        </w:rPr>
        <w:t>Note:</w:t>
      </w:r>
      <w:r w:rsidRPr="0063543F">
        <w:rPr>
          <w:rFonts w:ascii="Lucida Sans Unicode" w:hAnsi="Lucida Sans Unicode" w:cs="Lucida Sans Unicode"/>
          <w:color w:val="101010"/>
          <w:sz w:val="21"/>
          <w:szCs w:val="21"/>
        </w:rPr>
        <w:t> It's perfectly fine if, instead of the screen above, the Windows 7 setup process begins automatically (see the next step). If this happens, consider this step complete and move on!</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63543F">
        <w:rPr>
          <w:rFonts w:ascii="Lucida Sans Unicode" w:hAnsi="Lucida Sans Unicode" w:cs="Lucida Sans Unicode"/>
          <w:color w:val="101010"/>
          <w:sz w:val="28"/>
        </w:rPr>
        <w:t>Wait for Windows 7 Installation Files to Load</w:t>
      </w:r>
    </w:p>
    <w:p w:rsidR="00CC2888"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3679071" cy="2768744"/>
            <wp:effectExtent l="19050" t="0" r="0" b="0"/>
            <wp:docPr id="42" name="Picture 117" descr="Screenshot of Windows 7 setup 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creenshot of Windows 7 setup loading files"/>
                    <pic:cNvPicPr>
                      <a:picLocks noChangeAspect="1" noChangeArrowheads="1"/>
                    </pic:cNvPicPr>
                  </pic:nvPicPr>
                  <pic:blipFill>
                    <a:blip r:embed="rId126"/>
                    <a:srcRect/>
                    <a:stretch>
                      <a:fillRect/>
                    </a:stretch>
                  </pic:blipFill>
                  <pic:spPr bwMode="auto">
                    <a:xfrm>
                      <a:off x="0" y="0"/>
                      <a:ext cx="3679018" cy="2768704"/>
                    </a:xfrm>
                    <a:prstGeom prst="rect">
                      <a:avLst/>
                    </a:prstGeom>
                    <a:noFill/>
                    <a:ln w="9525">
                      <a:noFill/>
                      <a:miter lim="800000"/>
                      <a:headEnd/>
                      <a:tailEnd/>
                    </a:ln>
                  </pic:spPr>
                </pic:pic>
              </a:graphicData>
            </a:graphic>
          </wp:inline>
        </w:drawing>
      </w:r>
    </w:p>
    <w:p w:rsidR="00CC2888" w:rsidRPr="0063543F" w:rsidRDefault="00CC2888" w:rsidP="00CC2888">
      <w:pPr>
        <w:jc w:val="center"/>
      </w:pPr>
    </w:p>
    <w:p w:rsidR="00CC2888" w:rsidRPr="00F8170E" w:rsidRDefault="00CC2888" w:rsidP="00CC2888">
      <w:pPr>
        <w:shd w:val="clear" w:color="auto" w:fill="FFFFFF"/>
        <w:spacing w:line="360" w:lineRule="atLeast"/>
        <w:rPr>
          <w:rFonts w:ascii="Lucida Sans Unicode" w:hAnsi="Lucida Sans Unicode" w:cs="Lucida Sans Unicode"/>
          <w:i/>
          <w:color w:val="101010"/>
          <w:szCs w:val="21"/>
        </w:rPr>
      </w:pPr>
      <w:r w:rsidRPr="00F8170E">
        <w:rPr>
          <w:rFonts w:ascii="Lucida Sans Unicode" w:hAnsi="Lucida Sans Unicode" w:cs="Lucida Sans Unicode"/>
          <w:i/>
          <w:color w:val="101010"/>
          <w:szCs w:val="21"/>
        </w:rPr>
        <w:t> </w:t>
      </w:r>
      <w:proofErr w:type="gramStart"/>
      <w:r w:rsidRPr="00F8170E">
        <w:rPr>
          <w:rFonts w:ascii="Lucida Sans Unicode" w:hAnsi="Lucida Sans Unicode" w:cs="Lucida Sans Unicode"/>
          <w:i/>
          <w:color w:val="101010"/>
          <w:szCs w:val="21"/>
        </w:rPr>
        <w:t>Windows 7 Clean Install - Step 3 of 34.</w:t>
      </w:r>
      <w:proofErr w:type="gramEnd"/>
    </w:p>
    <w:p w:rsidR="00CC2888" w:rsidRPr="00F8170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170E">
        <w:rPr>
          <w:rFonts w:ascii="Lucida Sans Unicode" w:hAnsi="Lucida Sans Unicode" w:cs="Lucida Sans Unicode"/>
          <w:color w:val="101010"/>
          <w:sz w:val="21"/>
          <w:szCs w:val="21"/>
        </w:rPr>
        <w:t>You don't need to do anything at this point but wait for </w:t>
      </w:r>
      <w:hyperlink r:id="rId127" w:history="1">
        <w:r w:rsidRPr="00F8170E">
          <w:rPr>
            <w:rStyle w:val="Hyperlink"/>
            <w:rFonts w:ascii="Lucida Sans Unicode" w:hAnsi="Lucida Sans Unicode" w:cs="Lucida Sans Unicode"/>
            <w:color w:val="101010"/>
            <w:sz w:val="21"/>
            <w:szCs w:val="21"/>
          </w:rPr>
          <w:t>Windows 7</w:t>
        </w:r>
      </w:hyperlink>
      <w:r w:rsidRPr="00F8170E">
        <w:rPr>
          <w:rFonts w:ascii="Lucida Sans Unicode" w:hAnsi="Lucida Sans Unicode" w:cs="Lucida Sans Unicode"/>
          <w:color w:val="101010"/>
          <w:sz w:val="21"/>
          <w:szCs w:val="21"/>
        </w:rPr>
        <w:t> to finishing loading </w:t>
      </w:r>
      <w:hyperlink r:id="rId128" w:history="1">
        <w:r w:rsidRPr="00F8170E">
          <w:rPr>
            <w:rStyle w:val="Hyperlink"/>
            <w:rFonts w:ascii="Lucida Sans Unicode" w:hAnsi="Lucida Sans Unicode" w:cs="Lucida Sans Unicode"/>
            <w:color w:val="101010"/>
            <w:sz w:val="21"/>
            <w:szCs w:val="21"/>
          </w:rPr>
          <w:t>files</w:t>
        </w:r>
      </w:hyperlink>
      <w:r w:rsidRPr="00F8170E">
        <w:rPr>
          <w:rFonts w:ascii="Lucida Sans Unicode" w:hAnsi="Lucida Sans Unicode" w:cs="Lucida Sans Unicode"/>
          <w:color w:val="101010"/>
          <w:sz w:val="21"/>
          <w:szCs w:val="21"/>
        </w:rPr>
        <w:t> in preparation for the setup process.</w:t>
      </w:r>
    </w:p>
    <w:p w:rsidR="00CC2888" w:rsidRPr="00F8170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170E">
        <w:rPr>
          <w:rStyle w:val="Strong"/>
          <w:rFonts w:ascii="Lucida Sans Unicode" w:hAnsi="Lucida Sans Unicode" w:cs="Lucida Sans Unicode"/>
          <w:color w:val="101010"/>
          <w:sz w:val="21"/>
          <w:szCs w:val="21"/>
        </w:rPr>
        <w:t>Note:</w:t>
      </w:r>
      <w:r w:rsidRPr="00F8170E">
        <w:rPr>
          <w:rFonts w:ascii="Lucida Sans Unicode" w:hAnsi="Lucida Sans Unicode" w:cs="Lucida Sans Unicode"/>
          <w:color w:val="101010"/>
          <w:sz w:val="21"/>
          <w:szCs w:val="21"/>
        </w:rPr>
        <w:t> No changes are being made to your computer at this time. Windows 7 is just temporarily "loading files" into </w:t>
      </w:r>
      <w:hyperlink r:id="rId129" w:history="1">
        <w:r w:rsidRPr="00F8170E">
          <w:rPr>
            <w:rStyle w:val="Hyperlink"/>
            <w:rFonts w:ascii="Lucida Sans Unicode" w:hAnsi="Lucida Sans Unicode" w:cs="Lucida Sans Unicode"/>
            <w:color w:val="101010"/>
            <w:sz w:val="21"/>
            <w:szCs w:val="21"/>
          </w:rPr>
          <w:t>memory</w:t>
        </w:r>
      </w:hyperlink>
      <w:r w:rsidRPr="00F8170E">
        <w:rPr>
          <w:rFonts w:ascii="Lucida Sans Unicode" w:hAnsi="Lucida Sans Unicode" w:cs="Lucida Sans Unicode"/>
          <w:color w:val="101010"/>
          <w:sz w:val="21"/>
          <w:szCs w:val="21"/>
        </w:rPr>
        <w:t> for the setup process. You'll be removing everything on your computer as part of the Windows 7 clean install in a future step.</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rPr>
      </w:pPr>
      <w:r w:rsidRPr="00F8170E">
        <w:rPr>
          <w:rFonts w:ascii="Lucida Sans Unicode" w:hAnsi="Lucida Sans Unicode" w:cs="Lucida Sans Unicode"/>
          <w:color w:val="101010"/>
        </w:rPr>
        <w:t>Wait for Windows 7 Setup to Finish Loading</w:t>
      </w:r>
    </w:p>
    <w:p w:rsidR="00CC2888" w:rsidRPr="00F8170E" w:rsidRDefault="00CC2888" w:rsidP="00CC2888"/>
    <w:p w:rsidR="00CC2888" w:rsidRDefault="00CC2888" w:rsidP="00CC2888">
      <w:pPr>
        <w:jc w:val="center"/>
        <w:rPr>
          <w:rFonts w:ascii="Helvetica" w:hAnsi="Helvetica"/>
          <w:color w:val="101010"/>
        </w:rPr>
      </w:pPr>
      <w:r>
        <w:rPr>
          <w:rFonts w:ascii="Helvetica" w:hAnsi="Helvetica"/>
          <w:noProof/>
          <w:color w:val="101010"/>
        </w:rPr>
        <w:lastRenderedPageBreak/>
        <w:drawing>
          <wp:inline distT="0" distB="0" distL="0" distR="0">
            <wp:extent cx="3263900" cy="2456180"/>
            <wp:effectExtent l="19050" t="0" r="0" b="0"/>
            <wp:docPr id="118" name="Picture 118" descr="Screenshot of the Windows 7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creenshot of the Windows 7 splash screen"/>
                    <pic:cNvPicPr>
                      <a:picLocks noChangeAspect="1" noChangeArrowheads="1"/>
                    </pic:cNvPicPr>
                  </pic:nvPicPr>
                  <pic:blipFill>
                    <a:blip r:embed="rId121"/>
                    <a:srcRect/>
                    <a:stretch>
                      <a:fillRect/>
                    </a:stretch>
                  </pic:blipFill>
                  <pic:spPr bwMode="auto">
                    <a:xfrm>
                      <a:off x="0" y="0"/>
                      <a:ext cx="3263900" cy="2456180"/>
                    </a:xfrm>
                    <a:prstGeom prst="rect">
                      <a:avLst/>
                    </a:prstGeom>
                    <a:noFill/>
                    <a:ln w="9525">
                      <a:noFill/>
                      <a:miter lim="800000"/>
                      <a:headEnd/>
                      <a:tailEnd/>
                    </a:ln>
                  </pic:spPr>
                </pic:pic>
              </a:graphicData>
            </a:graphic>
          </wp:inline>
        </w:drawing>
      </w:r>
    </w:p>
    <w:p w:rsidR="00CC2888" w:rsidRPr="00F8170E" w:rsidRDefault="00CC2888" w:rsidP="00CC2888">
      <w:pPr>
        <w:jc w:val="center"/>
      </w:pP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rPr>
          <w:rFonts w:ascii="Helvetica" w:hAnsi="Helvetica"/>
          <w:color w:val="101010"/>
        </w:rPr>
      </w:pPr>
    </w:p>
    <w:p w:rsidR="00CC2888" w:rsidRPr="00F8170E" w:rsidRDefault="00CC2888" w:rsidP="00CC2888">
      <w:pPr>
        <w:shd w:val="clear" w:color="auto" w:fill="FFFFFF"/>
        <w:spacing w:line="360" w:lineRule="atLeast"/>
        <w:rPr>
          <w:rFonts w:ascii="Lucida Sans Unicode" w:hAnsi="Lucida Sans Unicode" w:cs="Lucida Sans Unicode"/>
          <w:i/>
          <w:color w:val="101010"/>
          <w:sz w:val="21"/>
          <w:szCs w:val="21"/>
        </w:rPr>
      </w:pPr>
      <w:r w:rsidRPr="00F8170E">
        <w:rPr>
          <w:rFonts w:ascii="Lucida Sans Unicode" w:hAnsi="Lucida Sans Unicode" w:cs="Lucida Sans Unicode"/>
          <w:color w:val="101010"/>
          <w:sz w:val="21"/>
          <w:szCs w:val="21"/>
        </w:rPr>
        <w:t> </w:t>
      </w:r>
      <w:proofErr w:type="gramStart"/>
      <w:r w:rsidRPr="00F8170E">
        <w:rPr>
          <w:rFonts w:ascii="Lucida Sans Unicode" w:hAnsi="Lucida Sans Unicode" w:cs="Lucida Sans Unicode"/>
          <w:i/>
          <w:color w:val="101010"/>
          <w:szCs w:val="21"/>
        </w:rPr>
        <w:t>Windows 7 Clean Install - Step 4 of 34.</w:t>
      </w:r>
      <w:proofErr w:type="gramEnd"/>
    </w:p>
    <w:p w:rsidR="00CC2888" w:rsidRPr="00F8170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170E">
        <w:rPr>
          <w:rFonts w:ascii="Lucida Sans Unicode" w:hAnsi="Lucida Sans Unicode" w:cs="Lucida Sans Unicode"/>
          <w:color w:val="101010"/>
          <w:sz w:val="21"/>
          <w:szCs w:val="21"/>
        </w:rPr>
        <w:t>After the </w:t>
      </w:r>
      <w:hyperlink r:id="rId130" w:history="1">
        <w:r w:rsidRPr="00F8170E">
          <w:rPr>
            <w:rStyle w:val="Hyperlink"/>
            <w:rFonts w:ascii="Lucida Sans Unicode" w:hAnsi="Lucida Sans Unicode" w:cs="Lucida Sans Unicode"/>
            <w:color w:val="101010"/>
            <w:sz w:val="21"/>
            <w:szCs w:val="21"/>
          </w:rPr>
          <w:t>Windows 7</w:t>
        </w:r>
      </w:hyperlink>
      <w:r w:rsidRPr="00F8170E">
        <w:rPr>
          <w:rFonts w:ascii="Lucida Sans Unicode" w:hAnsi="Lucida Sans Unicode" w:cs="Lucida Sans Unicode"/>
          <w:color w:val="101010"/>
          <w:sz w:val="21"/>
          <w:szCs w:val="21"/>
        </w:rPr>
        <w:t> install files are loaded into </w:t>
      </w:r>
      <w:hyperlink r:id="rId131" w:history="1">
        <w:r w:rsidRPr="00F8170E">
          <w:rPr>
            <w:rStyle w:val="Hyperlink"/>
            <w:rFonts w:ascii="Lucida Sans Unicode" w:hAnsi="Lucida Sans Unicode" w:cs="Lucida Sans Unicode"/>
            <w:color w:val="101010"/>
            <w:sz w:val="21"/>
            <w:szCs w:val="21"/>
          </w:rPr>
          <w:t>memory</w:t>
        </w:r>
      </w:hyperlink>
      <w:r w:rsidRPr="00F8170E">
        <w:rPr>
          <w:rFonts w:ascii="Lucida Sans Unicode" w:hAnsi="Lucida Sans Unicode" w:cs="Lucida Sans Unicode"/>
          <w:color w:val="101010"/>
          <w:sz w:val="21"/>
          <w:szCs w:val="21"/>
        </w:rPr>
        <w:t>, you'll see the Windows 7 splash screen, indicating that the setup process is about to begin.</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170E">
        <w:rPr>
          <w:rFonts w:ascii="Lucida Sans Unicode" w:hAnsi="Lucida Sans Unicode" w:cs="Lucida Sans Unicode"/>
          <w:color w:val="101010"/>
          <w:sz w:val="21"/>
          <w:szCs w:val="21"/>
        </w:rPr>
        <w:t>You don't need to do anything at this point either.</w:t>
      </w:r>
    </w:p>
    <w:p w:rsidR="00CC2888" w:rsidRPr="00F8170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Pr="00130A2C" w:rsidRDefault="00130A2C" w:rsidP="00130A2C"/>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095B26">
        <w:rPr>
          <w:rFonts w:ascii="Lucida Sans Unicode" w:hAnsi="Lucida Sans Unicode" w:cs="Lucida Sans Unicode"/>
          <w:color w:val="101010"/>
          <w:sz w:val="28"/>
        </w:rPr>
        <w:t>Choose Language and Other Preferences</w:t>
      </w:r>
    </w:p>
    <w:p w:rsidR="00CC2888" w:rsidRPr="00095B26"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4274185" cy="3200400"/>
            <wp:effectExtent l="19050" t="0" r="0" b="0"/>
            <wp:docPr id="119" name="Picture 119" descr="Screenshot of Windows 7 setup asking you to Choose Language and Other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 of Windows 7 setup asking you to Choose Language and Other Preferences"/>
                    <pic:cNvPicPr>
                      <a:picLocks noChangeAspect="1" noChangeArrowheads="1"/>
                    </pic:cNvPicPr>
                  </pic:nvPicPr>
                  <pic:blipFill>
                    <a:blip r:embed="rId132"/>
                    <a:srcRect/>
                    <a:stretch>
                      <a:fillRect/>
                    </a:stretch>
                  </pic:blipFill>
                  <pic:spPr bwMode="auto">
                    <a:xfrm>
                      <a:off x="0" y="0"/>
                      <a:ext cx="4274185" cy="320040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jc w:val="center"/>
        <w:rPr>
          <w:rFonts w:ascii="Helvetica" w:hAnsi="Helvetica"/>
          <w:color w:val="101010"/>
        </w:rPr>
      </w:pPr>
    </w:p>
    <w:p w:rsidR="00CC2888" w:rsidRPr="00095B26" w:rsidRDefault="00CC2888" w:rsidP="00CC2888">
      <w:pPr>
        <w:shd w:val="clear" w:color="auto" w:fill="FFFFFF"/>
        <w:spacing w:line="360" w:lineRule="atLeast"/>
        <w:rPr>
          <w:rFonts w:ascii="Lucida Sans Unicode" w:hAnsi="Lucida Sans Unicode" w:cs="Lucida Sans Unicode"/>
          <w:i/>
          <w:color w:val="101010"/>
          <w:szCs w:val="21"/>
        </w:rPr>
      </w:pPr>
      <w:r w:rsidRPr="00095B26">
        <w:rPr>
          <w:rFonts w:ascii="Lucida Sans Unicode" w:hAnsi="Lucida Sans Unicode" w:cs="Lucida Sans Unicode"/>
          <w:color w:val="101010"/>
          <w:szCs w:val="21"/>
        </w:rPr>
        <w:t> </w:t>
      </w:r>
      <w:proofErr w:type="gramStart"/>
      <w:r w:rsidRPr="00095B26">
        <w:rPr>
          <w:rFonts w:ascii="Lucida Sans Unicode" w:hAnsi="Lucida Sans Unicode" w:cs="Lucida Sans Unicode"/>
          <w:i/>
          <w:color w:val="101010"/>
          <w:szCs w:val="21"/>
        </w:rPr>
        <w:t>Windows 7 Clean Install - Step 5 of 34.</w:t>
      </w:r>
      <w:proofErr w:type="gramEnd"/>
    </w:p>
    <w:p w:rsidR="00130A2C" w:rsidRDefault="00CC2888" w:rsidP="00130A2C">
      <w:pPr>
        <w:pStyle w:val="NormalWeb"/>
        <w:shd w:val="clear" w:color="auto" w:fill="FFFFFF"/>
        <w:spacing w:line="360" w:lineRule="atLeast"/>
        <w:rPr>
          <w:rFonts w:ascii="Lucida Sans Unicode" w:hAnsi="Lucida Sans Unicode" w:cs="Lucida Sans Unicode"/>
          <w:color w:val="101010"/>
          <w:sz w:val="21"/>
          <w:szCs w:val="21"/>
        </w:rPr>
      </w:pPr>
      <w:r w:rsidRPr="00095B26">
        <w:rPr>
          <w:rFonts w:ascii="Lucida Sans Unicode" w:hAnsi="Lucida Sans Unicode" w:cs="Lucida Sans Unicode"/>
          <w:color w:val="101010"/>
          <w:sz w:val="21"/>
          <w:szCs w:val="21"/>
        </w:rPr>
        <w:t>Choose the </w:t>
      </w:r>
      <w:r w:rsidRPr="00095B26">
        <w:rPr>
          <w:rStyle w:val="Emphasis"/>
          <w:rFonts w:ascii="Lucida Sans Unicode" w:hAnsi="Lucida Sans Unicode" w:cs="Lucida Sans Unicode"/>
          <w:color w:val="101010"/>
          <w:sz w:val="21"/>
          <w:szCs w:val="21"/>
        </w:rPr>
        <w:t>Language to install</w:t>
      </w:r>
      <w:r w:rsidRPr="00095B26">
        <w:rPr>
          <w:rFonts w:ascii="Lucida Sans Unicode" w:hAnsi="Lucida Sans Unicode" w:cs="Lucida Sans Unicode"/>
          <w:color w:val="101010"/>
          <w:sz w:val="21"/>
          <w:szCs w:val="21"/>
        </w:rPr>
        <w:t>, </w:t>
      </w:r>
      <w:r w:rsidRPr="00095B26">
        <w:rPr>
          <w:rStyle w:val="Emphasis"/>
          <w:rFonts w:ascii="Lucida Sans Unicode" w:hAnsi="Lucida Sans Unicode" w:cs="Lucida Sans Unicode"/>
          <w:color w:val="101010"/>
          <w:sz w:val="21"/>
          <w:szCs w:val="21"/>
        </w:rPr>
        <w:t>Time and currency format</w:t>
      </w:r>
      <w:r w:rsidRPr="00095B26">
        <w:rPr>
          <w:rFonts w:ascii="Lucida Sans Unicode" w:hAnsi="Lucida Sans Unicode" w:cs="Lucida Sans Unicode"/>
          <w:color w:val="101010"/>
          <w:sz w:val="21"/>
          <w:szCs w:val="21"/>
        </w:rPr>
        <w:t>, and </w:t>
      </w:r>
      <w:r w:rsidRPr="00095B26">
        <w:rPr>
          <w:rStyle w:val="Emphasis"/>
          <w:rFonts w:ascii="Lucida Sans Unicode" w:hAnsi="Lucida Sans Unicode" w:cs="Lucida Sans Unicode"/>
          <w:color w:val="101010"/>
          <w:sz w:val="21"/>
          <w:szCs w:val="21"/>
        </w:rPr>
        <w:t>Keyboard or input method</w:t>
      </w:r>
      <w:r w:rsidRPr="00095B26">
        <w:rPr>
          <w:rFonts w:ascii="Lucida Sans Unicode" w:hAnsi="Lucida Sans Unicode" w:cs="Lucida Sans Unicode"/>
          <w:color w:val="101010"/>
          <w:sz w:val="21"/>
          <w:szCs w:val="21"/>
        </w:rPr>
        <w:t> that you'd like to use in your new Windows 7 installation.</w:t>
      </w:r>
    </w:p>
    <w:p w:rsidR="00130A2C" w:rsidRPr="00130A2C" w:rsidRDefault="00CC2888" w:rsidP="00130A2C">
      <w:pPr>
        <w:pStyle w:val="NormalWeb"/>
        <w:shd w:val="clear" w:color="auto" w:fill="FFFFFF"/>
        <w:spacing w:line="360" w:lineRule="atLeast"/>
        <w:rPr>
          <w:rStyle w:val="Strong"/>
          <w:rFonts w:ascii="Lucida Sans Unicode" w:hAnsi="Lucida Sans Unicode" w:cs="Lucida Sans Unicode"/>
          <w:b w:val="0"/>
          <w:bCs w:val="0"/>
          <w:color w:val="101010"/>
          <w:sz w:val="21"/>
          <w:szCs w:val="21"/>
        </w:rPr>
      </w:pPr>
      <w:r w:rsidRPr="00095B26">
        <w:rPr>
          <w:rFonts w:ascii="Lucida Sans Unicode" w:hAnsi="Lucida Sans Unicode" w:cs="Lucida Sans Unicode"/>
          <w:color w:val="101010"/>
          <w:sz w:val="21"/>
          <w:szCs w:val="21"/>
        </w:rPr>
        <w:t>Click </w:t>
      </w:r>
      <w:r w:rsidRPr="00095B26">
        <w:rPr>
          <w:rStyle w:val="Strong"/>
          <w:rFonts w:ascii="Lucida Sans Unicode" w:hAnsi="Lucida Sans Unicode" w:cs="Lucida Sans Unicode"/>
          <w:color w:val="101010"/>
          <w:sz w:val="21"/>
          <w:szCs w:val="21"/>
        </w:rPr>
        <w:t>Next.</w:t>
      </w:r>
    </w:p>
    <w:p w:rsidR="00CC2888" w:rsidRPr="00130A2C" w:rsidRDefault="00CC2888" w:rsidP="00130A2C">
      <w:pPr>
        <w:pStyle w:val="NormalWeb"/>
        <w:shd w:val="clear" w:color="auto" w:fill="FFFFFF"/>
        <w:spacing w:line="360" w:lineRule="atLeast"/>
        <w:rPr>
          <w:rFonts w:ascii="Lucida Sans Unicode" w:hAnsi="Lucida Sans Unicode" w:cs="Lucida Sans Unicode"/>
          <w:b/>
          <w:bCs/>
          <w:color w:val="101010"/>
          <w:sz w:val="21"/>
          <w:szCs w:val="21"/>
        </w:rPr>
      </w:pPr>
      <w:r w:rsidRPr="00C716AD">
        <w:rPr>
          <w:rFonts w:ascii="Lucida Sans Unicode" w:hAnsi="Lucida Sans Unicode" w:cs="Lucida Sans Unicode"/>
          <w:color w:val="101010"/>
          <w:sz w:val="28"/>
        </w:rPr>
        <w:t>Click the Install Now Button</w:t>
      </w:r>
    </w:p>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3215611" cy="2413591"/>
            <wp:effectExtent l="19050" t="0" r="3839" b="0"/>
            <wp:docPr id="120" name="Picture 120" descr="Screenshot of the Windows 7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creenshot of the Windows 7 setup"/>
                    <pic:cNvPicPr>
                      <a:picLocks noChangeAspect="1" noChangeArrowheads="1"/>
                    </pic:cNvPicPr>
                  </pic:nvPicPr>
                  <pic:blipFill>
                    <a:blip r:embed="rId133"/>
                    <a:srcRect/>
                    <a:stretch>
                      <a:fillRect/>
                    </a:stretch>
                  </pic:blipFill>
                  <pic:spPr bwMode="auto">
                    <a:xfrm>
                      <a:off x="0" y="0"/>
                      <a:ext cx="3219823" cy="2416753"/>
                    </a:xfrm>
                    <a:prstGeom prst="rect">
                      <a:avLst/>
                    </a:prstGeom>
                    <a:noFill/>
                    <a:ln w="9525">
                      <a:noFill/>
                      <a:miter lim="800000"/>
                      <a:headEnd/>
                      <a:tailEnd/>
                    </a:ln>
                  </pic:spPr>
                </pic:pic>
              </a:graphicData>
            </a:graphic>
          </wp:inline>
        </w:drawing>
      </w:r>
    </w:p>
    <w:p w:rsidR="00CC2888" w:rsidRPr="00095B26" w:rsidRDefault="00CC2888" w:rsidP="00CC2888">
      <w:pPr>
        <w:jc w:val="center"/>
      </w:pPr>
    </w:p>
    <w:p w:rsidR="00CC2888" w:rsidRPr="00C964B6" w:rsidRDefault="00CC2888" w:rsidP="00CC2888">
      <w:pPr>
        <w:shd w:val="clear" w:color="auto" w:fill="FFFFFF"/>
        <w:spacing w:line="360" w:lineRule="atLeast"/>
        <w:rPr>
          <w:rFonts w:ascii="Lucida Sans Unicode" w:hAnsi="Lucida Sans Unicode" w:cs="Lucida Sans Unicode"/>
          <w:i/>
          <w:color w:val="101010"/>
          <w:sz w:val="21"/>
          <w:szCs w:val="21"/>
        </w:rPr>
      </w:pPr>
      <w:r w:rsidRPr="00C964B6">
        <w:rPr>
          <w:rFonts w:ascii="Lucida Sans Unicode" w:hAnsi="Lucida Sans Unicode" w:cs="Lucida Sans Unicode"/>
          <w:i/>
          <w:color w:val="101010"/>
          <w:szCs w:val="21"/>
        </w:rPr>
        <w:t> </w:t>
      </w:r>
      <w:proofErr w:type="gramStart"/>
      <w:r w:rsidRPr="00C964B6">
        <w:rPr>
          <w:rFonts w:ascii="Lucida Sans Unicode" w:hAnsi="Lucida Sans Unicode" w:cs="Lucida Sans Unicode"/>
          <w:i/>
          <w:color w:val="101010"/>
          <w:szCs w:val="21"/>
        </w:rPr>
        <w:t>Windows 7 Clean Install - Step 6 of 34.</w:t>
      </w:r>
      <w:proofErr w:type="gramEnd"/>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roofErr w:type="gramStart"/>
      <w:r w:rsidRPr="00C964B6">
        <w:rPr>
          <w:rFonts w:ascii="Lucida Sans Unicode" w:hAnsi="Lucida Sans Unicode" w:cs="Lucida Sans Unicode"/>
          <w:color w:val="101010"/>
          <w:sz w:val="21"/>
          <w:szCs w:val="21"/>
        </w:rPr>
        <w:lastRenderedPageBreak/>
        <w:t>Click on the </w:t>
      </w:r>
      <w:r w:rsidRPr="00C964B6">
        <w:rPr>
          <w:rStyle w:val="Strong"/>
          <w:rFonts w:ascii="Lucida Sans Unicode" w:hAnsi="Lucida Sans Unicode" w:cs="Lucida Sans Unicode"/>
          <w:color w:val="101010"/>
          <w:sz w:val="21"/>
          <w:szCs w:val="21"/>
        </w:rPr>
        <w:t>Install now</w:t>
      </w:r>
      <w:r w:rsidRPr="00C964B6">
        <w:rPr>
          <w:rFonts w:ascii="Lucida Sans Unicode" w:hAnsi="Lucida Sans Unicode" w:cs="Lucida Sans Unicode"/>
          <w:color w:val="101010"/>
          <w:sz w:val="21"/>
          <w:szCs w:val="21"/>
        </w:rPr>
        <w:t> button in the center of the screen, under the </w:t>
      </w:r>
      <w:hyperlink r:id="rId134" w:history="1">
        <w:r w:rsidRPr="00C964B6">
          <w:rPr>
            <w:rStyle w:val="Hyperlink"/>
            <w:rFonts w:ascii="Lucida Sans Unicode" w:hAnsi="Lucida Sans Unicode" w:cs="Lucida Sans Unicode"/>
            <w:color w:val="101010"/>
            <w:sz w:val="21"/>
            <w:szCs w:val="21"/>
          </w:rPr>
          <w:t>Windows 7</w:t>
        </w:r>
      </w:hyperlink>
      <w:r w:rsidRPr="00C964B6">
        <w:rPr>
          <w:rFonts w:ascii="Lucida Sans Unicode" w:hAnsi="Lucida Sans Unicode" w:cs="Lucida Sans Unicode"/>
          <w:color w:val="101010"/>
          <w:sz w:val="21"/>
          <w:szCs w:val="21"/>
        </w:rPr>
        <w:t>logo.</w:t>
      </w:r>
      <w:proofErr w:type="gramEnd"/>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This will officially begin the Windows 7 clean install process.</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Style w:val="Strong"/>
          <w:rFonts w:ascii="Lucida Sans Unicode" w:hAnsi="Lucida Sans Unicode" w:cs="Lucida Sans Unicode"/>
          <w:color w:val="101010"/>
          <w:sz w:val="21"/>
          <w:szCs w:val="21"/>
        </w:rPr>
        <w:t>Note:</w:t>
      </w:r>
      <w:r w:rsidRPr="00C964B6">
        <w:rPr>
          <w:rFonts w:ascii="Lucida Sans Unicode" w:hAnsi="Lucida Sans Unicode" w:cs="Lucida Sans Unicode"/>
          <w:color w:val="101010"/>
          <w:sz w:val="21"/>
          <w:szCs w:val="21"/>
        </w:rPr>
        <w:t> Do not click the </w:t>
      </w:r>
      <w:r w:rsidRPr="00C964B6">
        <w:rPr>
          <w:rStyle w:val="Emphasis"/>
          <w:rFonts w:ascii="Lucida Sans Unicode" w:hAnsi="Lucida Sans Unicode" w:cs="Lucida Sans Unicode"/>
          <w:color w:val="101010"/>
          <w:sz w:val="21"/>
          <w:szCs w:val="21"/>
        </w:rPr>
        <w:t>Repair your computer</w:t>
      </w:r>
      <w:r w:rsidRPr="00C964B6">
        <w:rPr>
          <w:rFonts w:ascii="Lucida Sans Unicode" w:hAnsi="Lucida Sans Unicode" w:cs="Lucida Sans Unicode"/>
          <w:color w:val="101010"/>
          <w:sz w:val="21"/>
          <w:szCs w:val="21"/>
        </w:rPr>
        <w:t> link at the bottom of the window even if you're completing this clean install of Windows 7 as part of some larger repair project for your computer.</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The </w:t>
      </w:r>
      <w:r w:rsidRPr="00C964B6">
        <w:rPr>
          <w:rStyle w:val="Emphasis"/>
          <w:rFonts w:ascii="Lucida Sans Unicode" w:hAnsi="Lucida Sans Unicode" w:cs="Lucida Sans Unicode"/>
          <w:color w:val="101010"/>
          <w:sz w:val="21"/>
          <w:szCs w:val="21"/>
        </w:rPr>
        <w:t>Repair your computer</w:t>
      </w:r>
      <w:r w:rsidRPr="00C964B6">
        <w:rPr>
          <w:rFonts w:ascii="Lucida Sans Unicode" w:hAnsi="Lucida Sans Unicode" w:cs="Lucida Sans Unicode"/>
          <w:color w:val="101010"/>
          <w:sz w:val="21"/>
          <w:szCs w:val="21"/>
        </w:rPr>
        <w:t> link is used to start a Windows 7 Startup Repair or perform another recovery or repair task from System Recovery Options.</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Style w:val="Strong"/>
          <w:rFonts w:ascii="Lucida Sans Unicode" w:hAnsi="Lucida Sans Unicode" w:cs="Lucida Sans Unicode"/>
          <w:color w:val="101010"/>
          <w:sz w:val="21"/>
          <w:szCs w:val="21"/>
        </w:rPr>
        <w:t>Important:</w:t>
      </w:r>
      <w:r w:rsidRPr="00C964B6">
        <w:rPr>
          <w:rFonts w:ascii="Lucida Sans Unicode" w:hAnsi="Lucida Sans Unicode" w:cs="Lucida Sans Unicode"/>
          <w:color w:val="101010"/>
          <w:sz w:val="21"/>
          <w:szCs w:val="21"/>
        </w:rPr>
        <w:t> If you're performing a clean install of Windows 7 as a solution to a major problem but have not yet tried a Startup Repair, do that first. It could save you the trouble of completing this clean install process.</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32"/>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6"/>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32"/>
        </w:rPr>
      </w:pPr>
      <w:r w:rsidRPr="00C964B6">
        <w:rPr>
          <w:rFonts w:ascii="Lucida Sans Unicode" w:hAnsi="Lucida Sans Unicode" w:cs="Lucida Sans Unicode"/>
          <w:color w:val="101010"/>
          <w:sz w:val="32"/>
        </w:rPr>
        <w:t>Wait for Windows 7 Setup to Begin</w:t>
      </w:r>
    </w:p>
    <w:p w:rsidR="00CC2888" w:rsidRDefault="00CC2888" w:rsidP="00CC2888">
      <w:pPr>
        <w:rPr>
          <w:rFonts w:ascii="Helvetica" w:hAnsi="Helvetica"/>
          <w:color w:val="101010"/>
        </w:rPr>
      </w:pPr>
    </w:p>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4465955" cy="3348990"/>
            <wp:effectExtent l="19050" t="0" r="0" b="0"/>
            <wp:docPr id="121" name="Picture 121" descr="Screenshot of Windows 7 setup start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 of Windows 7 setup starting up"/>
                    <pic:cNvPicPr>
                      <a:picLocks noChangeAspect="1" noChangeArrowheads="1"/>
                    </pic:cNvPicPr>
                  </pic:nvPicPr>
                  <pic:blipFill>
                    <a:blip r:embed="rId135"/>
                    <a:srcRect/>
                    <a:stretch>
                      <a:fillRect/>
                    </a:stretch>
                  </pic:blipFill>
                  <pic:spPr bwMode="auto">
                    <a:xfrm>
                      <a:off x="0" y="0"/>
                      <a:ext cx="4465955" cy="3348990"/>
                    </a:xfrm>
                    <a:prstGeom prst="rect">
                      <a:avLst/>
                    </a:prstGeom>
                    <a:noFill/>
                    <a:ln w="9525">
                      <a:noFill/>
                      <a:miter lim="800000"/>
                      <a:headEnd/>
                      <a:tailEnd/>
                    </a:ln>
                  </pic:spPr>
                </pic:pic>
              </a:graphicData>
            </a:graphic>
          </wp:inline>
        </w:drawing>
      </w:r>
    </w:p>
    <w:p w:rsidR="00CC2888" w:rsidRDefault="00CC2888" w:rsidP="00CC2888">
      <w:pPr>
        <w:jc w:val="center"/>
        <w:rPr>
          <w:rFonts w:ascii="Helvetica" w:hAnsi="Helvetica"/>
          <w:color w:val="101010"/>
        </w:rPr>
      </w:pPr>
    </w:p>
    <w:p w:rsidR="00CC2888" w:rsidRPr="00C964B6" w:rsidRDefault="00CC2888" w:rsidP="00CC2888">
      <w:pPr>
        <w:jc w:val="center"/>
      </w:pPr>
    </w:p>
    <w:p w:rsidR="00CC2888" w:rsidRPr="00C964B6" w:rsidRDefault="00CC2888" w:rsidP="00CC2888">
      <w:pPr>
        <w:shd w:val="clear" w:color="auto" w:fill="FFFFFF"/>
        <w:spacing w:line="360" w:lineRule="atLeast"/>
        <w:rPr>
          <w:rFonts w:ascii="Lucida Sans Unicode" w:hAnsi="Lucida Sans Unicode" w:cs="Lucida Sans Unicode"/>
          <w:i/>
          <w:color w:val="101010"/>
          <w:sz w:val="21"/>
          <w:szCs w:val="21"/>
        </w:rPr>
      </w:pPr>
      <w:proofErr w:type="gramStart"/>
      <w:r w:rsidRPr="00C964B6">
        <w:rPr>
          <w:rFonts w:ascii="Lucida Sans Unicode" w:hAnsi="Lucida Sans Unicode" w:cs="Lucida Sans Unicode"/>
          <w:i/>
          <w:color w:val="101010"/>
          <w:szCs w:val="21"/>
        </w:rPr>
        <w:t>Windows 7 Clean Install - Step 7 of 34.</w:t>
      </w:r>
      <w:proofErr w:type="gramEnd"/>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lastRenderedPageBreak/>
        <w:t>The </w:t>
      </w:r>
      <w:hyperlink r:id="rId136" w:history="1">
        <w:r w:rsidRPr="00C964B6">
          <w:rPr>
            <w:rStyle w:val="Hyperlink"/>
            <w:rFonts w:ascii="Lucida Sans Unicode" w:hAnsi="Lucida Sans Unicode" w:cs="Lucida Sans Unicode"/>
            <w:color w:val="101010"/>
            <w:sz w:val="21"/>
            <w:szCs w:val="21"/>
          </w:rPr>
          <w:t>Windows 7</w:t>
        </w:r>
      </w:hyperlink>
      <w:r w:rsidRPr="00C964B6">
        <w:rPr>
          <w:rFonts w:ascii="Lucida Sans Unicode" w:hAnsi="Lucida Sans Unicode" w:cs="Lucida Sans Unicode"/>
          <w:color w:val="101010"/>
          <w:sz w:val="21"/>
          <w:szCs w:val="21"/>
        </w:rPr>
        <w:t> setup process is now beginning.</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No need to press any keys here - everything is automatic.</w:t>
      </w:r>
    </w:p>
    <w:p w:rsidR="00CC2888" w:rsidRDefault="00CC2888" w:rsidP="00CC2888">
      <w:pPr>
        <w:pStyle w:val="NormalWeb"/>
        <w:shd w:val="clear" w:color="auto" w:fill="FFFFFF"/>
        <w:spacing w:line="360"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C964B6">
        <w:rPr>
          <w:rFonts w:ascii="Lucida Sans Unicode" w:hAnsi="Lucida Sans Unicode" w:cs="Lucida Sans Unicode"/>
          <w:color w:val="101010"/>
          <w:sz w:val="28"/>
        </w:rPr>
        <w:t>Accept the Windows 7 License Terms</w:t>
      </w:r>
    </w:p>
    <w:p w:rsidR="00CC2888" w:rsidRPr="00C964B6"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3041015" cy="2275205"/>
            <wp:effectExtent l="19050" t="0" r="6985" b="0"/>
            <wp:docPr id="122" name="Picture 122" descr="Screenshot of the Windows 7 License Terms duri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shot of the Windows 7 License Terms during setup"/>
                    <pic:cNvPicPr>
                      <a:picLocks noChangeAspect="1" noChangeArrowheads="1"/>
                    </pic:cNvPicPr>
                  </pic:nvPicPr>
                  <pic:blipFill>
                    <a:blip r:embed="rId137"/>
                    <a:srcRect/>
                    <a:stretch>
                      <a:fillRect/>
                    </a:stretch>
                  </pic:blipFill>
                  <pic:spPr bwMode="auto">
                    <a:xfrm>
                      <a:off x="0" y="0"/>
                      <a:ext cx="3041015" cy="2275205"/>
                    </a:xfrm>
                    <a:prstGeom prst="rect">
                      <a:avLst/>
                    </a:prstGeom>
                    <a:noFill/>
                    <a:ln w="9525">
                      <a:noFill/>
                      <a:miter lim="800000"/>
                      <a:headEnd/>
                      <a:tailEnd/>
                    </a:ln>
                  </pic:spPr>
                </pic:pic>
              </a:graphicData>
            </a:graphic>
          </wp:inline>
        </w:drawing>
      </w:r>
    </w:p>
    <w:p w:rsidR="00CC2888" w:rsidRPr="00C964B6" w:rsidRDefault="00CC2888" w:rsidP="00CC2888">
      <w:pPr>
        <w:jc w:val="center"/>
      </w:pPr>
    </w:p>
    <w:p w:rsidR="00CC2888" w:rsidRPr="00C964B6" w:rsidRDefault="00CC2888" w:rsidP="00CC2888">
      <w:pPr>
        <w:shd w:val="clear" w:color="auto" w:fill="FFFFFF"/>
        <w:spacing w:line="360" w:lineRule="atLeast"/>
        <w:rPr>
          <w:rFonts w:ascii="Lucida Sans Unicode" w:hAnsi="Lucida Sans Unicode" w:cs="Lucida Sans Unicode"/>
          <w:i/>
          <w:color w:val="101010"/>
          <w:szCs w:val="21"/>
        </w:rPr>
      </w:pPr>
      <w:r w:rsidRPr="00C964B6">
        <w:rPr>
          <w:rFonts w:ascii="Lucida Sans Unicode" w:hAnsi="Lucida Sans Unicode" w:cs="Lucida Sans Unicode"/>
          <w:i/>
          <w:color w:val="101010"/>
          <w:szCs w:val="21"/>
        </w:rPr>
        <w:t> </w:t>
      </w:r>
      <w:proofErr w:type="gramStart"/>
      <w:r w:rsidRPr="00C964B6">
        <w:rPr>
          <w:rFonts w:ascii="Lucida Sans Unicode" w:hAnsi="Lucida Sans Unicode" w:cs="Lucida Sans Unicode"/>
          <w:i/>
          <w:color w:val="101010"/>
          <w:szCs w:val="21"/>
        </w:rPr>
        <w:t>Windows 7 Clean Install - Step 8 of 34.</w:t>
      </w:r>
      <w:proofErr w:type="gramEnd"/>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The next screen that appears is a textbox containing the Windows 7 Software License.</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 xml:space="preserve">Read through the agreement, check </w:t>
      </w:r>
      <w:proofErr w:type="gramStart"/>
      <w:r w:rsidRPr="00C964B6">
        <w:rPr>
          <w:rFonts w:ascii="Lucida Sans Unicode" w:hAnsi="Lucida Sans Unicode" w:cs="Lucida Sans Unicode"/>
          <w:color w:val="101010"/>
          <w:sz w:val="21"/>
          <w:szCs w:val="21"/>
        </w:rPr>
        <w:t>the </w:t>
      </w:r>
      <w:r w:rsidRPr="00C964B6">
        <w:rPr>
          <w:rStyle w:val="Emphasis"/>
          <w:rFonts w:ascii="Lucida Sans Unicode" w:hAnsi="Lucida Sans Unicode" w:cs="Lucida Sans Unicode"/>
          <w:color w:val="101010"/>
          <w:sz w:val="21"/>
          <w:szCs w:val="21"/>
        </w:rPr>
        <w:t>I</w:t>
      </w:r>
      <w:proofErr w:type="gramEnd"/>
      <w:r w:rsidRPr="00C964B6">
        <w:rPr>
          <w:rStyle w:val="Emphasis"/>
          <w:rFonts w:ascii="Lucida Sans Unicode" w:hAnsi="Lucida Sans Unicode" w:cs="Lucida Sans Unicode"/>
          <w:color w:val="101010"/>
          <w:sz w:val="21"/>
          <w:szCs w:val="21"/>
        </w:rPr>
        <w:t xml:space="preserve"> accept the license terms</w:t>
      </w:r>
      <w:r w:rsidRPr="00C964B6">
        <w:rPr>
          <w:rFonts w:ascii="Lucida Sans Unicode" w:hAnsi="Lucida Sans Unicode" w:cs="Lucida Sans Unicode"/>
          <w:color w:val="101010"/>
          <w:sz w:val="21"/>
          <w:szCs w:val="21"/>
        </w:rPr>
        <w:t> checkbox under the agreement text and then click </w:t>
      </w:r>
      <w:r w:rsidRPr="00C964B6">
        <w:rPr>
          <w:rStyle w:val="Strong"/>
          <w:rFonts w:ascii="Lucida Sans Unicode" w:hAnsi="Lucida Sans Unicode" w:cs="Lucida Sans Unicode"/>
          <w:color w:val="101010"/>
          <w:sz w:val="21"/>
          <w:szCs w:val="21"/>
        </w:rPr>
        <w:t>Next</w:t>
      </w:r>
      <w:r w:rsidRPr="00C964B6">
        <w:rPr>
          <w:rFonts w:ascii="Lucida Sans Unicode" w:hAnsi="Lucida Sans Unicode" w:cs="Lucida Sans Unicode"/>
          <w:color w:val="101010"/>
          <w:sz w:val="21"/>
          <w:szCs w:val="21"/>
        </w:rPr>
        <w:t> to confirm that you agree with the terms.</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Style w:val="Strong"/>
          <w:rFonts w:ascii="Lucida Sans Unicode" w:hAnsi="Lucida Sans Unicode" w:cs="Lucida Sans Unicode"/>
          <w:color w:val="101010"/>
          <w:sz w:val="21"/>
          <w:szCs w:val="21"/>
        </w:rPr>
        <w:t>Note:</w:t>
      </w:r>
      <w:r w:rsidRPr="00C964B6">
        <w:rPr>
          <w:rFonts w:ascii="Lucida Sans Unicode" w:hAnsi="Lucida Sans Unicode" w:cs="Lucida Sans Unicode"/>
          <w:color w:val="101010"/>
          <w:sz w:val="21"/>
          <w:szCs w:val="21"/>
        </w:rPr>
        <w:t> You should always read "small print" especially when it comes to operating systems and other software. Most programs, Windows 7 included, have legally binding limits on how many computers the application can be installed on, among other limitations.</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Style w:val="Strong"/>
          <w:rFonts w:ascii="Lucida Sans Unicode" w:hAnsi="Lucida Sans Unicode" w:cs="Lucida Sans Unicode"/>
          <w:color w:val="101010"/>
          <w:sz w:val="21"/>
          <w:szCs w:val="21"/>
        </w:rPr>
        <w:t>Important:</w:t>
      </w:r>
      <w:r w:rsidRPr="00C964B6">
        <w:rPr>
          <w:rFonts w:ascii="Lucida Sans Unicode" w:hAnsi="Lucida Sans Unicode" w:cs="Lucida Sans Unicode"/>
          <w:color w:val="101010"/>
          <w:sz w:val="21"/>
          <w:szCs w:val="21"/>
        </w:rPr>
        <w:t> You are not breaking any laws or contracts by reinstalling Windows 7 via this clean install. As long as this particular copy of Windows 7 is only being operated on one computer, you're OK.</w:t>
      </w:r>
    </w:p>
    <w:p w:rsidR="00CC2888" w:rsidRDefault="00CC2888" w:rsidP="00CC2888">
      <w:pPr>
        <w:pStyle w:val="Heading3"/>
        <w:shd w:val="clear" w:color="auto" w:fill="FFFFFF"/>
        <w:spacing w:before="0" w:after="0" w:line="288" w:lineRule="atLeast"/>
        <w:rPr>
          <w:rFonts w:ascii="Helvetica" w:hAnsi="Helvetica"/>
          <w:color w:val="101010"/>
        </w:rPr>
      </w:pPr>
    </w:p>
    <w:p w:rsidR="00CC2888" w:rsidRPr="00C964B6"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C964B6">
        <w:rPr>
          <w:rFonts w:ascii="Lucida Sans Unicode" w:hAnsi="Lucida Sans Unicode" w:cs="Lucida Sans Unicode"/>
          <w:color w:val="101010"/>
          <w:sz w:val="28"/>
        </w:rPr>
        <w:t>Choose the Type of Windows 7 Installation to Complete</w:t>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3933825" cy="2945130"/>
            <wp:effectExtent l="19050" t="0" r="9525" b="0"/>
            <wp:docPr id="123" name="Picture 123" descr="Screenshot of the Which type of installation do you want? screen during Windows 7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eenshot of the Which type of installation do you want? screen during Windows 7 setup"/>
                    <pic:cNvPicPr>
                      <a:picLocks noChangeAspect="1" noChangeArrowheads="1"/>
                    </pic:cNvPicPr>
                  </pic:nvPicPr>
                  <pic:blipFill>
                    <a:blip r:embed="rId138"/>
                    <a:srcRect/>
                    <a:stretch>
                      <a:fillRect/>
                    </a:stretch>
                  </pic:blipFill>
                  <pic:spPr bwMode="auto">
                    <a:xfrm>
                      <a:off x="0" y="0"/>
                      <a:ext cx="3933825" cy="294513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jc w:val="center"/>
        <w:rPr>
          <w:rFonts w:ascii="Helvetica" w:hAnsi="Helvetica"/>
          <w:color w:val="101010"/>
        </w:rPr>
      </w:pPr>
    </w:p>
    <w:p w:rsidR="00CC2888" w:rsidRPr="00C964B6" w:rsidRDefault="00CC2888" w:rsidP="00CC2888">
      <w:pPr>
        <w:shd w:val="clear" w:color="auto" w:fill="FFFFFF"/>
        <w:spacing w:line="360" w:lineRule="atLeast"/>
        <w:rPr>
          <w:rFonts w:ascii="Lucida Sans Unicode" w:hAnsi="Lucida Sans Unicode" w:cs="Lucida Sans Unicode"/>
          <w:i/>
          <w:color w:val="101010"/>
          <w:szCs w:val="21"/>
        </w:rPr>
      </w:pPr>
      <w:r w:rsidRPr="00C964B6">
        <w:rPr>
          <w:rFonts w:ascii="Lucida Sans Unicode" w:hAnsi="Lucida Sans Unicode" w:cs="Lucida Sans Unicode"/>
          <w:i/>
          <w:color w:val="101010"/>
          <w:szCs w:val="21"/>
        </w:rPr>
        <w:t> </w:t>
      </w:r>
      <w:proofErr w:type="gramStart"/>
      <w:r w:rsidRPr="00C964B6">
        <w:rPr>
          <w:rFonts w:ascii="Lucida Sans Unicode" w:hAnsi="Lucida Sans Unicode" w:cs="Lucida Sans Unicode"/>
          <w:i/>
          <w:color w:val="101010"/>
          <w:szCs w:val="21"/>
        </w:rPr>
        <w:t>Windows 7 Clean Install - Step 9 of 34.</w:t>
      </w:r>
      <w:proofErr w:type="gramEnd"/>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In the </w:t>
      </w:r>
      <w:proofErr w:type="gramStart"/>
      <w:r w:rsidRPr="00C964B6">
        <w:rPr>
          <w:rStyle w:val="Emphasis"/>
          <w:rFonts w:ascii="Lucida Sans Unicode" w:hAnsi="Lucida Sans Unicode" w:cs="Lucida Sans Unicode"/>
          <w:color w:val="101010"/>
          <w:sz w:val="21"/>
          <w:szCs w:val="21"/>
        </w:rPr>
        <w:t>Which</w:t>
      </w:r>
      <w:proofErr w:type="gramEnd"/>
      <w:r w:rsidRPr="00C964B6">
        <w:rPr>
          <w:rStyle w:val="Emphasis"/>
          <w:rFonts w:ascii="Lucida Sans Unicode" w:hAnsi="Lucida Sans Unicode" w:cs="Lucida Sans Unicode"/>
          <w:color w:val="101010"/>
          <w:sz w:val="21"/>
          <w:szCs w:val="21"/>
        </w:rPr>
        <w:t xml:space="preserve"> type of installation do you want?</w:t>
      </w:r>
      <w:r w:rsidRPr="00C964B6">
        <w:rPr>
          <w:rFonts w:ascii="Lucida Sans Unicode" w:hAnsi="Lucida Sans Unicode" w:cs="Lucida Sans Unicode"/>
          <w:color w:val="101010"/>
          <w:sz w:val="21"/>
          <w:szCs w:val="21"/>
        </w:rPr>
        <w:t> </w:t>
      </w:r>
      <w:proofErr w:type="gramStart"/>
      <w:r w:rsidRPr="00C964B6">
        <w:rPr>
          <w:rFonts w:ascii="Lucida Sans Unicode" w:hAnsi="Lucida Sans Unicode" w:cs="Lucida Sans Unicode"/>
          <w:color w:val="101010"/>
          <w:sz w:val="21"/>
          <w:szCs w:val="21"/>
        </w:rPr>
        <w:t>window</w:t>
      </w:r>
      <w:proofErr w:type="gramEnd"/>
      <w:r w:rsidRPr="00C964B6">
        <w:rPr>
          <w:rFonts w:ascii="Lucida Sans Unicode" w:hAnsi="Lucida Sans Unicode" w:cs="Lucida Sans Unicode"/>
          <w:color w:val="101010"/>
          <w:sz w:val="21"/>
          <w:szCs w:val="21"/>
        </w:rPr>
        <w:t xml:space="preserve"> that appears next, you're offered the choice of </w:t>
      </w:r>
      <w:r w:rsidRPr="00C964B6">
        <w:rPr>
          <w:rStyle w:val="Strong"/>
          <w:rFonts w:ascii="Lucida Sans Unicode" w:hAnsi="Lucida Sans Unicode" w:cs="Lucida Sans Unicode"/>
          <w:color w:val="101010"/>
          <w:sz w:val="21"/>
          <w:szCs w:val="21"/>
        </w:rPr>
        <w:t>Upgrade</w:t>
      </w:r>
      <w:r w:rsidRPr="00C964B6">
        <w:rPr>
          <w:rFonts w:ascii="Lucida Sans Unicode" w:hAnsi="Lucida Sans Unicode" w:cs="Lucida Sans Unicode"/>
          <w:color w:val="101010"/>
          <w:sz w:val="21"/>
          <w:szCs w:val="21"/>
        </w:rPr>
        <w:t> and </w:t>
      </w:r>
      <w:r w:rsidRPr="00C964B6">
        <w:rPr>
          <w:rStyle w:val="Strong"/>
          <w:rFonts w:ascii="Lucida Sans Unicode" w:hAnsi="Lucida Sans Unicode" w:cs="Lucida Sans Unicode"/>
          <w:color w:val="101010"/>
          <w:sz w:val="21"/>
          <w:szCs w:val="21"/>
        </w:rPr>
        <w:t>Custom (advanced)</w:t>
      </w:r>
      <w:r w:rsidRPr="00C964B6">
        <w:rPr>
          <w:rFonts w:ascii="Lucida Sans Unicode" w:hAnsi="Lucida Sans Unicode" w:cs="Lucida Sans Unicode"/>
          <w:color w:val="101010"/>
          <w:sz w:val="21"/>
          <w:szCs w:val="21"/>
        </w:rPr>
        <w:t>.</w:t>
      </w:r>
    </w:p>
    <w:p w:rsidR="00CC2888" w:rsidRPr="00C964B6"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Fonts w:ascii="Lucida Sans Unicode" w:hAnsi="Lucida Sans Unicode" w:cs="Lucida Sans Unicode"/>
          <w:color w:val="101010"/>
          <w:sz w:val="21"/>
          <w:szCs w:val="21"/>
        </w:rPr>
        <w:t>Click on the </w:t>
      </w:r>
      <w:r w:rsidRPr="00C964B6">
        <w:rPr>
          <w:rStyle w:val="Strong"/>
          <w:rFonts w:ascii="Lucida Sans Unicode" w:hAnsi="Lucida Sans Unicode" w:cs="Lucida Sans Unicode"/>
          <w:color w:val="101010"/>
          <w:sz w:val="21"/>
          <w:szCs w:val="21"/>
        </w:rPr>
        <w:t>Custom (advanced)</w:t>
      </w:r>
      <w:r w:rsidRPr="00C964B6">
        <w:rPr>
          <w:rFonts w:ascii="Lucida Sans Unicode" w:hAnsi="Lucida Sans Unicode" w:cs="Lucida Sans Unicode"/>
          <w:color w:val="101010"/>
          <w:sz w:val="21"/>
          <w:szCs w:val="21"/>
        </w:rPr>
        <w:t> button.</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C964B6">
        <w:rPr>
          <w:rStyle w:val="Strong"/>
          <w:rFonts w:ascii="Lucida Sans Unicode" w:hAnsi="Lucida Sans Unicode" w:cs="Lucida Sans Unicode"/>
          <w:color w:val="101010"/>
          <w:sz w:val="21"/>
          <w:szCs w:val="21"/>
        </w:rPr>
        <w:t>Important:</w:t>
      </w:r>
      <w:r w:rsidRPr="00C964B6">
        <w:rPr>
          <w:rFonts w:ascii="Lucida Sans Unicode" w:hAnsi="Lucida Sans Unicode" w:cs="Lucida Sans Unicode"/>
          <w:color w:val="101010"/>
          <w:sz w:val="21"/>
          <w:szCs w:val="21"/>
        </w:rPr>
        <w:t> Even if you are upgrading from a previous </w:t>
      </w:r>
      <w:hyperlink r:id="rId139" w:history="1">
        <w:r w:rsidRPr="00C964B6">
          <w:rPr>
            <w:rStyle w:val="Hyperlink"/>
            <w:rFonts w:ascii="Lucida Sans Unicode" w:hAnsi="Lucida Sans Unicode" w:cs="Lucida Sans Unicode"/>
            <w:color w:val="101010"/>
            <w:sz w:val="21"/>
            <w:szCs w:val="21"/>
          </w:rPr>
          <w:t>operating system</w:t>
        </w:r>
      </w:hyperlink>
      <w:r w:rsidRPr="00C964B6">
        <w:rPr>
          <w:rFonts w:ascii="Lucida Sans Unicode" w:hAnsi="Lucida Sans Unicode" w:cs="Lucida Sans Unicode"/>
          <w:color w:val="101010"/>
          <w:sz w:val="21"/>
          <w:szCs w:val="21"/>
        </w:rPr>
        <w:t> to </w:t>
      </w:r>
      <w:hyperlink r:id="rId140" w:history="1">
        <w:r w:rsidRPr="00C964B6">
          <w:rPr>
            <w:rStyle w:val="Hyperlink"/>
            <w:rFonts w:ascii="Lucida Sans Unicode" w:hAnsi="Lucida Sans Unicode" w:cs="Lucida Sans Unicode"/>
            <w:color w:val="101010"/>
            <w:sz w:val="21"/>
            <w:szCs w:val="21"/>
          </w:rPr>
          <w:t>Windows 7</w:t>
        </w:r>
      </w:hyperlink>
      <w:r w:rsidRPr="00C964B6">
        <w:rPr>
          <w:rFonts w:ascii="Lucida Sans Unicode" w:hAnsi="Lucida Sans Unicode" w:cs="Lucida Sans Unicode"/>
          <w:color w:val="101010"/>
          <w:sz w:val="21"/>
          <w:szCs w:val="21"/>
        </w:rPr>
        <w:t>, I highly recommend that you do not follow the </w:t>
      </w:r>
      <w:r w:rsidRPr="00C964B6">
        <w:rPr>
          <w:rStyle w:val="Emphasis"/>
          <w:rFonts w:ascii="Lucida Sans Unicode" w:hAnsi="Lucida Sans Unicode" w:cs="Lucida Sans Unicode"/>
          <w:color w:val="101010"/>
          <w:sz w:val="21"/>
          <w:szCs w:val="21"/>
        </w:rPr>
        <w:t>Upgrade</w:t>
      </w:r>
      <w:r w:rsidRPr="00C964B6">
        <w:rPr>
          <w:rFonts w:ascii="Lucida Sans Unicode" w:hAnsi="Lucida Sans Unicode" w:cs="Lucida Sans Unicode"/>
          <w:color w:val="101010"/>
          <w:sz w:val="21"/>
          <w:szCs w:val="21"/>
        </w:rPr>
        <w:t> installation. You'll get better performance with less chance of issues if you follow these clean install steps.</w:t>
      </w:r>
    </w:p>
    <w:p w:rsidR="00130A2C" w:rsidRDefault="00130A2C" w:rsidP="00CC2888">
      <w:pPr>
        <w:pStyle w:val="NormalWeb"/>
        <w:shd w:val="clear" w:color="auto" w:fill="FFFFFF"/>
        <w:spacing w:line="360" w:lineRule="atLeast"/>
        <w:rPr>
          <w:rFonts w:ascii="Lucida Sans Unicode" w:hAnsi="Lucida Sans Unicode" w:cs="Lucida Sans Unicode"/>
          <w:color w:val="101010"/>
          <w:sz w:val="21"/>
          <w:szCs w:val="21"/>
        </w:rPr>
      </w:pPr>
    </w:p>
    <w:p w:rsidR="00130A2C" w:rsidRDefault="00130A2C" w:rsidP="00CC2888">
      <w:pPr>
        <w:pStyle w:val="NormalWeb"/>
        <w:shd w:val="clear" w:color="auto" w:fill="FFFFFF"/>
        <w:spacing w:line="360" w:lineRule="atLeast"/>
        <w:rPr>
          <w:rFonts w:ascii="Lucida Sans Unicode" w:hAnsi="Lucida Sans Unicode" w:cs="Lucida Sans Unicode"/>
          <w:color w:val="101010"/>
          <w:sz w:val="21"/>
          <w:szCs w:val="21"/>
        </w:rPr>
      </w:pPr>
    </w:p>
    <w:p w:rsidR="00130A2C" w:rsidRDefault="00130A2C" w:rsidP="00CC2888">
      <w:pPr>
        <w:pStyle w:val="NormalWeb"/>
        <w:shd w:val="clear" w:color="auto" w:fill="FFFFFF"/>
        <w:spacing w:line="360" w:lineRule="atLeast"/>
        <w:rPr>
          <w:rFonts w:ascii="Lucida Sans Unicode" w:hAnsi="Lucida Sans Unicode" w:cs="Lucida Sans Unicode"/>
          <w:color w:val="101010"/>
          <w:sz w:val="21"/>
          <w:szCs w:val="21"/>
        </w:rPr>
      </w:pPr>
    </w:p>
    <w:p w:rsidR="00130A2C" w:rsidRDefault="00130A2C" w:rsidP="00CC2888">
      <w:pPr>
        <w:pStyle w:val="NormalWeb"/>
        <w:shd w:val="clear" w:color="auto" w:fill="FFFFFF"/>
        <w:spacing w:line="360" w:lineRule="atLeast"/>
        <w:rPr>
          <w:rFonts w:ascii="Lucida Sans Unicode" w:hAnsi="Lucida Sans Unicode" w:cs="Lucida Sans Unicode"/>
          <w:color w:val="101010"/>
          <w:sz w:val="21"/>
          <w:szCs w:val="21"/>
        </w:rPr>
      </w:pPr>
    </w:p>
    <w:p w:rsidR="00130A2C" w:rsidRPr="00C964B6" w:rsidRDefault="00130A2C" w:rsidP="00CC2888">
      <w:pPr>
        <w:pStyle w:val="NormalWeb"/>
        <w:shd w:val="clear" w:color="auto" w:fill="FFFFFF"/>
        <w:spacing w:line="360" w:lineRule="atLeast"/>
        <w:rPr>
          <w:rFonts w:ascii="Lucida Sans Unicode" w:hAnsi="Lucida Sans Unicode" w:cs="Lucida Sans Unicode"/>
          <w:color w:val="101010"/>
          <w:sz w:val="21"/>
          <w:szCs w:val="21"/>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277619">
        <w:rPr>
          <w:rFonts w:ascii="Lucida Sans Unicode" w:hAnsi="Lucida Sans Unicode" w:cs="Lucida Sans Unicode"/>
          <w:color w:val="101010"/>
          <w:sz w:val="28"/>
        </w:rPr>
        <w:t>Show the Windows 7 Advanced Drive Options</w:t>
      </w:r>
    </w:p>
    <w:p w:rsidR="00CC2888" w:rsidRPr="00277619" w:rsidRDefault="00CC2888" w:rsidP="00CC2888"/>
    <w:p w:rsidR="00CC2888" w:rsidRDefault="00CC2888" w:rsidP="00CC2888">
      <w:pPr>
        <w:jc w:val="center"/>
        <w:rPr>
          <w:rFonts w:ascii="Helvetica" w:hAnsi="Helvetica"/>
          <w:color w:val="101010"/>
        </w:rPr>
      </w:pPr>
      <w:r>
        <w:rPr>
          <w:rFonts w:ascii="Helvetica" w:hAnsi="Helvetica"/>
          <w:noProof/>
          <w:color w:val="101010"/>
        </w:rPr>
        <w:lastRenderedPageBreak/>
        <w:drawing>
          <wp:inline distT="0" distB="0" distL="0" distR="0">
            <wp:extent cx="4646295" cy="3487420"/>
            <wp:effectExtent l="19050" t="0" r="1905" b="0"/>
            <wp:docPr id="124" name="Picture 124" descr="Screenshot of the Where do you want to install Windows? screen duri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creenshot of the Where do you want to install Windows? screen during setup"/>
                    <pic:cNvPicPr>
                      <a:picLocks noChangeAspect="1" noChangeArrowheads="1"/>
                    </pic:cNvPicPr>
                  </pic:nvPicPr>
                  <pic:blipFill>
                    <a:blip r:embed="rId141"/>
                    <a:srcRect/>
                    <a:stretch>
                      <a:fillRect/>
                    </a:stretch>
                  </pic:blipFill>
                  <pic:spPr bwMode="auto">
                    <a:xfrm>
                      <a:off x="0" y="0"/>
                      <a:ext cx="4646295" cy="3487420"/>
                    </a:xfrm>
                    <a:prstGeom prst="rect">
                      <a:avLst/>
                    </a:prstGeom>
                    <a:noFill/>
                    <a:ln w="9525">
                      <a:noFill/>
                      <a:miter lim="800000"/>
                      <a:headEnd/>
                      <a:tailEnd/>
                    </a:ln>
                  </pic:spPr>
                </pic:pic>
              </a:graphicData>
            </a:graphic>
          </wp:inline>
        </w:drawing>
      </w:r>
    </w:p>
    <w:p w:rsidR="00CC2888" w:rsidRPr="00277619" w:rsidRDefault="00CC2888" w:rsidP="00CC2888">
      <w:pPr>
        <w:jc w:val="center"/>
      </w:pPr>
    </w:p>
    <w:p w:rsidR="00CC2888" w:rsidRPr="00277619" w:rsidRDefault="00CC2888" w:rsidP="00CC2888">
      <w:pPr>
        <w:shd w:val="clear" w:color="auto" w:fill="FFFFFF"/>
        <w:spacing w:line="360" w:lineRule="atLeast"/>
        <w:rPr>
          <w:rFonts w:ascii="Lucida Sans Unicode" w:hAnsi="Lucida Sans Unicode" w:cs="Lucida Sans Unicode"/>
          <w:i/>
          <w:color w:val="101010"/>
          <w:szCs w:val="21"/>
        </w:rPr>
      </w:pPr>
      <w:r w:rsidRPr="00277619">
        <w:rPr>
          <w:rFonts w:ascii="Lucida Sans Unicode" w:hAnsi="Lucida Sans Unicode" w:cs="Lucida Sans Unicode"/>
          <w:i/>
          <w:color w:val="101010"/>
          <w:szCs w:val="21"/>
        </w:rPr>
        <w:t> </w:t>
      </w:r>
      <w:proofErr w:type="gramStart"/>
      <w:r w:rsidRPr="00277619">
        <w:rPr>
          <w:rFonts w:ascii="Lucida Sans Unicode" w:hAnsi="Lucida Sans Unicode" w:cs="Lucida Sans Unicode"/>
          <w:i/>
          <w:color w:val="101010"/>
          <w:szCs w:val="21"/>
        </w:rPr>
        <w:t>Windows 7 Clean Install - Step 10 of 34.</w:t>
      </w:r>
      <w:proofErr w:type="gramEnd"/>
    </w:p>
    <w:p w:rsidR="00CC2888" w:rsidRPr="00277619"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77619">
        <w:rPr>
          <w:rFonts w:ascii="Lucida Sans Unicode" w:hAnsi="Lucida Sans Unicode" w:cs="Lucida Sans Unicode"/>
          <w:color w:val="101010"/>
          <w:sz w:val="21"/>
          <w:szCs w:val="21"/>
        </w:rPr>
        <w:t>In this screen, you'll see each </w:t>
      </w:r>
      <w:hyperlink r:id="rId142" w:history="1">
        <w:r w:rsidRPr="00277619">
          <w:rPr>
            <w:rStyle w:val="Hyperlink"/>
            <w:rFonts w:ascii="Lucida Sans Unicode" w:hAnsi="Lucida Sans Unicode" w:cs="Lucida Sans Unicode"/>
            <w:color w:val="101010"/>
            <w:sz w:val="21"/>
            <w:szCs w:val="21"/>
          </w:rPr>
          <w:t>partition</w:t>
        </w:r>
      </w:hyperlink>
      <w:r w:rsidRPr="00277619">
        <w:rPr>
          <w:rFonts w:ascii="Lucida Sans Unicode" w:hAnsi="Lucida Sans Unicode" w:cs="Lucida Sans Unicode"/>
          <w:color w:val="101010"/>
          <w:sz w:val="21"/>
          <w:szCs w:val="21"/>
        </w:rPr>
        <w:t> that </w:t>
      </w:r>
      <w:hyperlink r:id="rId143" w:history="1">
        <w:r w:rsidRPr="00277619">
          <w:rPr>
            <w:rStyle w:val="Hyperlink"/>
            <w:rFonts w:ascii="Lucida Sans Unicode" w:hAnsi="Lucida Sans Unicode" w:cs="Lucida Sans Unicode"/>
            <w:color w:val="101010"/>
            <w:sz w:val="21"/>
            <w:szCs w:val="21"/>
          </w:rPr>
          <w:t>Windows 7</w:t>
        </w:r>
      </w:hyperlink>
      <w:r w:rsidRPr="00277619">
        <w:rPr>
          <w:rFonts w:ascii="Lucida Sans Unicode" w:hAnsi="Lucida Sans Unicode" w:cs="Lucida Sans Unicode"/>
          <w:color w:val="101010"/>
          <w:sz w:val="21"/>
          <w:szCs w:val="21"/>
        </w:rPr>
        <w:t> recognizes. Since a clean install involves the removal of all </w:t>
      </w:r>
      <w:hyperlink r:id="rId144" w:history="1">
        <w:r w:rsidRPr="00277619">
          <w:rPr>
            <w:rStyle w:val="Hyperlink"/>
            <w:rFonts w:ascii="Lucida Sans Unicode" w:hAnsi="Lucida Sans Unicode" w:cs="Lucida Sans Unicode"/>
            <w:color w:val="101010"/>
            <w:sz w:val="21"/>
            <w:szCs w:val="21"/>
          </w:rPr>
          <w:t>operating system</w:t>
        </w:r>
      </w:hyperlink>
      <w:r w:rsidRPr="00277619">
        <w:rPr>
          <w:rFonts w:ascii="Lucida Sans Unicode" w:hAnsi="Lucida Sans Unicode" w:cs="Lucida Sans Unicode"/>
          <w:color w:val="101010"/>
          <w:sz w:val="21"/>
          <w:szCs w:val="21"/>
        </w:rPr>
        <w:t> related partitions, if they exist, we'll do this now.</w:t>
      </w:r>
    </w:p>
    <w:p w:rsidR="00CC2888" w:rsidRPr="00277619"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77619">
        <w:rPr>
          <w:rStyle w:val="Strong"/>
          <w:rFonts w:ascii="Lucida Sans Unicode" w:hAnsi="Lucida Sans Unicode" w:cs="Lucida Sans Unicode"/>
          <w:color w:val="101010"/>
          <w:sz w:val="21"/>
          <w:szCs w:val="21"/>
        </w:rPr>
        <w:t>Important:</w:t>
      </w:r>
      <w:r w:rsidRPr="00277619">
        <w:rPr>
          <w:rFonts w:ascii="Lucida Sans Unicode" w:hAnsi="Lucida Sans Unicode" w:cs="Lucida Sans Unicode"/>
          <w:color w:val="101010"/>
          <w:sz w:val="21"/>
          <w:szCs w:val="21"/>
        </w:rPr>
        <w:t> If, and only if, you're installing Windows 7 on a new hard drive, which of course does not have an operating system on it to remove, you can skip </w:t>
      </w:r>
      <w:r w:rsidRPr="00277619">
        <w:rPr>
          <w:rStyle w:val="Emphasis"/>
          <w:rFonts w:ascii="Lucida Sans Unicode" w:hAnsi="Lucida Sans Unicode" w:cs="Lucida Sans Unicode"/>
          <w:color w:val="101010"/>
          <w:sz w:val="21"/>
          <w:szCs w:val="21"/>
        </w:rPr>
        <w:t>directly to Step 15!</w:t>
      </w:r>
    </w:p>
    <w:p w:rsidR="00CC2888" w:rsidRPr="00277619"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77619">
        <w:rPr>
          <w:rFonts w:ascii="Lucida Sans Unicode" w:hAnsi="Lucida Sans Unicode" w:cs="Lucida Sans Unicode"/>
          <w:color w:val="101010"/>
          <w:sz w:val="21"/>
          <w:szCs w:val="21"/>
        </w:rPr>
        <w:t>Windows 7 setup considers partition management as an advanced task so you'll need to click the </w:t>
      </w:r>
      <w:r w:rsidRPr="00277619">
        <w:rPr>
          <w:rStyle w:val="Strong"/>
          <w:rFonts w:ascii="Lucida Sans Unicode" w:hAnsi="Lucida Sans Unicode" w:cs="Lucida Sans Unicode"/>
          <w:color w:val="101010"/>
          <w:sz w:val="21"/>
          <w:szCs w:val="21"/>
        </w:rPr>
        <w:t>Drive options (advanced)</w:t>
      </w:r>
      <w:r w:rsidRPr="00277619">
        <w:rPr>
          <w:rFonts w:ascii="Lucida Sans Unicode" w:hAnsi="Lucida Sans Unicode" w:cs="Lucida Sans Unicode"/>
          <w:color w:val="101010"/>
          <w:sz w:val="21"/>
          <w:szCs w:val="21"/>
        </w:rPr>
        <w:t> link to make those options available.</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77619">
        <w:rPr>
          <w:rFonts w:ascii="Lucida Sans Unicode" w:hAnsi="Lucida Sans Unicode" w:cs="Lucida Sans Unicode"/>
          <w:color w:val="101010"/>
          <w:sz w:val="21"/>
          <w:szCs w:val="21"/>
        </w:rPr>
        <w:t>In the next few steps you'll delete the partitions containing the operating system you're replacing with Windows 7, be it Windows Vista, Windows XP, a previous installation of Windows 7, etc.</w:t>
      </w:r>
    </w:p>
    <w:p w:rsidR="00CC2888" w:rsidRDefault="00CC2888" w:rsidP="00CC2888">
      <w:pPr>
        <w:pStyle w:val="Heading3"/>
        <w:shd w:val="clear" w:color="auto" w:fill="FFFFFF"/>
        <w:spacing w:before="0" w:after="0" w:line="288" w:lineRule="atLeast"/>
        <w:rPr>
          <w:rFonts w:ascii="Lucida Sans Unicode" w:hAnsi="Lucida Sans Unicode" w:cs="Lucida Sans Unicode"/>
          <w:b w:val="0"/>
          <w:bCs w:val="0"/>
          <w:color w:val="101010"/>
          <w:sz w:val="21"/>
          <w:szCs w:val="21"/>
          <w:lang w:val="en-IN" w:eastAsia="en-IN"/>
        </w:rPr>
      </w:pPr>
    </w:p>
    <w:p w:rsidR="00130A2C" w:rsidRPr="00130A2C" w:rsidRDefault="00130A2C" w:rsidP="00130A2C">
      <w:pPr>
        <w:rPr>
          <w:lang w:val="en-IN" w:eastAsia="en-IN"/>
        </w:rPr>
      </w:pPr>
    </w:p>
    <w:p w:rsidR="00CC2888" w:rsidRPr="00277619"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277619">
        <w:rPr>
          <w:rFonts w:ascii="Lucida Sans Unicode" w:hAnsi="Lucida Sans Unicode" w:cs="Lucida Sans Unicode"/>
          <w:color w:val="101010"/>
          <w:sz w:val="28"/>
        </w:rPr>
        <w:t>Delete the Partition Windows is Installed On</w:t>
      </w:r>
    </w:p>
    <w:p w:rsidR="00CC2888" w:rsidRPr="00277619"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4592955" cy="3444875"/>
            <wp:effectExtent l="19050" t="0" r="0" b="0"/>
            <wp:docPr id="114" name="Picture 114" descr="Screenshot of deleting a partition to install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creenshot of deleting a partition to install Windows 7"/>
                    <pic:cNvPicPr>
                      <a:picLocks noChangeAspect="1" noChangeArrowheads="1"/>
                    </pic:cNvPicPr>
                  </pic:nvPicPr>
                  <pic:blipFill>
                    <a:blip r:embed="rId145"/>
                    <a:srcRect/>
                    <a:stretch>
                      <a:fillRect/>
                    </a:stretch>
                  </pic:blipFill>
                  <pic:spPr bwMode="auto">
                    <a:xfrm>
                      <a:off x="0" y="0"/>
                      <a:ext cx="4592955" cy="3444875"/>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jc w:val="center"/>
        <w:rPr>
          <w:rFonts w:ascii="Helvetica" w:hAnsi="Helvetica"/>
          <w:color w:val="101010"/>
        </w:rPr>
      </w:pPr>
    </w:p>
    <w:p w:rsidR="00CC2888" w:rsidRPr="0072632D" w:rsidRDefault="00CC2888" w:rsidP="00CC2888">
      <w:pPr>
        <w:shd w:val="clear" w:color="auto" w:fill="FFFFFF"/>
        <w:spacing w:line="360" w:lineRule="atLeast"/>
        <w:rPr>
          <w:rFonts w:ascii="Lucida Sans Unicode" w:hAnsi="Lucida Sans Unicode" w:cs="Lucida Sans Unicode"/>
          <w:i/>
          <w:color w:val="101010"/>
          <w:szCs w:val="21"/>
        </w:rPr>
      </w:pPr>
      <w:r w:rsidRPr="0072632D">
        <w:rPr>
          <w:rFonts w:ascii="Lucida Sans Unicode" w:hAnsi="Lucida Sans Unicode" w:cs="Lucida Sans Unicode"/>
          <w:i/>
          <w:color w:val="101010"/>
          <w:szCs w:val="21"/>
        </w:rPr>
        <w:t> </w:t>
      </w:r>
      <w:proofErr w:type="gramStart"/>
      <w:r w:rsidRPr="0072632D">
        <w:rPr>
          <w:rFonts w:ascii="Lucida Sans Unicode" w:hAnsi="Lucida Sans Unicode" w:cs="Lucida Sans Unicode"/>
          <w:i/>
          <w:color w:val="101010"/>
          <w:szCs w:val="21"/>
        </w:rPr>
        <w:t>Windows 7 Clean Install - Step 11 of 34.</w:t>
      </w:r>
      <w:proofErr w:type="gramEnd"/>
    </w:p>
    <w:p w:rsidR="00CC2888" w:rsidRPr="0072632D"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72632D">
        <w:rPr>
          <w:rFonts w:ascii="Lucida Sans Unicode" w:hAnsi="Lucida Sans Unicode" w:cs="Lucida Sans Unicode"/>
          <w:color w:val="101010"/>
          <w:sz w:val="21"/>
          <w:szCs w:val="21"/>
        </w:rPr>
        <w:t>Now that all available drive options are listed, you can delete any </w:t>
      </w:r>
      <w:hyperlink r:id="rId146" w:history="1">
        <w:r w:rsidRPr="0072632D">
          <w:rPr>
            <w:rStyle w:val="Hyperlink"/>
            <w:rFonts w:ascii="Lucida Sans Unicode" w:hAnsi="Lucida Sans Unicode" w:cs="Lucida Sans Unicode"/>
            <w:color w:val="101010"/>
            <w:sz w:val="21"/>
            <w:szCs w:val="21"/>
          </w:rPr>
          <w:t>operating system</w:t>
        </w:r>
      </w:hyperlink>
      <w:r w:rsidRPr="0072632D">
        <w:rPr>
          <w:rFonts w:ascii="Lucida Sans Unicode" w:hAnsi="Lucida Sans Unicode" w:cs="Lucida Sans Unicode"/>
          <w:color w:val="101010"/>
          <w:sz w:val="21"/>
          <w:szCs w:val="21"/>
        </w:rPr>
        <w:t>related </w:t>
      </w:r>
      <w:hyperlink r:id="rId147" w:history="1">
        <w:r w:rsidRPr="0072632D">
          <w:rPr>
            <w:rStyle w:val="Hyperlink"/>
            <w:rFonts w:ascii="Lucida Sans Unicode" w:hAnsi="Lucida Sans Unicode" w:cs="Lucida Sans Unicode"/>
            <w:color w:val="101010"/>
            <w:sz w:val="21"/>
            <w:szCs w:val="21"/>
          </w:rPr>
          <w:t>partitions</w:t>
        </w:r>
      </w:hyperlink>
      <w:r w:rsidRPr="0072632D">
        <w:rPr>
          <w:rFonts w:ascii="Lucida Sans Unicode" w:hAnsi="Lucida Sans Unicode" w:cs="Lucida Sans Unicode"/>
          <w:color w:val="101010"/>
          <w:sz w:val="21"/>
          <w:szCs w:val="21"/>
        </w:rPr>
        <w:t> from your existing </w:t>
      </w:r>
      <w:hyperlink r:id="rId148" w:history="1">
        <w:r w:rsidRPr="0072632D">
          <w:rPr>
            <w:rStyle w:val="Hyperlink"/>
            <w:rFonts w:ascii="Lucida Sans Unicode" w:hAnsi="Lucida Sans Unicode" w:cs="Lucida Sans Unicode"/>
            <w:color w:val="101010"/>
            <w:sz w:val="21"/>
            <w:szCs w:val="21"/>
          </w:rPr>
          <w:t>hard drive(s)</w:t>
        </w:r>
      </w:hyperlink>
      <w:r w:rsidRPr="0072632D">
        <w:rPr>
          <w:rFonts w:ascii="Lucida Sans Unicode" w:hAnsi="Lucida Sans Unicode" w:cs="Lucida Sans Unicode"/>
          <w:color w:val="101010"/>
          <w:sz w:val="21"/>
          <w:szCs w:val="21"/>
        </w:rPr>
        <w:t>.</w:t>
      </w:r>
    </w:p>
    <w:p w:rsidR="00CC2888" w:rsidRPr="0072632D"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72632D">
        <w:rPr>
          <w:rStyle w:val="Strong"/>
          <w:rFonts w:ascii="Lucida Sans Unicode" w:hAnsi="Lucida Sans Unicode" w:cs="Lucida Sans Unicode"/>
          <w:color w:val="101010"/>
          <w:sz w:val="21"/>
          <w:szCs w:val="21"/>
        </w:rPr>
        <w:t>Important:</w:t>
      </w:r>
      <w:r w:rsidRPr="0072632D">
        <w:rPr>
          <w:rFonts w:ascii="Lucida Sans Unicode" w:hAnsi="Lucida Sans Unicode" w:cs="Lucida Sans Unicode"/>
          <w:color w:val="101010"/>
          <w:sz w:val="21"/>
          <w:szCs w:val="21"/>
        </w:rPr>
        <w:t xml:space="preserve"> Before continuing, please be aware that deleting a partition will permanently erase all data from that drive. </w:t>
      </w:r>
      <w:proofErr w:type="gramStart"/>
      <w:r w:rsidRPr="0072632D">
        <w:rPr>
          <w:rFonts w:ascii="Lucida Sans Unicode" w:hAnsi="Lucida Sans Unicode" w:cs="Lucida Sans Unicode"/>
          <w:color w:val="101010"/>
          <w:sz w:val="21"/>
          <w:szCs w:val="21"/>
        </w:rPr>
        <w:t>By all data I mean the operating system installed, all programs, all data saved by those programs, all music, all video, all documents, etc. that might be on that particular drive.</w:t>
      </w:r>
      <w:proofErr w:type="gramEnd"/>
    </w:p>
    <w:p w:rsidR="00CC2888" w:rsidRPr="0072632D"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72632D">
        <w:rPr>
          <w:rFonts w:ascii="Lucida Sans Unicode" w:hAnsi="Lucida Sans Unicode" w:cs="Lucida Sans Unicode"/>
          <w:color w:val="101010"/>
          <w:sz w:val="21"/>
          <w:szCs w:val="21"/>
        </w:rPr>
        <w:t>Highlight the partition you want to delete and then click the </w:t>
      </w:r>
      <w:r w:rsidRPr="0072632D">
        <w:rPr>
          <w:rStyle w:val="Strong"/>
          <w:rFonts w:ascii="Lucida Sans Unicode" w:hAnsi="Lucida Sans Unicode" w:cs="Lucida Sans Unicode"/>
          <w:color w:val="101010"/>
          <w:sz w:val="21"/>
          <w:szCs w:val="21"/>
        </w:rPr>
        <w:t>Delete</w:t>
      </w:r>
      <w:r w:rsidRPr="0072632D">
        <w:rPr>
          <w:rFonts w:ascii="Lucida Sans Unicode" w:hAnsi="Lucida Sans Unicode" w:cs="Lucida Sans Unicode"/>
          <w:color w:val="101010"/>
          <w:sz w:val="21"/>
          <w:szCs w:val="21"/>
        </w:rPr>
        <w:t> link.</w:t>
      </w:r>
    </w:p>
    <w:p w:rsidR="00CC2888" w:rsidRPr="0072632D"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72632D">
        <w:rPr>
          <w:rStyle w:val="Strong"/>
          <w:rFonts w:ascii="Lucida Sans Unicode" w:hAnsi="Lucida Sans Unicode" w:cs="Lucida Sans Unicode"/>
          <w:color w:val="101010"/>
          <w:sz w:val="21"/>
          <w:szCs w:val="21"/>
        </w:rPr>
        <w:t>Note:</w:t>
      </w:r>
      <w:r w:rsidRPr="0072632D">
        <w:rPr>
          <w:rFonts w:ascii="Lucida Sans Unicode" w:hAnsi="Lucida Sans Unicode" w:cs="Lucida Sans Unicode"/>
          <w:color w:val="101010"/>
          <w:sz w:val="21"/>
          <w:szCs w:val="21"/>
        </w:rPr>
        <w:t> Your list of partitions may differ considerably from mine shown above. On my computer, I am performing a clean install of </w:t>
      </w:r>
      <w:hyperlink r:id="rId149" w:history="1">
        <w:r w:rsidRPr="0072632D">
          <w:rPr>
            <w:rStyle w:val="Hyperlink"/>
            <w:rFonts w:ascii="Lucida Sans Unicode" w:hAnsi="Lucida Sans Unicode" w:cs="Lucida Sans Unicode"/>
            <w:color w:val="101010"/>
            <w:sz w:val="21"/>
            <w:szCs w:val="21"/>
          </w:rPr>
          <w:t>Windows 7</w:t>
        </w:r>
      </w:hyperlink>
      <w:r w:rsidRPr="0072632D">
        <w:rPr>
          <w:rFonts w:ascii="Lucida Sans Unicode" w:hAnsi="Lucida Sans Unicode" w:cs="Lucida Sans Unicode"/>
          <w:color w:val="101010"/>
          <w:sz w:val="21"/>
          <w:szCs w:val="21"/>
        </w:rPr>
        <w:t> on a computer with a small 30GB hard drive that has previously had Windows 7 installed.</w:t>
      </w:r>
    </w:p>
    <w:p w:rsidR="00CC2888" w:rsidRPr="0072632D"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72632D">
        <w:rPr>
          <w:rFonts w:ascii="Lucida Sans Unicode" w:hAnsi="Lucida Sans Unicode" w:cs="Lucida Sans Unicode"/>
          <w:color w:val="101010"/>
          <w:sz w:val="21"/>
          <w:szCs w:val="21"/>
        </w:rPr>
        <w:t>If you have multiple hard drives and/or multiple partitions on those drive(s), take great care in confirming that you're deleting the correct partition(s). Many people, for example, have second hard drives or partitions that act as backup drives. That's certainly not a drive you want to be deleting.</w:t>
      </w:r>
    </w:p>
    <w:p w:rsidR="00CC2888" w:rsidRDefault="00CC2888" w:rsidP="00CC2888">
      <w:pPr>
        <w:shd w:val="clear" w:color="auto" w:fill="FFFFFF"/>
        <w:jc w:val="center"/>
        <w:rPr>
          <w:rFonts w:ascii="Helvetica" w:hAnsi="Helvetica"/>
          <w:b/>
          <w:bCs/>
          <w:color w:val="FA5B0F"/>
          <w:sz w:val="16"/>
        </w:rPr>
      </w:pPr>
    </w:p>
    <w:p w:rsidR="00CC2888" w:rsidRDefault="00CC2888" w:rsidP="00CC2888">
      <w:pPr>
        <w:shd w:val="clear" w:color="auto" w:fill="FFFFFF"/>
        <w:jc w:val="center"/>
        <w:rPr>
          <w:rFonts w:ascii="Helvetica" w:hAnsi="Helvetica"/>
          <w:b/>
          <w:bCs/>
          <w:color w:val="FA5B0F"/>
          <w:sz w:val="16"/>
        </w:rPr>
      </w:pPr>
    </w:p>
    <w:p w:rsidR="00CC2888" w:rsidRPr="0041486C" w:rsidRDefault="00CC2888" w:rsidP="00CC2888">
      <w:pPr>
        <w:shd w:val="clear" w:color="auto" w:fill="FFFFFF"/>
        <w:jc w:val="center"/>
        <w:rPr>
          <w:rFonts w:ascii="Helvetica" w:hAnsi="Helvetica"/>
          <w:b/>
          <w:bCs/>
          <w:color w:val="FA5B0F"/>
          <w:sz w:val="16"/>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41486C">
        <w:rPr>
          <w:rFonts w:ascii="Lucida Sans Unicode" w:hAnsi="Lucida Sans Unicode" w:cs="Lucida Sans Unicode"/>
          <w:color w:val="101010"/>
          <w:sz w:val="28"/>
        </w:rPr>
        <w:t>Confirm the Partition Deletion</w:t>
      </w:r>
    </w:p>
    <w:p w:rsidR="00CC2888" w:rsidRPr="0041486C"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4189095" cy="3147060"/>
            <wp:effectExtent l="19050" t="0" r="1905" b="0"/>
            <wp:docPr id="115" name="Picture 115" descr="Screenshot of deleting a partition during the Windows 7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reenshot of deleting a partition during the Windows 7 setup"/>
                    <pic:cNvPicPr>
                      <a:picLocks noChangeAspect="1" noChangeArrowheads="1"/>
                    </pic:cNvPicPr>
                  </pic:nvPicPr>
                  <pic:blipFill>
                    <a:blip r:embed="rId150"/>
                    <a:srcRect/>
                    <a:stretch>
                      <a:fillRect/>
                    </a:stretch>
                  </pic:blipFill>
                  <pic:spPr bwMode="auto">
                    <a:xfrm>
                      <a:off x="0" y="0"/>
                      <a:ext cx="4189095" cy="3147060"/>
                    </a:xfrm>
                    <a:prstGeom prst="rect">
                      <a:avLst/>
                    </a:prstGeom>
                    <a:noFill/>
                    <a:ln w="9525">
                      <a:noFill/>
                      <a:miter lim="800000"/>
                      <a:headEnd/>
                      <a:tailEnd/>
                    </a:ln>
                  </pic:spPr>
                </pic:pic>
              </a:graphicData>
            </a:graphic>
          </wp:inline>
        </w:drawing>
      </w:r>
    </w:p>
    <w:p w:rsidR="00CC2888" w:rsidRPr="0041486C" w:rsidRDefault="00CC2888" w:rsidP="00CC2888">
      <w:pPr>
        <w:jc w:val="center"/>
        <w:rPr>
          <w:rFonts w:ascii="Lucida Sans Unicode" w:hAnsi="Lucida Sans Unicode" w:cs="Lucida Sans Unicode"/>
          <w:sz w:val="21"/>
          <w:szCs w:val="21"/>
        </w:rPr>
      </w:pPr>
    </w:p>
    <w:p w:rsidR="00CC2888" w:rsidRPr="0041486C" w:rsidRDefault="00CC2888" w:rsidP="00CC2888">
      <w:pPr>
        <w:shd w:val="clear" w:color="auto" w:fill="FFFFFF"/>
        <w:spacing w:line="360" w:lineRule="atLeast"/>
        <w:rPr>
          <w:rFonts w:ascii="Lucida Sans Unicode" w:hAnsi="Lucida Sans Unicode" w:cs="Lucida Sans Unicode"/>
          <w:i/>
          <w:color w:val="101010"/>
          <w:sz w:val="21"/>
          <w:szCs w:val="21"/>
        </w:rPr>
      </w:pPr>
      <w:r w:rsidRPr="0041486C">
        <w:rPr>
          <w:rFonts w:ascii="Lucida Sans Unicode" w:hAnsi="Lucida Sans Unicode" w:cs="Lucida Sans Unicode"/>
          <w:color w:val="101010"/>
          <w:sz w:val="21"/>
          <w:szCs w:val="21"/>
        </w:rPr>
        <w:t> </w:t>
      </w:r>
      <w:proofErr w:type="gramStart"/>
      <w:r w:rsidRPr="0041486C">
        <w:rPr>
          <w:rFonts w:ascii="Lucida Sans Unicode" w:hAnsi="Lucida Sans Unicode" w:cs="Lucida Sans Unicode"/>
          <w:i/>
          <w:color w:val="101010"/>
          <w:szCs w:val="21"/>
        </w:rPr>
        <w:t>Windows 7 Clean Install - Step 12 of 34.</w:t>
      </w:r>
      <w:proofErr w:type="gramEnd"/>
    </w:p>
    <w:p w:rsidR="00CC2888" w:rsidRPr="0041486C"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41486C">
        <w:rPr>
          <w:rFonts w:ascii="Lucida Sans Unicode" w:hAnsi="Lucida Sans Unicode" w:cs="Lucida Sans Unicode"/>
          <w:color w:val="101010"/>
          <w:sz w:val="21"/>
          <w:szCs w:val="21"/>
        </w:rPr>
        <w:t>After deleting the </w:t>
      </w:r>
      <w:hyperlink r:id="rId151" w:history="1">
        <w:r w:rsidRPr="0041486C">
          <w:rPr>
            <w:rStyle w:val="Hyperlink"/>
            <w:rFonts w:ascii="Lucida Sans Unicode" w:hAnsi="Lucida Sans Unicode" w:cs="Lucida Sans Unicode"/>
            <w:color w:val="101010"/>
            <w:sz w:val="21"/>
            <w:szCs w:val="21"/>
          </w:rPr>
          <w:t>partition</w:t>
        </w:r>
      </w:hyperlink>
      <w:r w:rsidRPr="0041486C">
        <w:rPr>
          <w:rFonts w:ascii="Lucida Sans Unicode" w:hAnsi="Lucida Sans Unicode" w:cs="Lucida Sans Unicode"/>
          <w:color w:val="101010"/>
          <w:sz w:val="21"/>
          <w:szCs w:val="21"/>
        </w:rPr>
        <w:t>, </w:t>
      </w:r>
      <w:hyperlink r:id="rId152" w:history="1">
        <w:r w:rsidRPr="0041486C">
          <w:rPr>
            <w:rStyle w:val="Hyperlink"/>
            <w:rFonts w:ascii="Lucida Sans Unicode" w:hAnsi="Lucida Sans Unicode" w:cs="Lucida Sans Unicode"/>
            <w:color w:val="101010"/>
            <w:sz w:val="21"/>
            <w:szCs w:val="21"/>
          </w:rPr>
          <w:t>Windows 7</w:t>
        </w:r>
      </w:hyperlink>
      <w:r w:rsidRPr="0041486C">
        <w:rPr>
          <w:rFonts w:ascii="Lucida Sans Unicode" w:hAnsi="Lucida Sans Unicode" w:cs="Lucida Sans Unicode"/>
          <w:color w:val="101010"/>
          <w:sz w:val="21"/>
          <w:szCs w:val="21"/>
        </w:rPr>
        <w:t> setup will prompt you to confirm the deletion.</w:t>
      </w:r>
    </w:p>
    <w:p w:rsidR="00CC2888" w:rsidRPr="0041486C"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41486C">
        <w:rPr>
          <w:rFonts w:ascii="Lucida Sans Unicode" w:hAnsi="Lucida Sans Unicode" w:cs="Lucida Sans Unicode"/>
          <w:color w:val="101010"/>
          <w:sz w:val="21"/>
          <w:szCs w:val="21"/>
        </w:rPr>
        <w:t>The message says </w:t>
      </w:r>
      <w:r w:rsidRPr="0041486C">
        <w:rPr>
          <w:rStyle w:val="Emphasis"/>
          <w:rFonts w:ascii="Lucida Sans Unicode" w:hAnsi="Lucida Sans Unicode" w:cs="Lucida Sans Unicode"/>
          <w:color w:val="101010"/>
          <w:sz w:val="21"/>
          <w:szCs w:val="21"/>
        </w:rPr>
        <w:t>"The partition might contain recovery files, system files, or important software from your computer manufacturer. If you delete this partition, any data stored on it will be lost."</w:t>
      </w:r>
    </w:p>
    <w:p w:rsidR="00CC2888" w:rsidRPr="0041486C"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41486C">
        <w:rPr>
          <w:rFonts w:ascii="Lucida Sans Unicode" w:hAnsi="Lucida Sans Unicode" w:cs="Lucida Sans Unicode"/>
          <w:color w:val="101010"/>
          <w:sz w:val="21"/>
          <w:szCs w:val="21"/>
        </w:rPr>
        <w:t>Click the </w:t>
      </w:r>
      <w:r w:rsidRPr="0041486C">
        <w:rPr>
          <w:rStyle w:val="Strong"/>
          <w:rFonts w:ascii="Lucida Sans Unicode" w:hAnsi="Lucida Sans Unicode" w:cs="Lucida Sans Unicode"/>
          <w:color w:val="101010"/>
          <w:sz w:val="21"/>
          <w:szCs w:val="21"/>
        </w:rPr>
        <w:t>OK</w:t>
      </w:r>
      <w:r w:rsidRPr="0041486C">
        <w:rPr>
          <w:rFonts w:ascii="Lucida Sans Unicode" w:hAnsi="Lucida Sans Unicode" w:cs="Lucida Sans Unicode"/>
          <w:color w:val="101010"/>
          <w:sz w:val="21"/>
          <w:szCs w:val="21"/>
        </w:rPr>
        <w:t> button.</w:t>
      </w:r>
    </w:p>
    <w:p w:rsidR="00CC2888" w:rsidRPr="0041486C"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41486C">
        <w:rPr>
          <w:rStyle w:val="Strong"/>
          <w:rFonts w:ascii="Lucida Sans Unicode" w:hAnsi="Lucida Sans Unicode" w:cs="Lucida Sans Unicode"/>
          <w:color w:val="101010"/>
          <w:sz w:val="21"/>
          <w:szCs w:val="21"/>
        </w:rPr>
        <w:t>Important:</w:t>
      </w:r>
      <w:r w:rsidRPr="0041486C">
        <w:rPr>
          <w:rFonts w:ascii="Lucida Sans Unicode" w:hAnsi="Lucida Sans Unicode" w:cs="Lucida Sans Unicode"/>
          <w:color w:val="101010"/>
          <w:sz w:val="21"/>
          <w:szCs w:val="21"/>
        </w:rPr>
        <w:t> As I spelled out in the last step, please be aware that all the data stored on that drive will be lost. If you have not backed up everything you want to keep, click </w:t>
      </w:r>
      <w:r w:rsidRPr="0041486C">
        <w:rPr>
          <w:rStyle w:val="Emphasis"/>
          <w:rFonts w:ascii="Lucida Sans Unicode" w:hAnsi="Lucida Sans Unicode" w:cs="Lucida Sans Unicode"/>
          <w:color w:val="101010"/>
          <w:sz w:val="21"/>
          <w:szCs w:val="21"/>
        </w:rPr>
        <w:t>Cancel</w:t>
      </w:r>
      <w:r w:rsidRPr="0041486C">
        <w:rPr>
          <w:rFonts w:ascii="Lucida Sans Unicode" w:hAnsi="Lucida Sans Unicode" w:cs="Lucida Sans Unicode"/>
          <w:color w:val="101010"/>
          <w:sz w:val="21"/>
          <w:szCs w:val="21"/>
        </w:rPr>
        <w:t>, end the Windows 7 clean install process, restart your computer to boot back into whatever operating system you have installed, and backup everything you want to keep.</w:t>
      </w:r>
    </w:p>
    <w:p w:rsidR="00CC2888" w:rsidRDefault="00CC2888" w:rsidP="00CC2888">
      <w:pPr>
        <w:pStyle w:val="NormalWeb"/>
        <w:shd w:val="clear" w:color="auto" w:fill="FFFFFF"/>
        <w:spacing w:line="360" w:lineRule="atLeast"/>
        <w:rPr>
          <w:rFonts w:ascii="Helvetica" w:hAnsi="Helvetica"/>
          <w:color w:val="101010"/>
        </w:rPr>
      </w:pPr>
      <w:r w:rsidRPr="0041486C">
        <w:rPr>
          <w:rFonts w:ascii="Lucida Sans Unicode" w:hAnsi="Lucida Sans Unicode" w:cs="Lucida Sans Unicode"/>
          <w:color w:val="101010"/>
          <w:sz w:val="21"/>
          <w:szCs w:val="21"/>
        </w:rPr>
        <w:t>To be clear: </w:t>
      </w:r>
      <w:r w:rsidRPr="0041486C">
        <w:rPr>
          <w:rStyle w:val="Strong"/>
          <w:rFonts w:ascii="Lucida Sans Unicode" w:hAnsi="Lucida Sans Unicode" w:cs="Lucida Sans Unicode"/>
          <w:color w:val="101010"/>
          <w:sz w:val="21"/>
          <w:szCs w:val="21"/>
        </w:rPr>
        <w:t>This is the point of no return!</w:t>
      </w:r>
      <w:r w:rsidRPr="0041486C">
        <w:rPr>
          <w:rFonts w:ascii="Lucida Sans Unicode" w:hAnsi="Lucida Sans Unicode" w:cs="Lucida Sans Unicode"/>
          <w:color w:val="101010"/>
          <w:sz w:val="21"/>
          <w:szCs w:val="21"/>
        </w:rPr>
        <w:t> There's no reason to be scared, I just want it to be very clear that you can't undo the deletion of the drive you selected after you click this OK button</w:t>
      </w:r>
      <w:r>
        <w:rPr>
          <w:rFonts w:ascii="Helvetica" w:hAnsi="Helvetica"/>
          <w:color w:val="101010"/>
        </w:rPr>
        <w:t>.</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41486C">
        <w:rPr>
          <w:rFonts w:ascii="Lucida Sans Unicode" w:hAnsi="Lucida Sans Unicode" w:cs="Lucida Sans Unicode"/>
          <w:color w:val="101010"/>
          <w:sz w:val="28"/>
        </w:rPr>
        <w:t>Delete Other Operating System Related Partitions</w:t>
      </w:r>
    </w:p>
    <w:p w:rsidR="00CC2888" w:rsidRPr="0041486C"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4540250" cy="3402330"/>
            <wp:effectExtent l="19050" t="0" r="0" b="0"/>
            <wp:docPr id="125" name="Picture 125" descr="Screenshot of deleting partitions during Windows 7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creenshot of deleting partitions during Windows 7 setup"/>
                    <pic:cNvPicPr>
                      <a:picLocks noChangeAspect="1" noChangeArrowheads="1"/>
                    </pic:cNvPicPr>
                  </pic:nvPicPr>
                  <pic:blipFill>
                    <a:blip r:embed="rId153"/>
                    <a:srcRect/>
                    <a:stretch>
                      <a:fillRect/>
                    </a:stretch>
                  </pic:blipFill>
                  <pic:spPr bwMode="auto">
                    <a:xfrm>
                      <a:off x="0" y="0"/>
                      <a:ext cx="4540250" cy="3402330"/>
                    </a:xfrm>
                    <a:prstGeom prst="rect">
                      <a:avLst/>
                    </a:prstGeom>
                    <a:noFill/>
                    <a:ln w="9525">
                      <a:noFill/>
                      <a:miter lim="800000"/>
                      <a:headEnd/>
                      <a:tailEnd/>
                    </a:ln>
                  </pic:spPr>
                </pic:pic>
              </a:graphicData>
            </a:graphic>
          </wp:inline>
        </w:drawing>
      </w:r>
    </w:p>
    <w:p w:rsidR="00CC2888" w:rsidRPr="00F87BAE" w:rsidRDefault="00CC2888" w:rsidP="00CC2888">
      <w:pPr>
        <w:jc w:val="center"/>
        <w:rPr>
          <w:rFonts w:ascii="Lucida Sans Unicode" w:hAnsi="Lucida Sans Unicode" w:cs="Lucida Sans Unicode"/>
          <w:sz w:val="21"/>
          <w:szCs w:val="21"/>
        </w:rPr>
      </w:pPr>
    </w:p>
    <w:p w:rsidR="00CC2888" w:rsidRPr="00F87BAE" w:rsidRDefault="00CC2888" w:rsidP="00CC2888">
      <w:pPr>
        <w:shd w:val="clear" w:color="auto" w:fill="FFFFFF"/>
        <w:spacing w:line="360" w:lineRule="atLeast"/>
        <w:rPr>
          <w:rFonts w:ascii="Lucida Sans Unicode" w:hAnsi="Lucida Sans Unicode" w:cs="Lucida Sans Unicode"/>
          <w:i/>
          <w:color w:val="101010"/>
          <w:szCs w:val="21"/>
        </w:rPr>
      </w:pPr>
      <w:r w:rsidRPr="00F87BAE">
        <w:rPr>
          <w:rFonts w:ascii="Lucida Sans Unicode" w:hAnsi="Lucida Sans Unicode" w:cs="Lucida Sans Unicode"/>
          <w:color w:val="101010"/>
          <w:sz w:val="21"/>
          <w:szCs w:val="21"/>
        </w:rPr>
        <w:t> </w:t>
      </w:r>
      <w:proofErr w:type="gramStart"/>
      <w:r w:rsidRPr="00F87BAE">
        <w:rPr>
          <w:rFonts w:ascii="Lucida Sans Unicode" w:hAnsi="Lucida Sans Unicode" w:cs="Lucida Sans Unicode"/>
          <w:i/>
          <w:color w:val="101010"/>
          <w:szCs w:val="21"/>
        </w:rPr>
        <w:t>Windows 7 Clean Install - Step 13 of 34.</w:t>
      </w:r>
      <w:proofErr w:type="gramEnd"/>
    </w:p>
    <w:p w:rsidR="00CC2888" w:rsidRPr="00F87BA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7BAE">
        <w:rPr>
          <w:rFonts w:ascii="Lucida Sans Unicode" w:hAnsi="Lucida Sans Unicode" w:cs="Lucida Sans Unicode"/>
          <w:color w:val="101010"/>
          <w:sz w:val="21"/>
          <w:szCs w:val="21"/>
        </w:rPr>
        <w:t>If there are any other </w:t>
      </w:r>
      <w:hyperlink r:id="rId154" w:history="1">
        <w:r w:rsidRPr="00F87BAE">
          <w:rPr>
            <w:rStyle w:val="Hyperlink"/>
            <w:rFonts w:ascii="Lucida Sans Unicode" w:hAnsi="Lucida Sans Unicode" w:cs="Lucida Sans Unicode"/>
            <w:color w:val="101010"/>
            <w:sz w:val="21"/>
            <w:szCs w:val="21"/>
          </w:rPr>
          <w:t>partitions</w:t>
        </w:r>
      </w:hyperlink>
      <w:r w:rsidRPr="00F87BAE">
        <w:rPr>
          <w:rFonts w:ascii="Lucida Sans Unicode" w:hAnsi="Lucida Sans Unicode" w:cs="Lucida Sans Unicode"/>
          <w:color w:val="101010"/>
          <w:sz w:val="21"/>
          <w:szCs w:val="21"/>
        </w:rPr>
        <w:t> that need to be deleted, you can do so at this time.</w:t>
      </w:r>
    </w:p>
    <w:p w:rsidR="00CC2888" w:rsidRPr="00F87BA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7BAE">
        <w:rPr>
          <w:rFonts w:ascii="Lucida Sans Unicode" w:hAnsi="Lucida Sans Unicode" w:cs="Lucida Sans Unicode"/>
          <w:color w:val="101010"/>
          <w:sz w:val="21"/>
          <w:szCs w:val="21"/>
        </w:rPr>
        <w:t>For example, the </w:t>
      </w:r>
      <w:hyperlink r:id="rId155" w:history="1">
        <w:r w:rsidRPr="00F87BAE">
          <w:rPr>
            <w:rStyle w:val="Hyperlink"/>
            <w:rFonts w:ascii="Lucida Sans Unicode" w:hAnsi="Lucida Sans Unicode" w:cs="Lucida Sans Unicode"/>
            <w:color w:val="101010"/>
            <w:sz w:val="21"/>
            <w:szCs w:val="21"/>
          </w:rPr>
          <w:t>Windows 7</w:t>
        </w:r>
      </w:hyperlink>
      <w:r w:rsidRPr="00F87BAE">
        <w:rPr>
          <w:rFonts w:ascii="Lucida Sans Unicode" w:hAnsi="Lucida Sans Unicode" w:cs="Lucida Sans Unicode"/>
          <w:color w:val="101010"/>
          <w:sz w:val="21"/>
          <w:szCs w:val="21"/>
        </w:rPr>
        <w:t> installation I had on my PC previously created this special 100MB (very small) partition to store system data in. This is most definitely related to the </w:t>
      </w:r>
      <w:hyperlink r:id="rId156" w:history="1">
        <w:r w:rsidRPr="00F87BAE">
          <w:rPr>
            <w:rStyle w:val="Hyperlink"/>
            <w:rFonts w:ascii="Lucida Sans Unicode" w:hAnsi="Lucida Sans Unicode" w:cs="Lucida Sans Unicode"/>
            <w:color w:val="101010"/>
            <w:sz w:val="21"/>
            <w:szCs w:val="21"/>
          </w:rPr>
          <w:t>operating system</w:t>
        </w:r>
      </w:hyperlink>
      <w:r w:rsidRPr="00F87BAE">
        <w:rPr>
          <w:rFonts w:ascii="Lucida Sans Unicode" w:hAnsi="Lucida Sans Unicode" w:cs="Lucida Sans Unicode"/>
          <w:color w:val="101010"/>
          <w:sz w:val="21"/>
          <w:szCs w:val="21"/>
        </w:rPr>
        <w:t> that I'm trying to completely remove from my computer so I'll delete this as well.</w:t>
      </w:r>
    </w:p>
    <w:p w:rsidR="00CC2888" w:rsidRPr="00F87BA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7BAE">
        <w:rPr>
          <w:rFonts w:ascii="Lucida Sans Unicode" w:hAnsi="Lucida Sans Unicode" w:cs="Lucida Sans Unicode"/>
          <w:color w:val="101010"/>
          <w:sz w:val="21"/>
          <w:szCs w:val="21"/>
        </w:rPr>
        <w:t>Highlight the partition and click the </w:t>
      </w:r>
      <w:r w:rsidRPr="00F87BAE">
        <w:rPr>
          <w:rStyle w:val="Strong"/>
          <w:rFonts w:ascii="Lucida Sans Unicode" w:hAnsi="Lucida Sans Unicode" w:cs="Lucida Sans Unicode"/>
          <w:color w:val="101010"/>
          <w:sz w:val="21"/>
          <w:szCs w:val="21"/>
        </w:rPr>
        <w:t>Delete</w:t>
      </w:r>
      <w:r w:rsidRPr="00F87BAE">
        <w:rPr>
          <w:rFonts w:ascii="Lucida Sans Unicode" w:hAnsi="Lucida Sans Unicode" w:cs="Lucida Sans Unicode"/>
          <w:color w:val="101010"/>
          <w:sz w:val="21"/>
          <w:szCs w:val="21"/>
        </w:rPr>
        <w:t> link.</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7BAE">
        <w:rPr>
          <w:rStyle w:val="Strong"/>
          <w:rFonts w:ascii="Lucida Sans Unicode" w:hAnsi="Lucida Sans Unicode" w:cs="Lucida Sans Unicode"/>
          <w:color w:val="101010"/>
          <w:sz w:val="21"/>
          <w:szCs w:val="21"/>
        </w:rPr>
        <w:t>Note:</w:t>
      </w:r>
      <w:r w:rsidRPr="00F87BAE">
        <w:rPr>
          <w:rFonts w:ascii="Lucida Sans Unicode" w:hAnsi="Lucida Sans Unicode" w:cs="Lucida Sans Unicode"/>
          <w:color w:val="101010"/>
          <w:sz w:val="21"/>
          <w:szCs w:val="21"/>
        </w:rPr>
        <w:t> As you can see, the partition we deleted in the last step is gone. It may appear like it's still there but if you look closely, you'll see that that same 29.9GB space is now described as </w:t>
      </w:r>
      <w:r w:rsidRPr="00F87BAE">
        <w:rPr>
          <w:rStyle w:val="Emphasis"/>
          <w:rFonts w:ascii="Lucida Sans Unicode" w:hAnsi="Lucida Sans Unicode" w:cs="Lucida Sans Unicode"/>
          <w:color w:val="101010"/>
          <w:sz w:val="21"/>
          <w:szCs w:val="21"/>
        </w:rPr>
        <w:t>Unallocated Space</w:t>
      </w:r>
      <w:r w:rsidRPr="00F87BAE">
        <w:rPr>
          <w:rFonts w:ascii="Lucida Sans Unicode" w:hAnsi="Lucida Sans Unicode" w:cs="Lucida Sans Unicode"/>
          <w:color w:val="101010"/>
          <w:sz w:val="21"/>
          <w:szCs w:val="21"/>
        </w:rPr>
        <w:t>, not as a partition.</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223CF2">
        <w:rPr>
          <w:rFonts w:ascii="Lucida Sans Unicode" w:hAnsi="Lucida Sans Unicode" w:cs="Lucida Sans Unicode"/>
          <w:color w:val="101010"/>
          <w:sz w:val="28"/>
        </w:rPr>
        <w:t>Confirm Additional Partition Deletions</w:t>
      </w:r>
    </w:p>
    <w:p w:rsidR="00CC2888" w:rsidRDefault="00CC2888" w:rsidP="00CC2888">
      <w:pPr>
        <w:rPr>
          <w:rFonts w:ascii="Helvetica" w:hAnsi="Helvetica"/>
          <w:color w:val="101010"/>
        </w:rPr>
      </w:pPr>
    </w:p>
    <w:p w:rsidR="00CC2888" w:rsidRDefault="00CC2888" w:rsidP="00CC2888">
      <w:pPr>
        <w:rPr>
          <w:rFonts w:ascii="Helvetica" w:hAnsi="Helvetica"/>
          <w:color w:val="101010"/>
        </w:rPr>
      </w:pPr>
    </w:p>
    <w:p w:rsidR="00CC2888" w:rsidRDefault="00CC2888" w:rsidP="00CC2888">
      <w:pPr>
        <w:jc w:val="center"/>
        <w:rPr>
          <w:rFonts w:ascii="Helvetica" w:hAnsi="Helvetica"/>
          <w:color w:val="101010"/>
        </w:rPr>
      </w:pPr>
      <w:r>
        <w:rPr>
          <w:rFonts w:ascii="Helvetica" w:hAnsi="Helvetica"/>
          <w:noProof/>
          <w:color w:val="101010"/>
        </w:rPr>
        <w:lastRenderedPageBreak/>
        <w:drawing>
          <wp:inline distT="0" distB="0" distL="0" distR="0">
            <wp:extent cx="4561205" cy="3413125"/>
            <wp:effectExtent l="19050" t="0" r="0" b="0"/>
            <wp:docPr id="126" name="Picture 126" descr="Screenshot of deleting partitions during the Windows 7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creenshot of deleting partitions during the Windows 7 setup"/>
                    <pic:cNvPicPr>
                      <a:picLocks noChangeAspect="1" noChangeArrowheads="1"/>
                    </pic:cNvPicPr>
                  </pic:nvPicPr>
                  <pic:blipFill>
                    <a:blip r:embed="rId157"/>
                    <a:srcRect/>
                    <a:stretch>
                      <a:fillRect/>
                    </a:stretch>
                  </pic:blipFill>
                  <pic:spPr bwMode="auto">
                    <a:xfrm>
                      <a:off x="0" y="0"/>
                      <a:ext cx="4561205" cy="3413125"/>
                    </a:xfrm>
                    <a:prstGeom prst="rect">
                      <a:avLst/>
                    </a:prstGeom>
                    <a:noFill/>
                    <a:ln w="9525">
                      <a:noFill/>
                      <a:miter lim="800000"/>
                      <a:headEnd/>
                      <a:tailEnd/>
                    </a:ln>
                  </pic:spPr>
                </pic:pic>
              </a:graphicData>
            </a:graphic>
          </wp:inline>
        </w:drawing>
      </w:r>
    </w:p>
    <w:p w:rsidR="00CC2888" w:rsidRDefault="00CC2888" w:rsidP="00CC2888">
      <w:pPr>
        <w:rPr>
          <w:rFonts w:ascii="Helvetica" w:hAnsi="Helvetica"/>
          <w:color w:val="101010"/>
        </w:rPr>
      </w:pPr>
    </w:p>
    <w:p w:rsidR="00CC2888" w:rsidRPr="00223CF2" w:rsidRDefault="00CC2888" w:rsidP="00CC2888"/>
    <w:p w:rsidR="00CC2888" w:rsidRPr="00223CF2" w:rsidRDefault="00CC2888" w:rsidP="00CC2888">
      <w:pPr>
        <w:shd w:val="clear" w:color="auto" w:fill="FFFFFF"/>
        <w:spacing w:line="360" w:lineRule="atLeast"/>
        <w:rPr>
          <w:rFonts w:ascii="Lucida Sans Unicode" w:hAnsi="Lucida Sans Unicode" w:cs="Lucida Sans Unicode"/>
          <w:i/>
          <w:color w:val="101010"/>
          <w:szCs w:val="21"/>
        </w:rPr>
      </w:pPr>
      <w:r w:rsidRPr="00223CF2">
        <w:rPr>
          <w:rFonts w:ascii="Lucida Sans Unicode" w:hAnsi="Lucida Sans Unicode" w:cs="Lucida Sans Unicode"/>
          <w:color w:val="101010"/>
          <w:sz w:val="21"/>
          <w:szCs w:val="21"/>
        </w:rPr>
        <w:t> </w:t>
      </w:r>
      <w:proofErr w:type="gramStart"/>
      <w:r w:rsidRPr="00223CF2">
        <w:rPr>
          <w:rFonts w:ascii="Lucida Sans Unicode" w:hAnsi="Lucida Sans Unicode" w:cs="Lucida Sans Unicode"/>
          <w:i/>
          <w:color w:val="101010"/>
          <w:szCs w:val="21"/>
        </w:rPr>
        <w:t>Windows 7 Clean Install - Step 14 of 34.</w:t>
      </w:r>
      <w:proofErr w:type="gramEnd"/>
    </w:p>
    <w:p w:rsidR="00CC2888" w:rsidRPr="00223CF2"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Fonts w:ascii="Lucida Sans Unicode" w:hAnsi="Lucida Sans Unicode" w:cs="Lucida Sans Unicode"/>
          <w:color w:val="101010"/>
          <w:sz w:val="21"/>
          <w:szCs w:val="21"/>
        </w:rPr>
        <w:t>Just as in Step 12, </w:t>
      </w:r>
      <w:r w:rsidRPr="002B5C86">
        <w:rPr>
          <w:rFonts w:ascii="Lucida Sans Unicode" w:hAnsi="Lucida Sans Unicode" w:cs="Lucida Sans Unicode"/>
          <w:color w:val="101010"/>
          <w:sz w:val="21"/>
          <w:szCs w:val="21"/>
        </w:rPr>
        <w:t>Windows 7</w:t>
      </w:r>
      <w:r w:rsidRPr="00223CF2">
        <w:rPr>
          <w:rFonts w:ascii="Lucida Sans Unicode" w:hAnsi="Lucida Sans Unicode" w:cs="Lucida Sans Unicode"/>
          <w:color w:val="101010"/>
          <w:sz w:val="21"/>
          <w:szCs w:val="21"/>
        </w:rPr>
        <w:t> setup will prompt you to confirm the deletion of this </w:t>
      </w:r>
      <w:hyperlink r:id="rId158" w:history="1">
        <w:r w:rsidRPr="00223CF2">
          <w:rPr>
            <w:rStyle w:val="Hyperlink"/>
            <w:rFonts w:ascii="Lucida Sans Unicode" w:hAnsi="Lucida Sans Unicode" w:cs="Lucida Sans Unicode"/>
            <w:color w:val="101010"/>
            <w:sz w:val="21"/>
            <w:szCs w:val="21"/>
          </w:rPr>
          <w:t>partition</w:t>
        </w:r>
      </w:hyperlink>
      <w:r w:rsidRPr="00223CF2">
        <w:rPr>
          <w:rFonts w:ascii="Lucida Sans Unicode" w:hAnsi="Lucida Sans Unicode" w:cs="Lucida Sans Unicode"/>
          <w:color w:val="101010"/>
          <w:sz w:val="21"/>
          <w:szCs w:val="21"/>
        </w:rPr>
        <w:t>.</w:t>
      </w:r>
    </w:p>
    <w:p w:rsidR="00CC2888" w:rsidRPr="00223CF2"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Fonts w:ascii="Lucida Sans Unicode" w:hAnsi="Lucida Sans Unicode" w:cs="Lucida Sans Unicode"/>
          <w:color w:val="101010"/>
          <w:sz w:val="21"/>
          <w:szCs w:val="21"/>
        </w:rPr>
        <w:t>Click the </w:t>
      </w:r>
      <w:r w:rsidRPr="00223CF2">
        <w:rPr>
          <w:rStyle w:val="Strong"/>
          <w:rFonts w:ascii="Lucida Sans Unicode" w:hAnsi="Lucida Sans Unicode" w:cs="Lucida Sans Unicode"/>
          <w:color w:val="101010"/>
          <w:sz w:val="21"/>
          <w:szCs w:val="21"/>
        </w:rPr>
        <w:t>OK</w:t>
      </w:r>
      <w:r w:rsidRPr="00223CF2">
        <w:rPr>
          <w:rFonts w:ascii="Lucida Sans Unicode" w:hAnsi="Lucida Sans Unicode" w:cs="Lucida Sans Unicode"/>
          <w:color w:val="101010"/>
          <w:sz w:val="21"/>
          <w:szCs w:val="21"/>
        </w:rPr>
        <w:t> button to confirm.</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Style w:val="Strong"/>
          <w:rFonts w:ascii="Lucida Sans Unicode" w:hAnsi="Lucida Sans Unicode" w:cs="Lucida Sans Unicode"/>
          <w:color w:val="101010"/>
          <w:sz w:val="21"/>
          <w:szCs w:val="21"/>
        </w:rPr>
        <w:t>Important:</w:t>
      </w:r>
      <w:r w:rsidRPr="00223CF2">
        <w:rPr>
          <w:rFonts w:ascii="Lucida Sans Unicode" w:hAnsi="Lucida Sans Unicode" w:cs="Lucida Sans Unicode"/>
          <w:color w:val="101010"/>
          <w:sz w:val="21"/>
          <w:szCs w:val="21"/>
        </w:rPr>
        <w:t> Just as before, please be aware that all the data stored on this particular drive will be lost.</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CC2888" w:rsidRPr="00223CF2" w:rsidRDefault="00CC2888" w:rsidP="00CC2888">
      <w:pPr>
        <w:pStyle w:val="NormalWeb"/>
        <w:shd w:val="clear" w:color="auto" w:fill="FFFFFF"/>
        <w:spacing w:line="360" w:lineRule="atLeast"/>
        <w:rPr>
          <w:rFonts w:ascii="Lucida Sans Unicode" w:hAnsi="Lucida Sans Unicode" w:cs="Lucida Sans Unicode"/>
          <w:b/>
          <w:color w:val="101010"/>
          <w:sz w:val="21"/>
          <w:szCs w:val="21"/>
        </w:rPr>
      </w:pPr>
      <w:r w:rsidRPr="00223CF2">
        <w:rPr>
          <w:rFonts w:ascii="Lucida Sans Unicode" w:hAnsi="Lucida Sans Unicode" w:cs="Lucida Sans Unicode"/>
          <w:b/>
          <w:color w:val="101010"/>
          <w:sz w:val="28"/>
        </w:rPr>
        <w:t>Choose a Physical Location to Install Windows 7 On</w:t>
      </w:r>
    </w:p>
    <w:p w:rsidR="00CC2888" w:rsidRPr="00223CF2" w:rsidRDefault="00CC2888" w:rsidP="00CC2888">
      <w:pPr>
        <w:rPr>
          <w:b/>
        </w:rPr>
      </w:pPr>
    </w:p>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4455160" cy="3348990"/>
            <wp:effectExtent l="19050" t="0" r="2540" b="0"/>
            <wp:docPr id="127" name="Picture 127" descr="Screenshot of choosing a hard drive to install Windows 7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creenshot of choosing a hard drive to install Windows 7 to"/>
                    <pic:cNvPicPr>
                      <a:picLocks noChangeAspect="1" noChangeArrowheads="1"/>
                    </pic:cNvPicPr>
                  </pic:nvPicPr>
                  <pic:blipFill>
                    <a:blip r:embed="rId159"/>
                    <a:srcRect/>
                    <a:stretch>
                      <a:fillRect/>
                    </a:stretch>
                  </pic:blipFill>
                  <pic:spPr bwMode="auto">
                    <a:xfrm>
                      <a:off x="0" y="0"/>
                      <a:ext cx="4455160" cy="334899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jc w:val="center"/>
        <w:rPr>
          <w:rFonts w:ascii="Helvetica" w:hAnsi="Helvetica"/>
          <w:color w:val="101010"/>
        </w:rPr>
      </w:pPr>
    </w:p>
    <w:p w:rsidR="00CC2888" w:rsidRPr="00223CF2" w:rsidRDefault="00CC2888" w:rsidP="00CC2888">
      <w:pPr>
        <w:shd w:val="clear" w:color="auto" w:fill="FFFFFF"/>
        <w:spacing w:line="360" w:lineRule="atLeast"/>
        <w:rPr>
          <w:rFonts w:ascii="Lucida Sans Unicode" w:hAnsi="Lucida Sans Unicode" w:cs="Lucida Sans Unicode"/>
          <w:i/>
          <w:color w:val="101010"/>
          <w:szCs w:val="21"/>
        </w:rPr>
      </w:pPr>
      <w:r>
        <w:rPr>
          <w:rFonts w:ascii="Helvetica" w:hAnsi="Helvetica"/>
          <w:color w:val="101010"/>
        </w:rPr>
        <w:t> </w:t>
      </w:r>
      <w:proofErr w:type="gramStart"/>
      <w:r w:rsidRPr="00223CF2">
        <w:rPr>
          <w:rFonts w:ascii="Lucida Sans Unicode" w:hAnsi="Lucida Sans Unicode" w:cs="Lucida Sans Unicode"/>
          <w:i/>
          <w:color w:val="101010"/>
          <w:szCs w:val="21"/>
        </w:rPr>
        <w:t>Windows 7 Clean Install - Step 15 of 34.</w:t>
      </w:r>
      <w:proofErr w:type="gramEnd"/>
    </w:p>
    <w:p w:rsidR="00CC2888" w:rsidRPr="00223CF2"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Fonts w:ascii="Lucida Sans Unicode" w:hAnsi="Lucida Sans Unicode" w:cs="Lucida Sans Unicode"/>
          <w:color w:val="101010"/>
          <w:sz w:val="21"/>
          <w:szCs w:val="21"/>
        </w:rPr>
        <w:t>As you can now see, all the space on the installed </w:t>
      </w:r>
      <w:r w:rsidRPr="00A43006">
        <w:rPr>
          <w:rFonts w:ascii="Lucida Sans Unicode" w:hAnsi="Lucida Sans Unicode" w:cs="Lucida Sans Unicode"/>
          <w:color w:val="101010"/>
          <w:sz w:val="21"/>
          <w:szCs w:val="21"/>
        </w:rPr>
        <w:t>hard drive</w:t>
      </w:r>
      <w:r w:rsidRPr="00223CF2">
        <w:rPr>
          <w:rFonts w:ascii="Lucida Sans Unicode" w:hAnsi="Lucida Sans Unicode" w:cs="Lucida Sans Unicode"/>
          <w:color w:val="101010"/>
          <w:sz w:val="21"/>
          <w:szCs w:val="21"/>
        </w:rPr>
        <w:t> is unallocated. No </w:t>
      </w:r>
      <w:r w:rsidRPr="00A43006">
        <w:rPr>
          <w:rFonts w:ascii="Lucida Sans Unicode" w:hAnsi="Lucida Sans Unicode" w:cs="Lucida Sans Unicode"/>
          <w:color w:val="101010"/>
          <w:sz w:val="21"/>
          <w:szCs w:val="21"/>
        </w:rPr>
        <w:t>partitions</w:t>
      </w:r>
      <w:r w:rsidRPr="00223CF2">
        <w:rPr>
          <w:rFonts w:ascii="Lucida Sans Unicode" w:hAnsi="Lucida Sans Unicode" w:cs="Lucida Sans Unicode"/>
          <w:color w:val="101010"/>
          <w:sz w:val="21"/>
          <w:szCs w:val="21"/>
        </w:rPr>
        <w:t> exist on this computer.</w:t>
      </w:r>
    </w:p>
    <w:p w:rsidR="00CC2888" w:rsidRPr="00223CF2"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Style w:val="Strong"/>
          <w:rFonts w:ascii="Lucida Sans Unicode" w:hAnsi="Lucida Sans Unicode" w:cs="Lucida Sans Unicode"/>
          <w:color w:val="101010"/>
          <w:sz w:val="21"/>
          <w:szCs w:val="21"/>
        </w:rPr>
        <w:t>Note:</w:t>
      </w:r>
      <w:r w:rsidRPr="00223CF2">
        <w:rPr>
          <w:rFonts w:ascii="Lucida Sans Unicode" w:hAnsi="Lucida Sans Unicode" w:cs="Lucida Sans Unicode"/>
          <w:color w:val="101010"/>
          <w:sz w:val="21"/>
          <w:szCs w:val="21"/>
        </w:rPr>
        <w:t> The number of partitions displayed and whether those partitions are unallocated portions of a hard drive, previously partitioned spaces, or previously formatted and blank partitions will depend on your specific system and which partitions you deleted in the last several steps.</w:t>
      </w:r>
    </w:p>
    <w:p w:rsidR="00CC2888" w:rsidRPr="00223CF2"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Fonts w:ascii="Lucida Sans Unicode" w:hAnsi="Lucida Sans Unicode" w:cs="Lucida Sans Unicode"/>
          <w:color w:val="101010"/>
          <w:sz w:val="21"/>
          <w:szCs w:val="21"/>
        </w:rPr>
        <w:t>If you're installing </w:t>
      </w:r>
      <w:r w:rsidRPr="00A43006">
        <w:rPr>
          <w:rFonts w:ascii="Lucida Sans Unicode" w:hAnsi="Lucida Sans Unicode" w:cs="Lucida Sans Unicode"/>
          <w:color w:val="101010"/>
          <w:sz w:val="21"/>
          <w:szCs w:val="21"/>
        </w:rPr>
        <w:t>Windows 7</w:t>
      </w:r>
      <w:r w:rsidRPr="00223CF2">
        <w:rPr>
          <w:rFonts w:ascii="Lucida Sans Unicode" w:hAnsi="Lucida Sans Unicode" w:cs="Lucida Sans Unicode"/>
          <w:color w:val="101010"/>
          <w:sz w:val="21"/>
          <w:szCs w:val="21"/>
        </w:rPr>
        <w:t> on a computer with a single hard drive on which you've just deleted all the partitions from, your screen should look like the one above, aside from your hard drive being a different size.</w:t>
      </w:r>
    </w:p>
    <w:p w:rsidR="00CC2888" w:rsidRPr="00223CF2"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23CF2">
        <w:rPr>
          <w:rFonts w:ascii="Lucida Sans Unicode" w:hAnsi="Lucida Sans Unicode" w:cs="Lucida Sans Unicode"/>
          <w:color w:val="101010"/>
          <w:sz w:val="21"/>
          <w:szCs w:val="21"/>
        </w:rPr>
        <w:t>Choose the appropriate unallocated space to install Windows 7 on and then click </w:t>
      </w:r>
      <w:proofErr w:type="gramStart"/>
      <w:r w:rsidRPr="00223CF2">
        <w:rPr>
          <w:rStyle w:val="Strong"/>
          <w:rFonts w:ascii="Lucida Sans Unicode" w:hAnsi="Lucida Sans Unicode" w:cs="Lucida Sans Unicode"/>
          <w:color w:val="101010"/>
          <w:sz w:val="21"/>
          <w:szCs w:val="21"/>
        </w:rPr>
        <w:t>Next</w:t>
      </w:r>
      <w:proofErr w:type="gramEnd"/>
      <w:r w:rsidRPr="00223CF2">
        <w:rPr>
          <w:rFonts w:ascii="Lucida Sans Unicode" w:hAnsi="Lucida Sans Unicode" w:cs="Lucida Sans Unicode"/>
          <w:color w:val="101010"/>
          <w:sz w:val="21"/>
          <w:szCs w:val="21"/>
        </w:rPr>
        <w:t>.</w:t>
      </w:r>
    </w:p>
    <w:p w:rsidR="00130A2C" w:rsidRDefault="00CC2888" w:rsidP="00130A2C">
      <w:pPr>
        <w:pStyle w:val="NormalWeb"/>
        <w:shd w:val="clear" w:color="auto" w:fill="FFFFFF"/>
        <w:spacing w:line="360" w:lineRule="atLeast"/>
        <w:rPr>
          <w:rFonts w:ascii="Lucida Sans Unicode" w:hAnsi="Lucida Sans Unicode" w:cs="Lucida Sans Unicode"/>
          <w:color w:val="101010"/>
          <w:sz w:val="21"/>
          <w:szCs w:val="21"/>
        </w:rPr>
      </w:pPr>
      <w:r w:rsidRPr="00223CF2">
        <w:rPr>
          <w:rStyle w:val="Strong"/>
          <w:rFonts w:ascii="Lucida Sans Unicode" w:hAnsi="Lucida Sans Unicode" w:cs="Lucida Sans Unicode"/>
          <w:color w:val="101010"/>
          <w:sz w:val="21"/>
          <w:szCs w:val="21"/>
        </w:rPr>
        <w:t>Note:</w:t>
      </w:r>
      <w:r w:rsidRPr="00223CF2">
        <w:rPr>
          <w:rFonts w:ascii="Lucida Sans Unicode" w:hAnsi="Lucida Sans Unicode" w:cs="Lucida Sans Unicode"/>
          <w:color w:val="101010"/>
          <w:sz w:val="21"/>
          <w:szCs w:val="21"/>
        </w:rPr>
        <w:t> You do not need to manually create a new partition nor are you required to manually format a new partition. Windows 7 Setup will do this automatically.</w:t>
      </w:r>
    </w:p>
    <w:p w:rsidR="00CC2888" w:rsidRPr="00130A2C" w:rsidRDefault="00CC2888" w:rsidP="00130A2C">
      <w:pPr>
        <w:pStyle w:val="NormalWeb"/>
        <w:shd w:val="clear" w:color="auto" w:fill="FFFFFF"/>
        <w:spacing w:line="360" w:lineRule="atLeast"/>
        <w:rPr>
          <w:rFonts w:ascii="Lucida Sans Unicode" w:hAnsi="Lucida Sans Unicode" w:cs="Lucida Sans Unicode"/>
          <w:b/>
          <w:color w:val="101010"/>
          <w:sz w:val="21"/>
          <w:szCs w:val="21"/>
        </w:rPr>
      </w:pPr>
      <w:r w:rsidRPr="00130A2C">
        <w:rPr>
          <w:rFonts w:ascii="Lucida Sans Unicode" w:hAnsi="Lucida Sans Unicode" w:cs="Lucida Sans Unicode"/>
          <w:b/>
          <w:color w:val="101010"/>
          <w:sz w:val="28"/>
        </w:rPr>
        <w:t>Wait While Windows 7 is Installed</w:t>
      </w:r>
    </w:p>
    <w:p w:rsidR="00CC2888" w:rsidRPr="00153AC9"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4433570" cy="3328035"/>
            <wp:effectExtent l="19050" t="0" r="5080" b="0"/>
            <wp:docPr id="128" name="Picture 128" descr="Screenshot of Windows 7 setup expanding and installing Window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creenshot of Windows 7 setup expanding and installing Windows files"/>
                    <pic:cNvPicPr>
                      <a:picLocks noChangeAspect="1" noChangeArrowheads="1"/>
                    </pic:cNvPicPr>
                  </pic:nvPicPr>
                  <pic:blipFill>
                    <a:blip r:embed="rId160"/>
                    <a:srcRect/>
                    <a:stretch>
                      <a:fillRect/>
                    </a:stretch>
                  </pic:blipFill>
                  <pic:spPr bwMode="auto">
                    <a:xfrm>
                      <a:off x="0" y="0"/>
                      <a:ext cx="4433570" cy="3328035"/>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jc w:val="center"/>
        <w:rPr>
          <w:rFonts w:ascii="Helvetica" w:hAnsi="Helvetica"/>
          <w:color w:val="101010"/>
        </w:rPr>
      </w:pPr>
    </w:p>
    <w:p w:rsidR="00CC2888" w:rsidRPr="00153AC9" w:rsidRDefault="00CC2888" w:rsidP="00CC2888">
      <w:pPr>
        <w:shd w:val="clear" w:color="auto" w:fill="FFFFFF"/>
        <w:spacing w:line="360" w:lineRule="atLeast"/>
        <w:rPr>
          <w:rFonts w:ascii="Lucida Sans Unicode" w:hAnsi="Lucida Sans Unicode" w:cs="Lucida Sans Unicode"/>
          <w:i/>
          <w:color w:val="101010"/>
          <w:sz w:val="21"/>
          <w:szCs w:val="21"/>
        </w:rPr>
      </w:pPr>
      <w:r w:rsidRPr="00153AC9">
        <w:rPr>
          <w:rFonts w:ascii="Lucida Sans Unicode" w:hAnsi="Lucida Sans Unicode" w:cs="Lucida Sans Unicode"/>
          <w:i/>
          <w:color w:val="101010"/>
          <w:szCs w:val="21"/>
        </w:rPr>
        <w:t>Clean Install Windows 7 - Step 16 of 34.</w:t>
      </w:r>
    </w:p>
    <w:p w:rsidR="00CC2888" w:rsidRPr="00153AC9"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53AC9">
        <w:rPr>
          <w:rFonts w:ascii="Lucida Sans Unicode" w:hAnsi="Lucida Sans Unicode" w:cs="Lucida Sans Unicode"/>
          <w:color w:val="101010"/>
          <w:sz w:val="21"/>
          <w:szCs w:val="21"/>
        </w:rPr>
        <w:t>Windows 7 Setup will now install a clean copy of </w:t>
      </w:r>
      <w:hyperlink r:id="rId161" w:history="1">
        <w:r w:rsidRPr="00153AC9">
          <w:rPr>
            <w:rStyle w:val="Hyperlink"/>
            <w:rFonts w:ascii="Lucida Sans Unicode" w:hAnsi="Lucida Sans Unicode" w:cs="Lucida Sans Unicode"/>
            <w:color w:val="101010"/>
            <w:sz w:val="21"/>
            <w:szCs w:val="21"/>
          </w:rPr>
          <w:t>Windows 7</w:t>
        </w:r>
      </w:hyperlink>
      <w:r w:rsidRPr="00153AC9">
        <w:rPr>
          <w:rFonts w:ascii="Lucida Sans Unicode" w:hAnsi="Lucida Sans Unicode" w:cs="Lucida Sans Unicode"/>
          <w:color w:val="101010"/>
          <w:sz w:val="21"/>
          <w:szCs w:val="21"/>
        </w:rPr>
        <w:t> to the location you chose in the previous step. You don't need to do anything here but wait.</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53AC9">
        <w:rPr>
          <w:rFonts w:ascii="Lucida Sans Unicode" w:hAnsi="Lucida Sans Unicode" w:cs="Lucida Sans Unicode"/>
          <w:color w:val="101010"/>
          <w:sz w:val="21"/>
          <w:szCs w:val="21"/>
        </w:rPr>
        <w:t>This is the most time consuming of any of the 34 steps. Depending on the speed of your computer, this process could take anywhere from 5 to 30 minutes.</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Helvetica" w:hAnsi="Helvetica"/>
          <w:color w:val="101010"/>
        </w:rPr>
      </w:pPr>
    </w:p>
    <w:p w:rsidR="00130A2C" w:rsidRPr="00130A2C" w:rsidRDefault="00130A2C" w:rsidP="00130A2C"/>
    <w:p w:rsidR="00130A2C" w:rsidRDefault="00130A2C" w:rsidP="00CC2888">
      <w:pPr>
        <w:pStyle w:val="Heading3"/>
        <w:shd w:val="clear" w:color="auto" w:fill="FFFFFF"/>
        <w:spacing w:before="0" w:after="0" w:line="288"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Helvetica" w:hAnsi="Helvetica"/>
          <w:color w:val="101010"/>
        </w:rPr>
      </w:pPr>
      <w:r>
        <w:rPr>
          <w:rFonts w:ascii="Helvetica" w:hAnsi="Helvetica"/>
          <w:color w:val="101010"/>
        </w:rPr>
        <w:t>Restart Your Computer</w:t>
      </w:r>
    </w:p>
    <w:p w:rsidR="00CC2888" w:rsidRPr="007D7DD5"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4356999" cy="3264195"/>
            <wp:effectExtent l="19050" t="0" r="5451" b="0"/>
            <wp:docPr id="129" name="Picture 129" descr="Screenshot of Windows 7 setup restarting you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creenshot of Windows 7 setup restarting your computer"/>
                    <pic:cNvPicPr>
                      <a:picLocks noChangeAspect="1" noChangeArrowheads="1"/>
                    </pic:cNvPicPr>
                  </pic:nvPicPr>
                  <pic:blipFill>
                    <a:blip r:embed="rId162"/>
                    <a:srcRect/>
                    <a:stretch>
                      <a:fillRect/>
                    </a:stretch>
                  </pic:blipFill>
                  <pic:spPr bwMode="auto">
                    <a:xfrm>
                      <a:off x="0" y="0"/>
                      <a:ext cx="4348765" cy="3258026"/>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jc w:val="center"/>
        <w:rPr>
          <w:rFonts w:ascii="Helvetica" w:hAnsi="Helvetica"/>
          <w:color w:val="101010"/>
        </w:rPr>
      </w:pPr>
    </w:p>
    <w:p w:rsidR="00CC2888" w:rsidRDefault="00CC2888" w:rsidP="00CC2888">
      <w:pPr>
        <w:shd w:val="clear" w:color="auto" w:fill="FFFFFF"/>
        <w:spacing w:line="360" w:lineRule="atLeast"/>
        <w:jc w:val="center"/>
        <w:rPr>
          <w:rFonts w:ascii="Helvetica" w:hAnsi="Helvetica"/>
          <w:color w:val="101010"/>
        </w:rPr>
      </w:pPr>
    </w:p>
    <w:p w:rsidR="00CC2888" w:rsidRPr="009E1075" w:rsidRDefault="00CC2888" w:rsidP="00CC2888">
      <w:pPr>
        <w:shd w:val="clear" w:color="auto" w:fill="FFFFFF"/>
        <w:spacing w:line="360" w:lineRule="atLeast"/>
        <w:rPr>
          <w:rFonts w:ascii="Lucida Sans Unicode" w:hAnsi="Lucida Sans Unicode" w:cs="Lucida Sans Unicode"/>
          <w:i/>
          <w:color w:val="101010"/>
          <w:szCs w:val="21"/>
        </w:rPr>
      </w:pPr>
      <w:r w:rsidRPr="009E1075">
        <w:rPr>
          <w:rFonts w:ascii="Lucida Sans Unicode" w:hAnsi="Lucida Sans Unicode" w:cs="Lucida Sans Unicode"/>
          <w:i/>
          <w:color w:val="101010"/>
          <w:szCs w:val="21"/>
        </w:rPr>
        <w:t> </w:t>
      </w:r>
      <w:proofErr w:type="gramStart"/>
      <w:r w:rsidRPr="009E1075">
        <w:rPr>
          <w:rFonts w:ascii="Lucida Sans Unicode" w:hAnsi="Lucida Sans Unicode" w:cs="Lucida Sans Unicode"/>
          <w:i/>
          <w:color w:val="101010"/>
          <w:szCs w:val="21"/>
        </w:rPr>
        <w:t>Windows 7 Clean Install - Step 17 of 34.</w:t>
      </w:r>
      <w:proofErr w:type="gramEnd"/>
    </w:p>
    <w:p w:rsidR="00CC2888" w:rsidRPr="009E1075"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9E1075">
        <w:rPr>
          <w:rFonts w:ascii="Lucida Sans Unicode" w:hAnsi="Lucida Sans Unicode" w:cs="Lucida Sans Unicode"/>
          <w:color w:val="101010"/>
          <w:sz w:val="21"/>
          <w:szCs w:val="21"/>
        </w:rPr>
        <w:t>Now that the </w:t>
      </w:r>
      <w:hyperlink r:id="rId163" w:history="1">
        <w:r w:rsidRPr="009E1075">
          <w:rPr>
            <w:rStyle w:val="Hyperlink"/>
            <w:rFonts w:ascii="Lucida Sans Unicode" w:hAnsi="Lucida Sans Unicode" w:cs="Lucida Sans Unicode"/>
            <w:color w:val="101010"/>
            <w:sz w:val="21"/>
            <w:szCs w:val="21"/>
          </w:rPr>
          <w:t>Windows 7</w:t>
        </w:r>
      </w:hyperlink>
      <w:r w:rsidRPr="009E1075">
        <w:rPr>
          <w:rFonts w:ascii="Lucida Sans Unicode" w:hAnsi="Lucida Sans Unicode" w:cs="Lucida Sans Unicode"/>
          <w:color w:val="101010"/>
          <w:sz w:val="21"/>
          <w:szCs w:val="21"/>
        </w:rPr>
        <w:t> clean install process is nearly complete, you need to restart your computer.</w:t>
      </w:r>
    </w:p>
    <w:p w:rsidR="00CC2888" w:rsidRPr="009E1075"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9E1075">
        <w:rPr>
          <w:rFonts w:ascii="Lucida Sans Unicode" w:hAnsi="Lucida Sans Unicode" w:cs="Lucida Sans Unicode"/>
          <w:color w:val="101010"/>
          <w:sz w:val="21"/>
          <w:szCs w:val="21"/>
        </w:rPr>
        <w:t>If you do nothing, your computer will reset automatically after 10 seconds or so. If you'd rather not wait, you can click the </w:t>
      </w:r>
      <w:r w:rsidRPr="009E1075">
        <w:rPr>
          <w:rStyle w:val="Strong"/>
          <w:rFonts w:ascii="Lucida Sans Unicode" w:hAnsi="Lucida Sans Unicode" w:cs="Lucida Sans Unicode"/>
          <w:color w:val="101010"/>
          <w:sz w:val="21"/>
          <w:szCs w:val="21"/>
        </w:rPr>
        <w:t>Restart now</w:t>
      </w:r>
      <w:r w:rsidRPr="009E1075">
        <w:rPr>
          <w:rFonts w:ascii="Lucida Sans Unicode" w:hAnsi="Lucida Sans Unicode" w:cs="Lucida Sans Unicode"/>
          <w:color w:val="101010"/>
          <w:sz w:val="21"/>
          <w:szCs w:val="21"/>
        </w:rPr>
        <w:t> button at the bottom of the </w:t>
      </w:r>
      <w:r w:rsidRPr="009E1075">
        <w:rPr>
          <w:rStyle w:val="Emphasis"/>
          <w:rFonts w:ascii="Lucida Sans Unicode" w:hAnsi="Lucida Sans Unicode" w:cs="Lucida Sans Unicode"/>
          <w:color w:val="101010"/>
          <w:sz w:val="21"/>
          <w:szCs w:val="21"/>
        </w:rPr>
        <w:t>Windows needs to restart to continue</w:t>
      </w:r>
      <w:r w:rsidRPr="009E1075">
        <w:rPr>
          <w:rFonts w:ascii="Lucida Sans Unicode" w:hAnsi="Lucida Sans Unicode" w:cs="Lucida Sans Unicode"/>
          <w:color w:val="101010"/>
          <w:sz w:val="21"/>
          <w:szCs w:val="21"/>
        </w:rPr>
        <w:t> screen.</w:t>
      </w:r>
    </w:p>
    <w:p w:rsidR="00CC2888" w:rsidRDefault="00CC2888" w:rsidP="00CC2888">
      <w:pPr>
        <w:pStyle w:val="Heading3"/>
        <w:shd w:val="clear" w:color="auto" w:fill="FFFFFF"/>
        <w:spacing w:before="0" w:after="0" w:line="288"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Helvetica" w:hAnsi="Helvetica"/>
          <w:color w:val="101010"/>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130A2C"/>
    <w:p w:rsidR="00130A2C" w:rsidRDefault="00130A2C" w:rsidP="00CC2888">
      <w:pPr>
        <w:pStyle w:val="Heading3"/>
        <w:shd w:val="clear" w:color="auto" w:fill="FFFFFF"/>
        <w:spacing w:before="0" w:after="0" w:line="288" w:lineRule="atLeast"/>
        <w:rPr>
          <w:rFonts w:ascii="Times New Roman" w:hAnsi="Times New Roman"/>
          <w:b w:val="0"/>
          <w:bCs w:val="0"/>
          <w:sz w:val="24"/>
          <w:szCs w:val="24"/>
        </w:rPr>
      </w:pPr>
    </w:p>
    <w:p w:rsidR="00130A2C" w:rsidRPr="00130A2C" w:rsidRDefault="00130A2C" w:rsidP="00130A2C"/>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9E1075">
        <w:rPr>
          <w:rFonts w:ascii="Lucida Sans Unicode" w:hAnsi="Lucida Sans Unicode" w:cs="Lucida Sans Unicode"/>
          <w:color w:val="101010"/>
          <w:sz w:val="28"/>
        </w:rPr>
        <w:t>Wait for Windows 7 Setup to Begin Again</w:t>
      </w:r>
    </w:p>
    <w:p w:rsidR="00CC2888" w:rsidRPr="009E1075" w:rsidRDefault="00CC2888" w:rsidP="00CC2888"/>
    <w:p w:rsidR="00CC2888" w:rsidRDefault="00CC2888" w:rsidP="00CC2888">
      <w:pPr>
        <w:jc w:val="center"/>
        <w:rPr>
          <w:rFonts w:ascii="Helvetica" w:hAnsi="Helvetica"/>
          <w:color w:val="101010"/>
        </w:rPr>
      </w:pPr>
      <w:r>
        <w:rPr>
          <w:rFonts w:ascii="Helvetica" w:hAnsi="Helvetica"/>
          <w:noProof/>
          <w:color w:val="101010"/>
        </w:rPr>
        <w:lastRenderedPageBreak/>
        <w:drawing>
          <wp:inline distT="0" distB="0" distL="0" distR="0">
            <wp:extent cx="3901391" cy="2930099"/>
            <wp:effectExtent l="19050" t="0" r="3859" b="0"/>
            <wp:docPr id="130" name="Picture 130" descr="Screenshot of Windows 7 booting after having been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creenshot of Windows 7 booting after having been installed"/>
                    <pic:cNvPicPr>
                      <a:picLocks noChangeAspect="1" noChangeArrowheads="1"/>
                    </pic:cNvPicPr>
                  </pic:nvPicPr>
                  <pic:blipFill>
                    <a:blip r:embed="rId164"/>
                    <a:srcRect/>
                    <a:stretch>
                      <a:fillRect/>
                    </a:stretch>
                  </pic:blipFill>
                  <pic:spPr bwMode="auto">
                    <a:xfrm>
                      <a:off x="0" y="0"/>
                      <a:ext cx="3908219" cy="2935227"/>
                    </a:xfrm>
                    <a:prstGeom prst="rect">
                      <a:avLst/>
                    </a:prstGeom>
                    <a:noFill/>
                    <a:ln w="9525">
                      <a:noFill/>
                      <a:miter lim="800000"/>
                      <a:headEnd/>
                      <a:tailEnd/>
                    </a:ln>
                  </pic:spPr>
                </pic:pic>
              </a:graphicData>
            </a:graphic>
          </wp:inline>
        </w:drawing>
      </w:r>
    </w:p>
    <w:p w:rsidR="00CC2888" w:rsidRPr="009E1075" w:rsidRDefault="00CC2888" w:rsidP="00CC2888">
      <w:pPr>
        <w:jc w:val="center"/>
      </w:pPr>
    </w:p>
    <w:p w:rsidR="00CC2888" w:rsidRPr="009E1075" w:rsidRDefault="00CC2888" w:rsidP="00CC2888">
      <w:pPr>
        <w:shd w:val="clear" w:color="auto" w:fill="FFFFFF"/>
        <w:spacing w:line="360" w:lineRule="atLeast"/>
        <w:rPr>
          <w:rFonts w:ascii="Lucida Sans Unicode" w:hAnsi="Lucida Sans Unicode" w:cs="Lucida Sans Unicode"/>
          <w:color w:val="101010"/>
          <w:sz w:val="21"/>
          <w:szCs w:val="21"/>
        </w:rPr>
      </w:pPr>
      <w:r w:rsidRPr="009E1075">
        <w:rPr>
          <w:rFonts w:ascii="Lucida Sans Unicode" w:hAnsi="Lucida Sans Unicode" w:cs="Lucida Sans Unicode"/>
          <w:color w:val="101010"/>
          <w:sz w:val="21"/>
          <w:szCs w:val="21"/>
        </w:rPr>
        <w:t> </w:t>
      </w:r>
      <w:proofErr w:type="gramStart"/>
      <w:r w:rsidRPr="009E1075">
        <w:rPr>
          <w:rFonts w:ascii="Lucida Sans Unicode" w:hAnsi="Lucida Sans Unicode" w:cs="Lucida Sans Unicode"/>
          <w:color w:val="101010"/>
          <w:sz w:val="21"/>
          <w:szCs w:val="21"/>
        </w:rPr>
        <w:t>Windows 7 Clean Install - Step 18 of 34.</w:t>
      </w:r>
      <w:proofErr w:type="gramEnd"/>
    </w:p>
    <w:p w:rsidR="00CC2888" w:rsidRPr="009E1075"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9E1075">
        <w:rPr>
          <w:rFonts w:ascii="Lucida Sans Unicode" w:hAnsi="Lucida Sans Unicode" w:cs="Lucida Sans Unicode"/>
          <w:color w:val="101010"/>
          <w:sz w:val="21"/>
          <w:szCs w:val="21"/>
        </w:rPr>
        <w:t>The </w:t>
      </w:r>
      <w:hyperlink r:id="rId165" w:history="1">
        <w:r w:rsidRPr="009E1075">
          <w:rPr>
            <w:rStyle w:val="Hyperlink"/>
            <w:rFonts w:ascii="Lucida Sans Unicode" w:hAnsi="Lucida Sans Unicode" w:cs="Lucida Sans Unicode"/>
            <w:color w:val="101010"/>
            <w:sz w:val="21"/>
            <w:szCs w:val="21"/>
          </w:rPr>
          <w:t>Windows 7</w:t>
        </w:r>
      </w:hyperlink>
      <w:r w:rsidRPr="009E1075">
        <w:rPr>
          <w:rFonts w:ascii="Lucida Sans Unicode" w:hAnsi="Lucida Sans Unicode" w:cs="Lucida Sans Unicode"/>
          <w:color w:val="101010"/>
          <w:sz w:val="21"/>
          <w:szCs w:val="21"/>
        </w:rPr>
        <w:t> clean install is now continuing.</w:t>
      </w:r>
    </w:p>
    <w:p w:rsidR="00CC2888" w:rsidRPr="009E1075"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9E1075">
        <w:rPr>
          <w:rFonts w:ascii="Lucida Sans Unicode" w:hAnsi="Lucida Sans Unicode" w:cs="Lucida Sans Unicode"/>
          <w:color w:val="101010"/>
          <w:sz w:val="21"/>
          <w:szCs w:val="21"/>
        </w:rPr>
        <w:t>You don't need to do anything here. There are a few more automatic Windows 7 setup steps to come.</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16"/>
        </w:rPr>
      </w:pPr>
    </w:p>
    <w:p w:rsidR="00CC2888" w:rsidRDefault="00CC2888" w:rsidP="00CC2888"/>
    <w:p w:rsidR="00CC2888" w:rsidRDefault="00CC2888" w:rsidP="00CC2888"/>
    <w:p w:rsidR="00CC2888" w:rsidRPr="003E3B3F" w:rsidRDefault="00CC2888" w:rsidP="00CC2888"/>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CC2888">
      <w:pPr>
        <w:pStyle w:val="Heading3"/>
        <w:shd w:val="clear" w:color="auto" w:fill="FFFFFF"/>
        <w:spacing w:before="0" w:after="0" w:line="288" w:lineRule="atLeast"/>
        <w:rPr>
          <w:rFonts w:ascii="Lucida Sans Unicode" w:hAnsi="Lucida Sans Unicode" w:cs="Lucida Sans Unicode"/>
          <w:color w:val="101010"/>
          <w:sz w:val="28"/>
        </w:rPr>
      </w:pPr>
    </w:p>
    <w:p w:rsidR="00130A2C" w:rsidRDefault="00130A2C" w:rsidP="00130A2C"/>
    <w:p w:rsidR="00130A2C" w:rsidRPr="00130A2C" w:rsidRDefault="00130A2C" w:rsidP="00130A2C"/>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9E1075">
        <w:rPr>
          <w:rFonts w:ascii="Lucida Sans Unicode" w:hAnsi="Lucida Sans Unicode" w:cs="Lucida Sans Unicode"/>
          <w:color w:val="101010"/>
          <w:sz w:val="28"/>
        </w:rPr>
        <w:t>Wait for Windows 7 Setup to Update Registry Settings</w:t>
      </w:r>
    </w:p>
    <w:p w:rsidR="00CC2888" w:rsidRDefault="00CC2888" w:rsidP="00CC2888"/>
    <w:p w:rsidR="00CC2888" w:rsidRPr="009E1075"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4635500" cy="3476625"/>
            <wp:effectExtent l="19050" t="0" r="0" b="0"/>
            <wp:docPr id="131" name="Picture 131" descr="Screenshot of Windows 7 updating registry settings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creenshot of Windows 7 updating registry settings after setup"/>
                    <pic:cNvPicPr>
                      <a:picLocks noChangeAspect="1" noChangeArrowheads="1"/>
                    </pic:cNvPicPr>
                  </pic:nvPicPr>
                  <pic:blipFill>
                    <a:blip r:embed="rId166"/>
                    <a:srcRect/>
                    <a:stretch>
                      <a:fillRect/>
                    </a:stretch>
                  </pic:blipFill>
                  <pic:spPr bwMode="auto">
                    <a:xfrm>
                      <a:off x="0" y="0"/>
                      <a:ext cx="4635500" cy="3476625"/>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rPr>
          <w:rFonts w:ascii="Helvetica" w:hAnsi="Helvetica"/>
          <w:color w:val="101010"/>
        </w:rPr>
      </w:pPr>
    </w:p>
    <w:p w:rsidR="00CC2888" w:rsidRPr="003E3B3F" w:rsidRDefault="00CC2888" w:rsidP="00CC2888">
      <w:pPr>
        <w:shd w:val="clear" w:color="auto" w:fill="FFFFFF"/>
        <w:spacing w:line="360" w:lineRule="atLeast"/>
        <w:rPr>
          <w:rFonts w:ascii="Lucida Sans Unicode" w:hAnsi="Lucida Sans Unicode" w:cs="Lucida Sans Unicode"/>
          <w:i/>
          <w:color w:val="101010"/>
          <w:szCs w:val="21"/>
        </w:rPr>
      </w:pPr>
      <w:r w:rsidRPr="003E3B3F">
        <w:rPr>
          <w:rFonts w:ascii="Lucida Sans Unicode" w:hAnsi="Lucida Sans Unicode" w:cs="Lucida Sans Unicode"/>
          <w:i/>
          <w:color w:val="101010"/>
          <w:szCs w:val="21"/>
        </w:rPr>
        <w:t> </w:t>
      </w:r>
      <w:proofErr w:type="gramStart"/>
      <w:r w:rsidRPr="003E3B3F">
        <w:rPr>
          <w:rFonts w:ascii="Lucida Sans Unicode" w:hAnsi="Lucida Sans Unicode" w:cs="Lucida Sans Unicode"/>
          <w:i/>
          <w:color w:val="101010"/>
          <w:szCs w:val="21"/>
        </w:rPr>
        <w:t>Windows 7 Clean Install - Step 19 of 34.</w:t>
      </w:r>
      <w:proofErr w:type="gramEnd"/>
    </w:p>
    <w:p w:rsidR="00CC2888" w:rsidRDefault="008357B0" w:rsidP="00CC2888">
      <w:pPr>
        <w:pStyle w:val="NormalWeb"/>
        <w:shd w:val="clear" w:color="auto" w:fill="FFFFFF"/>
        <w:spacing w:line="360" w:lineRule="atLeast"/>
        <w:rPr>
          <w:rFonts w:ascii="Lucida Sans Unicode" w:hAnsi="Lucida Sans Unicode" w:cs="Lucida Sans Unicode"/>
          <w:color w:val="101010"/>
          <w:sz w:val="21"/>
          <w:szCs w:val="21"/>
        </w:rPr>
      </w:pPr>
      <w:hyperlink r:id="rId167" w:history="1">
        <w:r w:rsidR="00CC2888" w:rsidRPr="003E3B3F">
          <w:rPr>
            <w:rStyle w:val="Hyperlink"/>
            <w:rFonts w:ascii="Lucida Sans Unicode" w:hAnsi="Lucida Sans Unicode" w:cs="Lucida Sans Unicode"/>
            <w:color w:val="101010"/>
            <w:sz w:val="21"/>
            <w:szCs w:val="21"/>
          </w:rPr>
          <w:t>Windows 7</w:t>
        </w:r>
      </w:hyperlink>
      <w:r w:rsidR="00CC2888" w:rsidRPr="003E3B3F">
        <w:rPr>
          <w:rFonts w:ascii="Lucida Sans Unicode" w:hAnsi="Lucida Sans Unicode" w:cs="Lucida Sans Unicode"/>
          <w:color w:val="101010"/>
          <w:sz w:val="21"/>
          <w:szCs w:val="21"/>
        </w:rPr>
        <w:t> Setup is now updating </w:t>
      </w:r>
      <w:hyperlink r:id="rId168" w:history="1">
        <w:r w:rsidR="00CC2888" w:rsidRPr="003E3B3F">
          <w:rPr>
            <w:rStyle w:val="Hyperlink"/>
            <w:rFonts w:ascii="Lucida Sans Unicode" w:hAnsi="Lucida Sans Unicode" w:cs="Lucida Sans Unicode"/>
            <w:color w:val="101010"/>
            <w:sz w:val="21"/>
            <w:szCs w:val="21"/>
          </w:rPr>
          <w:t>registry</w:t>
        </w:r>
      </w:hyperlink>
      <w:r w:rsidR="00CC2888" w:rsidRPr="003E3B3F">
        <w:rPr>
          <w:rFonts w:ascii="Lucida Sans Unicode" w:hAnsi="Lucida Sans Unicode" w:cs="Lucida Sans Unicode"/>
          <w:color w:val="101010"/>
          <w:sz w:val="21"/>
          <w:szCs w:val="21"/>
        </w:rPr>
        <w:t> settings in preparation for the final stages of the </w:t>
      </w:r>
      <w:hyperlink r:id="rId169" w:history="1">
        <w:r w:rsidR="00CC2888" w:rsidRPr="003E3B3F">
          <w:rPr>
            <w:rStyle w:val="Hyperlink"/>
            <w:rFonts w:ascii="Lucida Sans Unicode" w:hAnsi="Lucida Sans Unicode" w:cs="Lucida Sans Unicode"/>
            <w:color w:val="101010"/>
            <w:sz w:val="21"/>
            <w:szCs w:val="21"/>
          </w:rPr>
          <w:t>operating system</w:t>
        </w:r>
      </w:hyperlink>
      <w:r w:rsidR="00CC2888" w:rsidRPr="003E3B3F">
        <w:rPr>
          <w:rFonts w:ascii="Lucida Sans Unicode" w:hAnsi="Lucida Sans Unicode" w:cs="Lucida Sans Unicode"/>
          <w:color w:val="101010"/>
          <w:sz w:val="21"/>
          <w:szCs w:val="21"/>
        </w:rPr>
        <w:t> clean install.</w:t>
      </w:r>
    </w:p>
    <w:p w:rsidR="00CC2888" w:rsidRPr="003E3B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p>
    <w:p w:rsidR="00CC2888" w:rsidRDefault="00CC2888" w:rsidP="00CC2888">
      <w:pPr>
        <w:pStyle w:val="Heading3"/>
        <w:shd w:val="clear" w:color="auto" w:fill="FFFFFF"/>
        <w:spacing w:before="0" w:after="0" w:line="288" w:lineRule="atLeast"/>
        <w:rPr>
          <w:rFonts w:ascii="Helvetica" w:hAnsi="Helvetica"/>
          <w:color w:val="101010"/>
        </w:rPr>
      </w:pPr>
      <w:r>
        <w:rPr>
          <w:rFonts w:ascii="Helvetica" w:hAnsi="Helvetica"/>
          <w:color w:val="101010"/>
        </w:rPr>
        <w:t>Wait for Windows 7 Setup to Start Services</w:t>
      </w:r>
    </w:p>
    <w:p w:rsidR="00CC2888" w:rsidRDefault="00CC2888" w:rsidP="00130A2C">
      <w:pPr>
        <w:jc w:val="center"/>
        <w:rPr>
          <w:rFonts w:ascii="Helvetica" w:hAnsi="Helvetica"/>
          <w:color w:val="101010"/>
        </w:rPr>
      </w:pPr>
      <w:r>
        <w:rPr>
          <w:rFonts w:ascii="Helvetica" w:hAnsi="Helvetica"/>
          <w:noProof/>
          <w:color w:val="101010"/>
        </w:rPr>
        <w:drawing>
          <wp:inline distT="0" distB="0" distL="0" distR="0">
            <wp:extent cx="2711450" cy="2041525"/>
            <wp:effectExtent l="19050" t="0" r="0" b="0"/>
            <wp:docPr id="132" name="Picture 132" descr="Screenshot of Windows 7 starting services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creenshot of Windows 7 starting services after setup"/>
                    <pic:cNvPicPr>
                      <a:picLocks noChangeAspect="1" noChangeArrowheads="1"/>
                    </pic:cNvPicPr>
                  </pic:nvPicPr>
                  <pic:blipFill>
                    <a:blip r:embed="rId170"/>
                    <a:srcRect/>
                    <a:stretch>
                      <a:fillRect/>
                    </a:stretch>
                  </pic:blipFill>
                  <pic:spPr bwMode="auto">
                    <a:xfrm>
                      <a:off x="0" y="0"/>
                      <a:ext cx="2711450" cy="2041525"/>
                    </a:xfrm>
                    <a:prstGeom prst="rect">
                      <a:avLst/>
                    </a:prstGeom>
                    <a:noFill/>
                    <a:ln w="9525">
                      <a:noFill/>
                      <a:miter lim="800000"/>
                      <a:headEnd/>
                      <a:tailEnd/>
                    </a:ln>
                  </pic:spPr>
                </pic:pic>
              </a:graphicData>
            </a:graphic>
          </wp:inline>
        </w:drawing>
      </w:r>
    </w:p>
    <w:p w:rsidR="00CC2888" w:rsidRPr="003E3B3F" w:rsidRDefault="00CC2888" w:rsidP="00CC2888">
      <w:pPr>
        <w:jc w:val="center"/>
      </w:pPr>
    </w:p>
    <w:p w:rsidR="00CC2888" w:rsidRPr="003E3B3F" w:rsidRDefault="00CC2888" w:rsidP="00CC2888">
      <w:pPr>
        <w:shd w:val="clear" w:color="auto" w:fill="FFFFFF"/>
        <w:spacing w:line="360" w:lineRule="atLeast"/>
        <w:rPr>
          <w:rFonts w:ascii="Lucida Sans Unicode" w:hAnsi="Lucida Sans Unicode" w:cs="Lucida Sans Unicode"/>
          <w:i/>
          <w:color w:val="101010"/>
          <w:szCs w:val="21"/>
        </w:rPr>
      </w:pPr>
      <w:r w:rsidRPr="003E3B3F">
        <w:rPr>
          <w:rFonts w:ascii="Helvetica" w:hAnsi="Helvetica"/>
          <w:i/>
          <w:color w:val="101010"/>
          <w:sz w:val="28"/>
        </w:rPr>
        <w:t> </w:t>
      </w:r>
      <w:proofErr w:type="gramStart"/>
      <w:r w:rsidRPr="003E3B3F">
        <w:rPr>
          <w:rFonts w:ascii="Lucida Sans Unicode" w:hAnsi="Lucida Sans Unicode" w:cs="Lucida Sans Unicode"/>
          <w:i/>
          <w:color w:val="101010"/>
          <w:szCs w:val="21"/>
        </w:rPr>
        <w:t>Windows 7 Clean Install - Step 20 of 34.</w:t>
      </w:r>
      <w:proofErr w:type="gramEnd"/>
    </w:p>
    <w:p w:rsidR="00CC2888" w:rsidRPr="003E3B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3E3B3F">
        <w:rPr>
          <w:rFonts w:ascii="Lucida Sans Unicode" w:hAnsi="Lucida Sans Unicode" w:cs="Lucida Sans Unicode"/>
          <w:color w:val="101010"/>
          <w:sz w:val="21"/>
          <w:szCs w:val="21"/>
        </w:rPr>
        <w:lastRenderedPageBreak/>
        <w:t>Wait while Windows 7 Setup starts various necessary services.</w:t>
      </w:r>
    </w:p>
    <w:p w:rsidR="00CC2888" w:rsidRPr="003E3B3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3E3B3F">
        <w:rPr>
          <w:rFonts w:ascii="Lucida Sans Unicode" w:hAnsi="Lucida Sans Unicode" w:cs="Lucida Sans Unicode"/>
          <w:color w:val="101010"/>
          <w:sz w:val="21"/>
          <w:szCs w:val="21"/>
        </w:rPr>
        <w:t>This starting of services will occur during every Windows 7 boot as well but you won't see it like this again. Services start in the background during a normal Windows 7 startup.</w:t>
      </w:r>
    </w:p>
    <w:p w:rsidR="00CC2888" w:rsidRDefault="00CC2888" w:rsidP="00CC2888">
      <w:pPr>
        <w:pStyle w:val="Heading3"/>
        <w:shd w:val="clear" w:color="auto" w:fill="FFFFFF"/>
        <w:spacing w:before="0" w:after="0" w:line="288"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Helvetica" w:hAnsi="Helvetica"/>
          <w:color w:val="101010"/>
        </w:rPr>
      </w:pPr>
    </w:p>
    <w:p w:rsidR="00CC2888" w:rsidRPr="003E3B3F"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3E3B3F">
        <w:rPr>
          <w:rFonts w:ascii="Lucida Sans Unicode" w:hAnsi="Lucida Sans Unicode" w:cs="Lucida Sans Unicode"/>
          <w:color w:val="101010"/>
          <w:sz w:val="28"/>
        </w:rPr>
        <w:t>Wait for Windows 7 Setup to Complete</w:t>
      </w:r>
    </w:p>
    <w:p w:rsidR="00CC2888" w:rsidRPr="003E3B3F"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4646295" cy="3487420"/>
            <wp:effectExtent l="19050" t="0" r="1905" b="0"/>
            <wp:docPr id="133" name="Picture 133" descr="Screenshot of Windows 7 setup complet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creenshot of Windows 7 setup completing installation"/>
                    <pic:cNvPicPr>
                      <a:picLocks noChangeAspect="1" noChangeArrowheads="1"/>
                    </pic:cNvPicPr>
                  </pic:nvPicPr>
                  <pic:blipFill>
                    <a:blip r:embed="rId171"/>
                    <a:srcRect/>
                    <a:stretch>
                      <a:fillRect/>
                    </a:stretch>
                  </pic:blipFill>
                  <pic:spPr bwMode="auto">
                    <a:xfrm>
                      <a:off x="0" y="0"/>
                      <a:ext cx="4646295" cy="348742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rPr>
          <w:rFonts w:ascii="Helvetica" w:hAnsi="Helvetica"/>
          <w:color w:val="101010"/>
        </w:rPr>
      </w:pPr>
    </w:p>
    <w:p w:rsidR="00CC2888" w:rsidRPr="0062605B" w:rsidRDefault="00CC2888" w:rsidP="00CC2888">
      <w:pPr>
        <w:shd w:val="clear" w:color="auto" w:fill="FFFFFF"/>
        <w:spacing w:line="360" w:lineRule="atLeast"/>
        <w:rPr>
          <w:rFonts w:ascii="Lucida Sans Unicode" w:hAnsi="Lucida Sans Unicode" w:cs="Lucida Sans Unicode"/>
          <w:i/>
          <w:color w:val="101010"/>
          <w:szCs w:val="21"/>
        </w:rPr>
      </w:pPr>
      <w:r w:rsidRPr="0062605B">
        <w:rPr>
          <w:rFonts w:ascii="Helvetica" w:hAnsi="Helvetica"/>
          <w:i/>
          <w:color w:val="101010"/>
          <w:sz w:val="28"/>
        </w:rPr>
        <w:t> </w:t>
      </w:r>
      <w:proofErr w:type="gramStart"/>
      <w:r w:rsidRPr="0062605B">
        <w:rPr>
          <w:rFonts w:ascii="Lucida Sans Unicode" w:hAnsi="Lucida Sans Unicode" w:cs="Lucida Sans Unicode"/>
          <w:i/>
          <w:color w:val="101010"/>
          <w:szCs w:val="21"/>
        </w:rPr>
        <w:t>Windows 7 Clean Install - Step 21 of 34.</w:t>
      </w:r>
      <w:proofErr w:type="gramEnd"/>
    </w:p>
    <w:p w:rsidR="00CC2888" w:rsidRPr="0062605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2605B">
        <w:rPr>
          <w:rFonts w:ascii="Lucida Sans Unicode" w:hAnsi="Lucida Sans Unicode" w:cs="Lucida Sans Unicode"/>
          <w:color w:val="101010"/>
          <w:sz w:val="21"/>
          <w:szCs w:val="21"/>
        </w:rPr>
        <w:t>This last </w:t>
      </w:r>
      <w:hyperlink r:id="rId172" w:history="1">
        <w:r w:rsidRPr="0062605B">
          <w:rPr>
            <w:rStyle w:val="Hyperlink"/>
            <w:rFonts w:ascii="Lucida Sans Unicode" w:hAnsi="Lucida Sans Unicode" w:cs="Lucida Sans Unicode"/>
            <w:color w:val="101010"/>
            <w:sz w:val="21"/>
            <w:szCs w:val="21"/>
          </w:rPr>
          <w:t>Windows 7</w:t>
        </w:r>
      </w:hyperlink>
      <w:r w:rsidRPr="0062605B">
        <w:rPr>
          <w:rFonts w:ascii="Lucida Sans Unicode" w:hAnsi="Lucida Sans Unicode" w:cs="Lucida Sans Unicode"/>
          <w:color w:val="101010"/>
          <w:sz w:val="21"/>
          <w:szCs w:val="21"/>
        </w:rPr>
        <w:t xml:space="preserve"> Setup screen says "Completing installation" and may take several minutes. All you need to do is </w:t>
      </w:r>
      <w:proofErr w:type="gramStart"/>
      <w:r w:rsidRPr="0062605B">
        <w:rPr>
          <w:rFonts w:ascii="Lucida Sans Unicode" w:hAnsi="Lucida Sans Unicode" w:cs="Lucida Sans Unicode"/>
          <w:color w:val="101010"/>
          <w:sz w:val="21"/>
          <w:szCs w:val="21"/>
        </w:rPr>
        <w:t>wait</w:t>
      </w:r>
      <w:proofErr w:type="gramEnd"/>
      <w:r w:rsidRPr="0062605B">
        <w:rPr>
          <w:rFonts w:ascii="Lucida Sans Unicode" w:hAnsi="Lucida Sans Unicode" w:cs="Lucida Sans Unicode"/>
          <w:color w:val="101010"/>
          <w:sz w:val="21"/>
          <w:szCs w:val="21"/>
        </w:rPr>
        <w:t xml:space="preserve"> - everything is automatic.</w:t>
      </w:r>
    </w:p>
    <w:p w:rsidR="00CC2888" w:rsidRPr="0062605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2605B">
        <w:rPr>
          <w:rStyle w:val="Strong"/>
          <w:rFonts w:ascii="Lucida Sans Unicode" w:hAnsi="Lucida Sans Unicode" w:cs="Lucida Sans Unicode"/>
          <w:color w:val="101010"/>
          <w:sz w:val="21"/>
          <w:szCs w:val="21"/>
        </w:rPr>
        <w:t>If the Windows 7 Setup process is complete, why are we only on step 21 of 34?</w:t>
      </w:r>
    </w:p>
    <w:p w:rsidR="00CC2888" w:rsidRPr="0062605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2605B">
        <w:rPr>
          <w:rFonts w:ascii="Lucida Sans Unicode" w:hAnsi="Lucida Sans Unicode" w:cs="Lucida Sans Unicode"/>
          <w:color w:val="101010"/>
          <w:sz w:val="21"/>
          <w:szCs w:val="21"/>
        </w:rPr>
        <w:t>The remainder of the steps in this clean install process include several easy but important configurations that need to take place before you can use Windows 7.</w:t>
      </w:r>
    </w:p>
    <w:p w:rsidR="00CC2888" w:rsidRPr="0062605B"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62605B">
        <w:rPr>
          <w:rFonts w:ascii="Lucida Sans Unicode" w:hAnsi="Lucida Sans Unicode" w:cs="Lucida Sans Unicode"/>
          <w:color w:val="101010"/>
          <w:sz w:val="28"/>
        </w:rPr>
        <w:t>Wait for Your PC to Automatically Restart</w:t>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5146040" cy="3859530"/>
            <wp:effectExtent l="19050" t="0" r="0" b="0"/>
            <wp:docPr id="134" name="Picture 134" descr="Screenshot of Windows 7 restarting your computer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creenshot of Windows 7 restarting your computer after setup"/>
                    <pic:cNvPicPr>
                      <a:picLocks noChangeAspect="1" noChangeArrowheads="1"/>
                    </pic:cNvPicPr>
                  </pic:nvPicPr>
                  <pic:blipFill>
                    <a:blip r:embed="rId173"/>
                    <a:srcRect/>
                    <a:stretch>
                      <a:fillRect/>
                    </a:stretch>
                  </pic:blipFill>
                  <pic:spPr bwMode="auto">
                    <a:xfrm>
                      <a:off x="0" y="0"/>
                      <a:ext cx="5146040" cy="385953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rPr>
          <w:rFonts w:ascii="Helvetica" w:hAnsi="Helvetica"/>
          <w:color w:val="101010"/>
        </w:rPr>
      </w:pPr>
    </w:p>
    <w:p w:rsidR="00CC2888" w:rsidRPr="00B56A0E" w:rsidRDefault="00CC2888" w:rsidP="00CC2888">
      <w:pPr>
        <w:shd w:val="clear" w:color="auto" w:fill="FFFFFF"/>
        <w:spacing w:line="360" w:lineRule="atLeast"/>
        <w:rPr>
          <w:rFonts w:ascii="Lucida Sans Unicode" w:hAnsi="Lucida Sans Unicode" w:cs="Lucida Sans Unicode"/>
          <w:i/>
          <w:color w:val="101010"/>
          <w:szCs w:val="21"/>
        </w:rPr>
      </w:pPr>
      <w:r w:rsidRPr="00B56A0E">
        <w:rPr>
          <w:rFonts w:ascii="Lucida Sans Unicode" w:hAnsi="Lucida Sans Unicode" w:cs="Lucida Sans Unicode"/>
          <w:color w:val="101010"/>
          <w:sz w:val="21"/>
          <w:szCs w:val="21"/>
        </w:rPr>
        <w:t> </w:t>
      </w:r>
      <w:proofErr w:type="gramStart"/>
      <w:r w:rsidRPr="00B56A0E">
        <w:rPr>
          <w:rFonts w:ascii="Lucida Sans Unicode" w:hAnsi="Lucida Sans Unicode" w:cs="Lucida Sans Unicode"/>
          <w:i/>
          <w:color w:val="101010"/>
          <w:szCs w:val="21"/>
        </w:rPr>
        <w:t>Windows 7 Clean Install - Step 22 of 34.</w:t>
      </w:r>
      <w:proofErr w:type="gramEnd"/>
    </w:p>
    <w:p w:rsidR="00CC2888" w:rsidRPr="00B56A0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B56A0E">
        <w:rPr>
          <w:rFonts w:ascii="Lucida Sans Unicode" w:hAnsi="Lucida Sans Unicode" w:cs="Lucida Sans Unicode"/>
          <w:color w:val="101010"/>
          <w:sz w:val="21"/>
          <w:szCs w:val="21"/>
        </w:rPr>
        <w:t>Wait while the Windows 7 setup process automatically restarts your computer.</w:t>
      </w:r>
    </w:p>
    <w:p w:rsidR="00CC2888" w:rsidRPr="00B56A0E"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B56A0E">
        <w:rPr>
          <w:rStyle w:val="Strong"/>
          <w:rFonts w:ascii="Lucida Sans Unicode" w:hAnsi="Lucida Sans Unicode" w:cs="Lucida Sans Unicode"/>
          <w:color w:val="101010"/>
          <w:sz w:val="21"/>
          <w:szCs w:val="21"/>
        </w:rPr>
        <w:t>Important:</w:t>
      </w:r>
      <w:r w:rsidRPr="00B56A0E">
        <w:rPr>
          <w:rFonts w:ascii="Lucida Sans Unicode" w:hAnsi="Lucida Sans Unicode" w:cs="Lucida Sans Unicode"/>
          <w:color w:val="101010"/>
          <w:sz w:val="21"/>
          <w:szCs w:val="21"/>
        </w:rPr>
        <w:t> Do not restart your computer manually at this point. Windows 7 Setup will restart your PC for you. If you interrupt the setup process by restarting manually, the clean install process may fail. You may then need to start the Windows 7 setup over again from the beginning.</w:t>
      </w:r>
    </w:p>
    <w:p w:rsidR="00CC2888" w:rsidRDefault="00CC2888" w:rsidP="00CC2888">
      <w:pPr>
        <w:pStyle w:val="Heading3"/>
        <w:shd w:val="clear" w:color="auto" w:fill="FFFFFF"/>
        <w:spacing w:before="0" w:after="0" w:line="288"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Helvetica" w:hAnsi="Helvetica"/>
          <w:color w:val="101010"/>
          <w:sz w:val="14"/>
        </w:rPr>
      </w:pPr>
    </w:p>
    <w:p w:rsidR="00CC2888" w:rsidRDefault="00CC2888" w:rsidP="00CC2888"/>
    <w:p w:rsidR="00CC2888" w:rsidRDefault="00CC2888" w:rsidP="00CC2888"/>
    <w:p w:rsidR="00CC2888" w:rsidRDefault="00CC2888" w:rsidP="00CC2888"/>
    <w:p w:rsidR="00CC2888" w:rsidRDefault="00CC2888" w:rsidP="00CC2888"/>
    <w:p w:rsidR="00CC2888" w:rsidRDefault="00CC2888" w:rsidP="00CC2888"/>
    <w:p w:rsidR="00CC2888" w:rsidRDefault="00CC2888" w:rsidP="00CC2888">
      <w:pPr>
        <w:pStyle w:val="Heading3"/>
        <w:shd w:val="clear" w:color="auto" w:fill="FFFFFF"/>
        <w:spacing w:before="0" w:after="0" w:line="288" w:lineRule="atLeast"/>
        <w:rPr>
          <w:rFonts w:ascii="Helvetica" w:hAnsi="Helvetica"/>
          <w:color w:val="101010"/>
        </w:rPr>
      </w:pPr>
      <w:r>
        <w:rPr>
          <w:rFonts w:ascii="Helvetica" w:hAnsi="Helvetica"/>
          <w:color w:val="101010"/>
        </w:rPr>
        <w:t>Wait for Windows 7 to Start</w:t>
      </w:r>
    </w:p>
    <w:p w:rsidR="00CC2888" w:rsidRDefault="00CC2888" w:rsidP="00CC2888"/>
    <w:p w:rsidR="00CC2888" w:rsidRPr="00005EA1"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lastRenderedPageBreak/>
        <w:drawing>
          <wp:inline distT="0" distB="0" distL="0" distR="0">
            <wp:extent cx="3848735" cy="2891790"/>
            <wp:effectExtent l="19050" t="0" r="0" b="0"/>
            <wp:docPr id="135" name="Picture 135" descr="Screenshot of the Windows 7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shot of the Windows 7 splash screen"/>
                    <pic:cNvPicPr>
                      <a:picLocks noChangeAspect="1" noChangeArrowheads="1"/>
                    </pic:cNvPicPr>
                  </pic:nvPicPr>
                  <pic:blipFill>
                    <a:blip r:embed="rId174"/>
                    <a:srcRect/>
                    <a:stretch>
                      <a:fillRect/>
                    </a:stretch>
                  </pic:blipFill>
                  <pic:spPr bwMode="auto">
                    <a:xfrm>
                      <a:off x="0" y="0"/>
                      <a:ext cx="3848735" cy="289179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Lucida Sans Unicode" w:hAnsi="Lucida Sans Unicode" w:cs="Lucida Sans Unicode"/>
          <w:color w:val="101010"/>
          <w:sz w:val="21"/>
          <w:szCs w:val="21"/>
        </w:rPr>
      </w:pPr>
    </w:p>
    <w:p w:rsidR="00CC2888" w:rsidRPr="00005EA1" w:rsidRDefault="00CC2888" w:rsidP="00CC2888">
      <w:pPr>
        <w:shd w:val="clear" w:color="auto" w:fill="FFFFFF"/>
        <w:spacing w:line="360" w:lineRule="atLeast"/>
        <w:rPr>
          <w:rFonts w:ascii="Lucida Sans Unicode" w:hAnsi="Lucida Sans Unicode" w:cs="Lucida Sans Unicode"/>
          <w:i/>
          <w:color w:val="101010"/>
          <w:szCs w:val="21"/>
        </w:rPr>
      </w:pPr>
      <w:r w:rsidRPr="00005EA1">
        <w:rPr>
          <w:rFonts w:ascii="Lucida Sans Unicode" w:hAnsi="Lucida Sans Unicode" w:cs="Lucida Sans Unicode"/>
          <w:i/>
          <w:color w:val="101010"/>
          <w:szCs w:val="21"/>
        </w:rPr>
        <w:t> </w:t>
      </w:r>
      <w:proofErr w:type="gramStart"/>
      <w:r w:rsidRPr="00005EA1">
        <w:rPr>
          <w:rFonts w:ascii="Lucida Sans Unicode" w:hAnsi="Lucida Sans Unicode" w:cs="Lucida Sans Unicode"/>
          <w:i/>
          <w:color w:val="101010"/>
          <w:szCs w:val="21"/>
        </w:rPr>
        <w:t>Windows 7 Clean Install - Step 23 of 34.</w:t>
      </w:r>
      <w:proofErr w:type="gramEnd"/>
    </w:p>
    <w:p w:rsidR="00CC2888" w:rsidRPr="00005EA1"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005EA1">
        <w:rPr>
          <w:rFonts w:ascii="Lucida Sans Unicode" w:hAnsi="Lucida Sans Unicode" w:cs="Lucida Sans Unicode"/>
          <w:color w:val="101010"/>
          <w:sz w:val="21"/>
          <w:szCs w:val="21"/>
        </w:rPr>
        <w:t>Wait while </w:t>
      </w:r>
      <w:hyperlink r:id="rId175" w:history="1">
        <w:r w:rsidRPr="00005EA1">
          <w:rPr>
            <w:rStyle w:val="Hyperlink"/>
            <w:rFonts w:ascii="Lucida Sans Unicode" w:hAnsi="Lucida Sans Unicode" w:cs="Lucida Sans Unicode"/>
            <w:color w:val="101010"/>
            <w:sz w:val="21"/>
            <w:szCs w:val="21"/>
          </w:rPr>
          <w:t>Windows 7</w:t>
        </w:r>
      </w:hyperlink>
      <w:r w:rsidRPr="00005EA1">
        <w:rPr>
          <w:rFonts w:ascii="Lucida Sans Unicode" w:hAnsi="Lucida Sans Unicode" w:cs="Lucida Sans Unicode"/>
          <w:color w:val="101010"/>
          <w:sz w:val="21"/>
          <w:szCs w:val="21"/>
        </w:rPr>
        <w:t> starts.</w:t>
      </w:r>
    </w:p>
    <w:p w:rsidR="00CC2888" w:rsidRPr="00005EA1"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005EA1">
        <w:rPr>
          <w:rFonts w:ascii="Lucida Sans Unicode" w:hAnsi="Lucida Sans Unicode" w:cs="Lucida Sans Unicode"/>
          <w:color w:val="101010"/>
          <w:sz w:val="21"/>
          <w:szCs w:val="21"/>
        </w:rPr>
        <w:t>No user intervention is required here.</w:t>
      </w:r>
    </w:p>
    <w:p w:rsidR="00CC2888" w:rsidRDefault="00CC2888" w:rsidP="00CC2888">
      <w:pPr>
        <w:shd w:val="clear" w:color="auto" w:fill="FFFFFF"/>
        <w:jc w:val="center"/>
        <w:rPr>
          <w:rFonts w:ascii="Helvetica" w:hAnsi="Helvetica"/>
          <w:b/>
          <w:bCs/>
          <w:color w:val="CCCCCC"/>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005EA1">
        <w:rPr>
          <w:rFonts w:ascii="Lucida Sans Unicode" w:hAnsi="Lucida Sans Unicode" w:cs="Lucida Sans Unicode"/>
          <w:color w:val="101010"/>
          <w:sz w:val="28"/>
        </w:rPr>
        <w:t>Wait for Windows 7 to Prepare Your PC for First Use</w:t>
      </w:r>
    </w:p>
    <w:p w:rsidR="00CC2888"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3444875" cy="2583815"/>
            <wp:effectExtent l="19050" t="0" r="3175" b="0"/>
            <wp:docPr id="136" name="Picture 136" descr="Screenshot of Windows 7 preparing your computer for first use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 of Windows 7 preparing your computer for first use after setup"/>
                    <pic:cNvPicPr>
                      <a:picLocks noChangeAspect="1" noChangeArrowheads="1"/>
                    </pic:cNvPicPr>
                  </pic:nvPicPr>
                  <pic:blipFill>
                    <a:blip r:embed="rId176"/>
                    <a:srcRect/>
                    <a:stretch>
                      <a:fillRect/>
                    </a:stretch>
                  </pic:blipFill>
                  <pic:spPr bwMode="auto">
                    <a:xfrm>
                      <a:off x="0" y="0"/>
                      <a:ext cx="3444875" cy="2583815"/>
                    </a:xfrm>
                    <a:prstGeom prst="rect">
                      <a:avLst/>
                    </a:prstGeom>
                    <a:noFill/>
                    <a:ln w="9525">
                      <a:noFill/>
                      <a:miter lim="800000"/>
                      <a:headEnd/>
                      <a:tailEnd/>
                    </a:ln>
                  </pic:spPr>
                </pic:pic>
              </a:graphicData>
            </a:graphic>
          </wp:inline>
        </w:drawing>
      </w:r>
    </w:p>
    <w:p w:rsidR="00CC2888" w:rsidRDefault="00CC2888" w:rsidP="00CC2888">
      <w:pPr>
        <w:jc w:val="center"/>
        <w:rPr>
          <w:rFonts w:ascii="Helvetica" w:hAnsi="Helvetica"/>
          <w:color w:val="101010"/>
        </w:rPr>
      </w:pPr>
    </w:p>
    <w:p w:rsidR="00CC2888" w:rsidRPr="00005EA1" w:rsidRDefault="00CC2888" w:rsidP="00CC2888">
      <w:pPr>
        <w:jc w:val="center"/>
      </w:pPr>
    </w:p>
    <w:p w:rsidR="00CC2888" w:rsidRPr="001475D5" w:rsidRDefault="00CC2888" w:rsidP="00CC2888">
      <w:pPr>
        <w:shd w:val="clear" w:color="auto" w:fill="FFFFFF"/>
        <w:spacing w:line="360" w:lineRule="atLeast"/>
        <w:rPr>
          <w:rFonts w:ascii="Lucida Sans Unicode" w:hAnsi="Lucida Sans Unicode" w:cs="Lucida Sans Unicode"/>
          <w:i/>
          <w:color w:val="101010"/>
          <w:szCs w:val="21"/>
        </w:rPr>
      </w:pPr>
      <w:r w:rsidRPr="001475D5">
        <w:rPr>
          <w:rFonts w:ascii="Lucida Sans Unicode" w:hAnsi="Lucida Sans Unicode" w:cs="Lucida Sans Unicode"/>
          <w:i/>
          <w:color w:val="101010"/>
          <w:szCs w:val="21"/>
        </w:rPr>
        <w:t> </w:t>
      </w:r>
      <w:proofErr w:type="gramStart"/>
      <w:r w:rsidRPr="001475D5">
        <w:rPr>
          <w:rFonts w:ascii="Lucida Sans Unicode" w:hAnsi="Lucida Sans Unicode" w:cs="Lucida Sans Unicode"/>
          <w:i/>
          <w:color w:val="101010"/>
          <w:szCs w:val="21"/>
        </w:rPr>
        <w:t>Windows 7 Clean Install - Step 24 of 34.</w:t>
      </w:r>
      <w:proofErr w:type="gramEnd"/>
    </w:p>
    <w:p w:rsidR="00CC2888" w:rsidRPr="00005EA1"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475D5">
        <w:rPr>
          <w:rFonts w:ascii="Lucida Sans Unicode" w:hAnsi="Lucida Sans Unicode" w:cs="Lucida Sans Unicode"/>
          <w:color w:val="101010"/>
          <w:sz w:val="21"/>
          <w:szCs w:val="21"/>
        </w:rPr>
        <w:lastRenderedPageBreak/>
        <w:t>Windows 7</w:t>
      </w:r>
      <w:r w:rsidRPr="00005EA1">
        <w:rPr>
          <w:rFonts w:ascii="Lucida Sans Unicode" w:hAnsi="Lucida Sans Unicode" w:cs="Lucida Sans Unicode"/>
          <w:color w:val="101010"/>
          <w:sz w:val="21"/>
          <w:szCs w:val="21"/>
        </w:rPr>
        <w:t> Setup is now preparing your computer for "first use."</w:t>
      </w:r>
    </w:p>
    <w:p w:rsidR="00CC2888" w:rsidRPr="00005EA1"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005EA1">
        <w:rPr>
          <w:rFonts w:ascii="Lucida Sans Unicode" w:hAnsi="Lucida Sans Unicode" w:cs="Lucida Sans Unicode"/>
          <w:color w:val="101010"/>
          <w:sz w:val="21"/>
          <w:szCs w:val="21"/>
        </w:rPr>
        <w:t>Windows 7 is now loading </w:t>
      </w:r>
      <w:hyperlink r:id="rId177" w:history="1">
        <w:r w:rsidRPr="00005EA1">
          <w:rPr>
            <w:rStyle w:val="Hyperlink"/>
            <w:rFonts w:ascii="Lucida Sans Unicode" w:hAnsi="Lucida Sans Unicode" w:cs="Lucida Sans Unicode"/>
            <w:color w:val="101010"/>
            <w:sz w:val="21"/>
            <w:szCs w:val="21"/>
          </w:rPr>
          <w:t>drivers</w:t>
        </w:r>
      </w:hyperlink>
      <w:r w:rsidRPr="00005EA1">
        <w:rPr>
          <w:rFonts w:ascii="Lucida Sans Unicode" w:hAnsi="Lucida Sans Unicode" w:cs="Lucida Sans Unicode"/>
          <w:color w:val="101010"/>
          <w:sz w:val="21"/>
          <w:szCs w:val="21"/>
        </w:rPr>
        <w:t>, checking to make sure everything has been setup properly, removing temporary files, etc.</w:t>
      </w:r>
    </w:p>
    <w:p w:rsidR="00CC2888" w:rsidRPr="00005EA1"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005EA1">
        <w:rPr>
          <w:rFonts w:ascii="Lucida Sans Unicode" w:hAnsi="Lucida Sans Unicode" w:cs="Lucida Sans Unicode"/>
          <w:color w:val="101010"/>
          <w:sz w:val="21"/>
          <w:szCs w:val="21"/>
        </w:rPr>
        <w:t>You don't need to do anything here.</w:t>
      </w:r>
    </w:p>
    <w:p w:rsidR="00CC2888" w:rsidRDefault="00CC2888" w:rsidP="00CC2888">
      <w:pPr>
        <w:pStyle w:val="NormalWeb"/>
        <w:shd w:val="clear" w:color="auto" w:fill="FFFFFF"/>
        <w:spacing w:line="360" w:lineRule="atLeast"/>
        <w:rPr>
          <w:rFonts w:ascii="Helvetica" w:hAnsi="Helvetica"/>
          <w:color w:val="101010"/>
        </w:rPr>
      </w:pPr>
      <w:r w:rsidRPr="00005EA1">
        <w:rPr>
          <w:rStyle w:val="Strong"/>
          <w:rFonts w:ascii="Lucida Sans Unicode" w:hAnsi="Lucida Sans Unicode" w:cs="Lucida Sans Unicode"/>
          <w:color w:val="101010"/>
          <w:sz w:val="21"/>
          <w:szCs w:val="21"/>
        </w:rPr>
        <w:t>Note:</w:t>
      </w:r>
      <w:r w:rsidRPr="00005EA1">
        <w:rPr>
          <w:rFonts w:ascii="Lucida Sans Unicode" w:hAnsi="Lucida Sans Unicode" w:cs="Lucida Sans Unicode"/>
          <w:color w:val="101010"/>
          <w:sz w:val="21"/>
          <w:szCs w:val="21"/>
        </w:rPr>
        <w:t> Remember, this clean install of Windows 7 has completely removed your old </w:t>
      </w:r>
      <w:r w:rsidRPr="001475D5">
        <w:rPr>
          <w:rFonts w:ascii="Lucida Sans Unicode" w:hAnsi="Lucida Sans Unicode" w:cs="Lucida Sans Unicode"/>
          <w:color w:val="101010"/>
          <w:sz w:val="21"/>
          <w:szCs w:val="21"/>
        </w:rPr>
        <w:t>operating system</w:t>
      </w:r>
      <w:r w:rsidRPr="00005EA1">
        <w:rPr>
          <w:rFonts w:ascii="Lucida Sans Unicode" w:hAnsi="Lucida Sans Unicode" w:cs="Lucida Sans Unicode"/>
          <w:color w:val="101010"/>
          <w:sz w:val="21"/>
          <w:szCs w:val="21"/>
        </w:rPr>
        <w:t>. Windows 7 is being installed and configured just as it would on a brand new computer.</w:t>
      </w:r>
    </w:p>
    <w:p w:rsidR="00CC2888" w:rsidRDefault="00CC2888" w:rsidP="00CC2888">
      <w:pPr>
        <w:pStyle w:val="Heading3"/>
        <w:shd w:val="clear" w:color="auto" w:fill="FFFFFF"/>
        <w:spacing w:before="0" w:after="0" w:line="288"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Helvetica" w:hAnsi="Helvetica"/>
          <w:color w:val="101010"/>
        </w:rPr>
      </w:pPr>
    </w:p>
    <w:p w:rsidR="00CC2888" w:rsidRDefault="00CC2888" w:rsidP="00CC2888">
      <w:pPr>
        <w:pStyle w:val="Heading3"/>
        <w:shd w:val="clear" w:color="auto" w:fill="FFFFFF"/>
        <w:spacing w:before="0" w:after="0" w:line="288" w:lineRule="atLeast"/>
        <w:rPr>
          <w:rFonts w:ascii="Helvetica" w:hAnsi="Helvetica"/>
          <w:color w:val="101010"/>
        </w:rPr>
      </w:pPr>
      <w:r>
        <w:rPr>
          <w:rFonts w:ascii="Helvetica" w:hAnsi="Helvetica"/>
          <w:color w:val="101010"/>
        </w:rPr>
        <w:t>Wait for Windows 7 to Check Your PC's Video Performance</w:t>
      </w:r>
    </w:p>
    <w:p w:rsidR="00CC2888" w:rsidRPr="001475D5"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3657600" cy="2743200"/>
            <wp:effectExtent l="19050" t="0" r="0" b="0"/>
            <wp:docPr id="137" name="Picture 137" descr="Screenshot of Windows 7 checking the computer's video performance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creenshot of Windows 7 checking the computer's video performance after setup"/>
                    <pic:cNvPicPr>
                      <a:picLocks noChangeAspect="1" noChangeArrowheads="1"/>
                    </pic:cNvPicPr>
                  </pic:nvPicPr>
                  <pic:blipFill>
                    <a:blip r:embed="rId178"/>
                    <a:srcRect/>
                    <a:stretch>
                      <a:fillRect/>
                    </a:stretch>
                  </pic:blipFill>
                  <pic:spPr bwMode="auto">
                    <a:xfrm>
                      <a:off x="0" y="0"/>
                      <a:ext cx="3657600" cy="274320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Lucida Sans Unicode" w:hAnsi="Lucida Sans Unicode" w:cs="Lucida Sans Unicode"/>
          <w:color w:val="101010"/>
          <w:sz w:val="21"/>
          <w:szCs w:val="21"/>
        </w:rPr>
      </w:pPr>
    </w:p>
    <w:p w:rsidR="00CC2888" w:rsidRPr="00195744" w:rsidRDefault="00CC2888" w:rsidP="00CC2888">
      <w:pPr>
        <w:shd w:val="clear" w:color="auto" w:fill="FFFFFF"/>
        <w:spacing w:line="360" w:lineRule="atLeast"/>
        <w:rPr>
          <w:rFonts w:ascii="Lucida Sans Unicode" w:hAnsi="Lucida Sans Unicode" w:cs="Lucida Sans Unicode"/>
          <w:i/>
          <w:color w:val="101010"/>
          <w:szCs w:val="21"/>
        </w:rPr>
      </w:pPr>
      <w:proofErr w:type="gramStart"/>
      <w:r w:rsidRPr="00195744">
        <w:rPr>
          <w:rFonts w:ascii="Lucida Sans Unicode" w:hAnsi="Lucida Sans Unicode" w:cs="Lucida Sans Unicode"/>
          <w:i/>
          <w:color w:val="101010"/>
          <w:szCs w:val="21"/>
        </w:rPr>
        <w:t>Windows 7 Clean Install - Step 25 of 34.</w:t>
      </w:r>
      <w:proofErr w:type="gramEnd"/>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t>Wait while Windows 7 checks the video performance of your computer.</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t>Windows 7 needs to know how well your video card and related hardware works so it can properly adjust performance options for your computer.</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t>For example, if your video system is too slow, Windows 7 may disable features like Aero Peek, translucent windows, and other graphically intense features of the operating system.</w:t>
      </w:r>
    </w:p>
    <w:p w:rsidR="008F476C" w:rsidRDefault="008F476C"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195744">
        <w:rPr>
          <w:rFonts w:ascii="Lucida Sans Unicode" w:hAnsi="Lucida Sans Unicode" w:cs="Lucida Sans Unicode"/>
          <w:color w:val="101010"/>
          <w:sz w:val="28"/>
        </w:rPr>
        <w:t>Choose a User Name and a Computer Name</w:t>
      </w:r>
    </w:p>
    <w:p w:rsidR="00CC2888" w:rsidRPr="00195744" w:rsidRDefault="00CC2888" w:rsidP="00CC2888"/>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3976370" cy="2976880"/>
            <wp:effectExtent l="19050" t="0" r="5080" b="0"/>
            <wp:docPr id="138" name="Picture 138" descr="Screenshot of Windows 7 asking for a user name and computer name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creenshot of Windows 7 asking for a user name and computer name after setup"/>
                    <pic:cNvPicPr>
                      <a:picLocks noChangeAspect="1" noChangeArrowheads="1"/>
                    </pic:cNvPicPr>
                  </pic:nvPicPr>
                  <pic:blipFill>
                    <a:blip r:embed="rId179"/>
                    <a:srcRect/>
                    <a:stretch>
                      <a:fillRect/>
                    </a:stretch>
                  </pic:blipFill>
                  <pic:spPr bwMode="auto">
                    <a:xfrm>
                      <a:off x="0" y="0"/>
                      <a:ext cx="3976370" cy="297688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Helvetica" w:hAnsi="Helvetica"/>
          <w:color w:val="101010"/>
        </w:rPr>
      </w:pPr>
    </w:p>
    <w:p w:rsidR="00CC2888" w:rsidRPr="00195744" w:rsidRDefault="00CC2888" w:rsidP="00CC2888">
      <w:pPr>
        <w:shd w:val="clear" w:color="auto" w:fill="FFFFFF"/>
        <w:spacing w:line="360" w:lineRule="atLeast"/>
        <w:rPr>
          <w:rFonts w:ascii="Lucida Sans Unicode" w:hAnsi="Lucida Sans Unicode" w:cs="Lucida Sans Unicode"/>
          <w:i/>
          <w:color w:val="101010"/>
          <w:sz w:val="21"/>
          <w:szCs w:val="21"/>
        </w:rPr>
      </w:pPr>
      <w:r w:rsidRPr="00195744">
        <w:rPr>
          <w:rFonts w:ascii="Lucida Sans Unicode" w:hAnsi="Lucida Sans Unicode" w:cs="Lucida Sans Unicode"/>
          <w:color w:val="101010"/>
          <w:sz w:val="21"/>
          <w:szCs w:val="21"/>
        </w:rPr>
        <w:t> </w:t>
      </w:r>
      <w:proofErr w:type="gramStart"/>
      <w:r w:rsidRPr="00195744">
        <w:rPr>
          <w:rFonts w:ascii="Lucida Sans Unicode" w:hAnsi="Lucida Sans Unicode" w:cs="Lucida Sans Unicode"/>
          <w:i/>
          <w:color w:val="101010"/>
          <w:szCs w:val="21"/>
        </w:rPr>
        <w:t>Windows 7 Clean Install - Step 26 of 34.</w:t>
      </w:r>
      <w:proofErr w:type="gramEnd"/>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01378C">
        <w:rPr>
          <w:rFonts w:ascii="Lucida Sans Unicode" w:hAnsi="Lucida Sans Unicode" w:cs="Lucida Sans Unicode"/>
          <w:color w:val="101010"/>
          <w:sz w:val="21"/>
          <w:szCs w:val="21"/>
        </w:rPr>
        <w:t>Windows 7</w:t>
      </w:r>
      <w:r w:rsidRPr="00195744">
        <w:rPr>
          <w:rFonts w:ascii="Lucida Sans Unicode" w:hAnsi="Lucida Sans Unicode" w:cs="Lucida Sans Unicode"/>
          <w:color w:val="101010"/>
          <w:sz w:val="21"/>
          <w:szCs w:val="21"/>
        </w:rPr>
        <w:t> needs to know what use name you'd like to use and how you'd like your computer to be identified on your local network.</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t>In the </w:t>
      </w:r>
      <w:r w:rsidRPr="00195744">
        <w:rPr>
          <w:rStyle w:val="Emphasis"/>
          <w:rFonts w:ascii="Lucida Sans Unicode" w:hAnsi="Lucida Sans Unicode" w:cs="Lucida Sans Unicode"/>
          <w:color w:val="101010"/>
          <w:sz w:val="21"/>
          <w:szCs w:val="21"/>
        </w:rPr>
        <w:t>Type a user name (for example, John):</w:t>
      </w:r>
      <w:r w:rsidRPr="00195744">
        <w:rPr>
          <w:rFonts w:ascii="Lucida Sans Unicode" w:hAnsi="Lucida Sans Unicode" w:cs="Lucida Sans Unicode"/>
          <w:color w:val="101010"/>
          <w:sz w:val="21"/>
          <w:szCs w:val="21"/>
        </w:rPr>
        <w:t> text box, enter your name. You can enter a single name, your first and last name, or any other identifiable text you like. This is the name you'll be identified by in Windows 7.</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Style w:val="Strong"/>
          <w:rFonts w:ascii="Lucida Sans Unicode" w:hAnsi="Lucida Sans Unicode" w:cs="Lucida Sans Unicode"/>
          <w:color w:val="101010"/>
          <w:sz w:val="21"/>
          <w:szCs w:val="21"/>
        </w:rPr>
        <w:t>Note:</w:t>
      </w:r>
      <w:r w:rsidRPr="00195744">
        <w:rPr>
          <w:rFonts w:ascii="Lucida Sans Unicode" w:hAnsi="Lucida Sans Unicode" w:cs="Lucida Sans Unicode"/>
          <w:color w:val="101010"/>
          <w:sz w:val="21"/>
          <w:szCs w:val="21"/>
        </w:rPr>
        <w:t> You're more than welcome to use the same user name that you used in your old </w:t>
      </w:r>
      <w:r w:rsidRPr="0001378C">
        <w:rPr>
          <w:rFonts w:ascii="Lucida Sans Unicode" w:hAnsi="Lucida Sans Unicode" w:cs="Lucida Sans Unicode"/>
          <w:color w:val="101010"/>
          <w:sz w:val="21"/>
          <w:szCs w:val="21"/>
        </w:rPr>
        <w:t>operating system</w:t>
      </w:r>
      <w:r w:rsidRPr="00195744">
        <w:rPr>
          <w:rFonts w:ascii="Lucida Sans Unicode" w:hAnsi="Lucida Sans Unicode" w:cs="Lucida Sans Unicode"/>
          <w:color w:val="101010"/>
          <w:sz w:val="21"/>
          <w:szCs w:val="21"/>
        </w:rPr>
        <w:t> installation.</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t>In the </w:t>
      </w:r>
      <w:r w:rsidRPr="00195744">
        <w:rPr>
          <w:rStyle w:val="Emphasis"/>
          <w:rFonts w:ascii="Lucida Sans Unicode" w:hAnsi="Lucida Sans Unicode" w:cs="Lucida Sans Unicode"/>
          <w:color w:val="101010"/>
          <w:sz w:val="21"/>
          <w:szCs w:val="21"/>
        </w:rPr>
        <w:t>Type a computer name:</w:t>
      </w:r>
      <w:r w:rsidRPr="00195744">
        <w:rPr>
          <w:rFonts w:ascii="Lucida Sans Unicode" w:hAnsi="Lucida Sans Unicode" w:cs="Lucida Sans Unicode"/>
          <w:color w:val="101010"/>
          <w:sz w:val="21"/>
          <w:szCs w:val="21"/>
        </w:rPr>
        <w:t> text box, enter the name you'd like your computer to have when being viewed by other computers on your network.</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Style w:val="Strong"/>
          <w:rFonts w:ascii="Lucida Sans Unicode" w:hAnsi="Lucida Sans Unicode" w:cs="Lucida Sans Unicode"/>
          <w:color w:val="101010"/>
          <w:sz w:val="21"/>
          <w:szCs w:val="21"/>
        </w:rPr>
        <w:t>Note:</w:t>
      </w:r>
      <w:r w:rsidRPr="00195744">
        <w:rPr>
          <w:rFonts w:ascii="Lucida Sans Unicode" w:hAnsi="Lucida Sans Unicode" w:cs="Lucida Sans Unicode"/>
          <w:color w:val="101010"/>
          <w:sz w:val="21"/>
          <w:szCs w:val="21"/>
        </w:rPr>
        <w:t> If it makes sense in your specific situation, I recommend using the same computer name you used in the operating system installation you've deleted as part of this clean install, especially if any other computers on your network connect to resources on your PC.</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lastRenderedPageBreak/>
        <w:t>Otherwise, a good computer name might be </w:t>
      </w:r>
      <w:r w:rsidRPr="00195744">
        <w:rPr>
          <w:rStyle w:val="Emphasis"/>
          <w:rFonts w:ascii="Lucida Sans Unicode" w:hAnsi="Lucida Sans Unicode" w:cs="Lucida Sans Unicode"/>
          <w:color w:val="101010"/>
          <w:sz w:val="21"/>
          <w:szCs w:val="21"/>
        </w:rPr>
        <w:t>Office-PC</w:t>
      </w:r>
      <w:r w:rsidRPr="00195744">
        <w:rPr>
          <w:rFonts w:ascii="Lucida Sans Unicode" w:hAnsi="Lucida Sans Unicode" w:cs="Lucida Sans Unicode"/>
          <w:color w:val="101010"/>
          <w:sz w:val="21"/>
          <w:szCs w:val="21"/>
        </w:rPr>
        <w:t>, </w:t>
      </w:r>
      <w:r w:rsidRPr="00195744">
        <w:rPr>
          <w:rStyle w:val="Emphasis"/>
          <w:rFonts w:ascii="Lucida Sans Unicode" w:hAnsi="Lucida Sans Unicode" w:cs="Lucida Sans Unicode"/>
          <w:color w:val="101010"/>
          <w:sz w:val="21"/>
          <w:szCs w:val="21"/>
        </w:rPr>
        <w:t>Windows-7-Test-PC</w:t>
      </w:r>
      <w:r w:rsidRPr="00195744">
        <w:rPr>
          <w:rFonts w:ascii="Lucida Sans Unicode" w:hAnsi="Lucida Sans Unicode" w:cs="Lucida Sans Unicode"/>
          <w:color w:val="101010"/>
          <w:sz w:val="21"/>
          <w:szCs w:val="21"/>
        </w:rPr>
        <w:t>, </w:t>
      </w:r>
      <w:r w:rsidRPr="00195744">
        <w:rPr>
          <w:rStyle w:val="Emphasis"/>
          <w:rFonts w:ascii="Lucida Sans Unicode" w:hAnsi="Lucida Sans Unicode" w:cs="Lucida Sans Unicode"/>
          <w:color w:val="101010"/>
          <w:sz w:val="21"/>
          <w:szCs w:val="21"/>
        </w:rPr>
        <w:t>Bob-Dell</w:t>
      </w:r>
      <w:r w:rsidRPr="00195744">
        <w:rPr>
          <w:rFonts w:ascii="Lucida Sans Unicode" w:hAnsi="Lucida Sans Unicode" w:cs="Lucida Sans Unicode"/>
          <w:color w:val="101010"/>
          <w:sz w:val="21"/>
          <w:szCs w:val="21"/>
        </w:rPr>
        <w:t>, etc. You get the idea. Anything identifiable that makes sense to you will work.</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Fonts w:ascii="Lucida Sans Unicode" w:hAnsi="Lucida Sans Unicode" w:cs="Lucida Sans Unicode"/>
          <w:color w:val="101010"/>
          <w:sz w:val="21"/>
          <w:szCs w:val="21"/>
        </w:rPr>
        <w:t>Click </w:t>
      </w:r>
      <w:proofErr w:type="gramStart"/>
      <w:r w:rsidRPr="00195744">
        <w:rPr>
          <w:rStyle w:val="Strong"/>
          <w:rFonts w:ascii="Lucida Sans Unicode" w:hAnsi="Lucida Sans Unicode" w:cs="Lucida Sans Unicode"/>
          <w:color w:val="101010"/>
          <w:sz w:val="21"/>
          <w:szCs w:val="21"/>
        </w:rPr>
        <w:t>Next</w:t>
      </w:r>
      <w:proofErr w:type="gramEnd"/>
      <w:r w:rsidRPr="00195744">
        <w:rPr>
          <w:rFonts w:ascii="Lucida Sans Unicode" w:hAnsi="Lucida Sans Unicode" w:cs="Lucida Sans Unicode"/>
          <w:color w:val="101010"/>
          <w:sz w:val="21"/>
          <w:szCs w:val="21"/>
        </w:rPr>
        <w:t> when you're done entering both the user name and computer name.</w:t>
      </w:r>
    </w:p>
    <w:p w:rsidR="00CC2888" w:rsidRPr="00195744"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195744">
        <w:rPr>
          <w:rStyle w:val="Strong"/>
          <w:rFonts w:ascii="Lucida Sans Unicode" w:hAnsi="Lucida Sans Unicode" w:cs="Lucida Sans Unicode"/>
          <w:color w:val="101010"/>
          <w:sz w:val="21"/>
          <w:szCs w:val="21"/>
        </w:rPr>
        <w:t>Note:</w:t>
      </w:r>
      <w:r w:rsidRPr="00195744">
        <w:rPr>
          <w:rFonts w:ascii="Lucida Sans Unicode" w:hAnsi="Lucida Sans Unicode" w:cs="Lucida Sans Unicode"/>
          <w:color w:val="101010"/>
          <w:sz w:val="21"/>
          <w:szCs w:val="21"/>
        </w:rPr>
        <w:t> Planning on having more than one user on your computer? Don't worry - you can set up more users inside Windows 7 later.</w:t>
      </w:r>
    </w:p>
    <w:p w:rsidR="00666154" w:rsidRDefault="00666154"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rPr>
      </w:pPr>
      <w:r w:rsidRPr="00EA2337">
        <w:rPr>
          <w:rFonts w:ascii="Lucida Sans Unicode" w:hAnsi="Lucida Sans Unicode" w:cs="Lucida Sans Unicode"/>
          <w:color w:val="101010"/>
          <w:sz w:val="28"/>
        </w:rPr>
        <w:t>Choose a Password to Access Windows 7</w:t>
      </w:r>
      <w:r>
        <w:rPr>
          <w:rFonts w:ascii="Lucida Sans Unicode" w:hAnsi="Lucida Sans Unicode" w:cs="Lucida Sans Unicode"/>
          <w:color w:val="101010"/>
        </w:rPr>
        <w:tab/>
      </w:r>
    </w:p>
    <w:p w:rsidR="00CC2888" w:rsidRDefault="00CC2888" w:rsidP="00CC2888"/>
    <w:p w:rsidR="00CC2888" w:rsidRPr="00EA2337" w:rsidRDefault="00CC2888" w:rsidP="00CC2888">
      <w:pPr>
        <w:jc w:val="center"/>
      </w:pPr>
      <w:r>
        <w:rPr>
          <w:rFonts w:ascii="Helvetica" w:hAnsi="Helvetica"/>
          <w:noProof/>
          <w:color w:val="101010"/>
        </w:rPr>
        <w:drawing>
          <wp:inline distT="0" distB="0" distL="0" distR="0">
            <wp:extent cx="5082540" cy="3806190"/>
            <wp:effectExtent l="19050" t="0" r="3810" b="0"/>
            <wp:docPr id="139" name="Picture 139" descr="Screenshot of Windows 7 asking for a password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creenshot of Windows 7 asking for a password after setup"/>
                    <pic:cNvPicPr>
                      <a:picLocks noChangeAspect="1" noChangeArrowheads="1"/>
                    </pic:cNvPicPr>
                  </pic:nvPicPr>
                  <pic:blipFill>
                    <a:blip r:embed="rId180"/>
                    <a:srcRect/>
                    <a:stretch>
                      <a:fillRect/>
                    </a:stretch>
                  </pic:blipFill>
                  <pic:spPr bwMode="auto">
                    <a:xfrm>
                      <a:off x="0" y="0"/>
                      <a:ext cx="5082540" cy="380619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Helvetica" w:hAnsi="Helvetica"/>
          <w:color w:val="101010"/>
        </w:rPr>
      </w:pPr>
    </w:p>
    <w:p w:rsidR="00CC2888" w:rsidRPr="00EA2337" w:rsidRDefault="00CC2888" w:rsidP="00CC2888">
      <w:pPr>
        <w:shd w:val="clear" w:color="auto" w:fill="FFFFFF"/>
        <w:spacing w:line="360" w:lineRule="atLeast"/>
        <w:rPr>
          <w:rFonts w:ascii="Lucida Sans Unicode" w:hAnsi="Lucida Sans Unicode" w:cs="Lucida Sans Unicode"/>
          <w:i/>
          <w:color w:val="101010"/>
          <w:szCs w:val="21"/>
        </w:rPr>
      </w:pPr>
      <w:r w:rsidRPr="00EA2337">
        <w:rPr>
          <w:rFonts w:ascii="Lucida Sans Unicode" w:hAnsi="Lucida Sans Unicode" w:cs="Lucida Sans Unicode"/>
          <w:i/>
          <w:color w:val="101010"/>
          <w:szCs w:val="21"/>
        </w:rPr>
        <w:t> </w:t>
      </w:r>
      <w:proofErr w:type="gramStart"/>
      <w:r w:rsidRPr="00EA2337">
        <w:rPr>
          <w:rFonts w:ascii="Lucida Sans Unicode" w:hAnsi="Lucida Sans Unicode" w:cs="Lucida Sans Unicode"/>
          <w:i/>
          <w:color w:val="101010"/>
          <w:szCs w:val="21"/>
        </w:rPr>
        <w:t>Windows 7 Clean Install - Step 27 of 34.</w:t>
      </w:r>
      <w:proofErr w:type="gramEnd"/>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t>Microsoft </w:t>
      </w:r>
      <w:r w:rsidRPr="00EA2337">
        <w:rPr>
          <w:rStyle w:val="Emphasis"/>
          <w:rFonts w:ascii="Lucida Sans Unicode" w:hAnsi="Lucida Sans Unicode" w:cs="Lucida Sans Unicode"/>
          <w:color w:val="101010"/>
          <w:sz w:val="21"/>
          <w:szCs w:val="21"/>
        </w:rPr>
        <w:t>recommends</w:t>
      </w:r>
      <w:r w:rsidRPr="00EA2337">
        <w:rPr>
          <w:rFonts w:ascii="Lucida Sans Unicode" w:hAnsi="Lucida Sans Unicode" w:cs="Lucida Sans Unicode"/>
          <w:color w:val="101010"/>
          <w:sz w:val="21"/>
          <w:szCs w:val="21"/>
        </w:rPr>
        <w:t> that you choose a password that will be required when starting </w:t>
      </w:r>
      <w:hyperlink r:id="rId181" w:history="1">
        <w:r w:rsidRPr="00EA2337">
          <w:rPr>
            <w:rStyle w:val="Hyperlink"/>
            <w:rFonts w:ascii="Lucida Sans Unicode" w:hAnsi="Lucida Sans Unicode" w:cs="Lucida Sans Unicode"/>
            <w:color w:val="101010"/>
            <w:sz w:val="21"/>
            <w:szCs w:val="21"/>
          </w:rPr>
          <w:t>Windows 7</w:t>
        </w:r>
      </w:hyperlink>
      <w:r w:rsidRPr="00EA2337">
        <w:rPr>
          <w:rFonts w:ascii="Lucida Sans Unicode" w:hAnsi="Lucida Sans Unicode" w:cs="Lucida Sans Unicode"/>
          <w:color w:val="101010"/>
          <w:sz w:val="21"/>
          <w:szCs w:val="21"/>
        </w:rPr>
        <w:t> before access to your user account will be allowed.</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Style w:val="Strong"/>
          <w:rFonts w:ascii="Lucida Sans Unicode" w:hAnsi="Lucida Sans Unicode" w:cs="Lucida Sans Unicode"/>
          <w:color w:val="101010"/>
          <w:sz w:val="21"/>
          <w:szCs w:val="21"/>
        </w:rPr>
        <w:t>Don't treat this as a recommendation - consider it a requirement.</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lastRenderedPageBreak/>
        <w:t>In the </w:t>
      </w:r>
      <w:r w:rsidRPr="00EA2337">
        <w:rPr>
          <w:rStyle w:val="Emphasis"/>
          <w:rFonts w:ascii="Lucida Sans Unicode" w:hAnsi="Lucida Sans Unicode" w:cs="Lucida Sans Unicode"/>
          <w:color w:val="101010"/>
          <w:sz w:val="21"/>
          <w:szCs w:val="21"/>
        </w:rPr>
        <w:t>Type a password (recommended):</w:t>
      </w:r>
      <w:r w:rsidRPr="00EA2337">
        <w:rPr>
          <w:rFonts w:ascii="Lucida Sans Unicode" w:hAnsi="Lucida Sans Unicode" w:cs="Lucida Sans Unicode"/>
          <w:color w:val="101010"/>
          <w:sz w:val="21"/>
          <w:szCs w:val="21"/>
        </w:rPr>
        <w:t> text box, enter a complicated but easy-for-YOU-to-remember password. Retype the same password in the </w:t>
      </w:r>
      <w:r w:rsidRPr="00EA2337">
        <w:rPr>
          <w:rStyle w:val="Emphasis"/>
          <w:rFonts w:ascii="Lucida Sans Unicode" w:hAnsi="Lucida Sans Unicode" w:cs="Lucida Sans Unicode"/>
          <w:color w:val="101010"/>
          <w:sz w:val="21"/>
          <w:szCs w:val="21"/>
        </w:rPr>
        <w:t>Retype your password:</w:t>
      </w:r>
      <w:r w:rsidRPr="00EA2337">
        <w:rPr>
          <w:rFonts w:ascii="Lucida Sans Unicode" w:hAnsi="Lucida Sans Unicode" w:cs="Lucida Sans Unicode"/>
          <w:color w:val="101010"/>
          <w:sz w:val="21"/>
          <w:szCs w:val="21"/>
        </w:rPr>
        <w:t> text box.</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t xml:space="preserve">Type a hint to give </w:t>
      </w:r>
      <w:proofErr w:type="gramStart"/>
      <w:r w:rsidRPr="00EA2337">
        <w:rPr>
          <w:rFonts w:ascii="Lucida Sans Unicode" w:hAnsi="Lucida Sans Unicode" w:cs="Lucida Sans Unicode"/>
          <w:color w:val="101010"/>
          <w:sz w:val="21"/>
          <w:szCs w:val="21"/>
        </w:rPr>
        <w:t>yourself</w:t>
      </w:r>
      <w:proofErr w:type="gramEnd"/>
      <w:r w:rsidRPr="00EA2337">
        <w:rPr>
          <w:rFonts w:ascii="Lucida Sans Unicode" w:hAnsi="Lucida Sans Unicode" w:cs="Lucida Sans Unicode"/>
          <w:color w:val="101010"/>
          <w:sz w:val="21"/>
          <w:szCs w:val="21"/>
        </w:rPr>
        <w:t xml:space="preserve"> in the </w:t>
      </w:r>
      <w:r w:rsidRPr="00EA2337">
        <w:rPr>
          <w:rStyle w:val="Emphasis"/>
          <w:rFonts w:ascii="Lucida Sans Unicode" w:hAnsi="Lucida Sans Unicode" w:cs="Lucida Sans Unicode"/>
          <w:color w:val="101010"/>
          <w:sz w:val="21"/>
          <w:szCs w:val="21"/>
        </w:rPr>
        <w:t>Type a password hint (required):</w:t>
      </w:r>
      <w:r w:rsidRPr="00EA2337">
        <w:rPr>
          <w:rFonts w:ascii="Lucida Sans Unicode" w:hAnsi="Lucida Sans Unicode" w:cs="Lucida Sans Unicode"/>
          <w:color w:val="101010"/>
          <w:sz w:val="21"/>
          <w:szCs w:val="21"/>
        </w:rPr>
        <w:t> text box. This hint will display if you enter the wrong password when logging on to Windows 7.</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t>As you can see in the example above, the hint I entered was </w:t>
      </w:r>
      <w:r w:rsidRPr="00EA2337">
        <w:rPr>
          <w:rStyle w:val="Emphasis"/>
          <w:rFonts w:ascii="Lucida Sans Unicode" w:hAnsi="Lucida Sans Unicode" w:cs="Lucida Sans Unicode"/>
          <w:color w:val="101010"/>
          <w:sz w:val="21"/>
          <w:szCs w:val="21"/>
        </w:rPr>
        <w:t>What is my favorite food</w:t>
      </w:r>
      <w:proofErr w:type="gramStart"/>
      <w:r w:rsidRPr="00EA2337">
        <w:rPr>
          <w:rStyle w:val="Emphasis"/>
          <w:rFonts w:ascii="Lucida Sans Unicode" w:hAnsi="Lucida Sans Unicode" w:cs="Lucida Sans Unicode"/>
          <w:color w:val="101010"/>
          <w:sz w:val="21"/>
          <w:szCs w:val="21"/>
        </w:rPr>
        <w:t>?</w:t>
      </w:r>
      <w:r w:rsidRPr="00EA2337">
        <w:rPr>
          <w:rFonts w:ascii="Lucida Sans Unicode" w:hAnsi="Lucida Sans Unicode" w:cs="Lucida Sans Unicode"/>
          <w:color w:val="101010"/>
          <w:sz w:val="21"/>
          <w:szCs w:val="21"/>
        </w:rPr>
        <w:t>.</w:t>
      </w:r>
      <w:proofErr w:type="gramEnd"/>
      <w:r w:rsidRPr="00EA2337">
        <w:rPr>
          <w:rFonts w:ascii="Lucida Sans Unicode" w:hAnsi="Lucida Sans Unicode" w:cs="Lucida Sans Unicode"/>
          <w:color w:val="101010"/>
          <w:sz w:val="21"/>
          <w:szCs w:val="21"/>
        </w:rPr>
        <w:t xml:space="preserve"> The password I entered (which you can't see above) was </w:t>
      </w:r>
      <w:r w:rsidRPr="00EA2337">
        <w:rPr>
          <w:rStyle w:val="Emphasis"/>
          <w:rFonts w:ascii="Lucida Sans Unicode" w:hAnsi="Lucida Sans Unicode" w:cs="Lucida Sans Unicode"/>
          <w:color w:val="101010"/>
          <w:sz w:val="21"/>
          <w:szCs w:val="21"/>
        </w:rPr>
        <w:t>applesauce</w:t>
      </w:r>
      <w:r w:rsidRPr="00EA2337">
        <w:rPr>
          <w:rFonts w:ascii="Lucida Sans Unicode" w:hAnsi="Lucida Sans Unicode" w:cs="Lucida Sans Unicode"/>
          <w:color w:val="101010"/>
          <w:sz w:val="21"/>
          <w:szCs w:val="21"/>
        </w:rPr>
        <w:t>.</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Style w:val="Strong"/>
          <w:rFonts w:ascii="Lucida Sans Unicode" w:hAnsi="Lucida Sans Unicode" w:cs="Lucida Sans Unicode"/>
          <w:color w:val="101010"/>
          <w:sz w:val="21"/>
          <w:szCs w:val="21"/>
        </w:rPr>
        <w:t>Note:</w:t>
      </w:r>
      <w:r w:rsidRPr="00EA2337">
        <w:rPr>
          <w:rFonts w:ascii="Lucida Sans Unicode" w:hAnsi="Lucida Sans Unicode" w:cs="Lucida Sans Unicode"/>
          <w:color w:val="101010"/>
          <w:sz w:val="21"/>
          <w:szCs w:val="21"/>
        </w:rPr>
        <w:t> Feel free to use the same password as you used in the operating system you've just removed from your computer as part of this Windows 7 clean install. However, this is as good a time as any to choose a stronger password than you might have used before.</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2"/>
        </w:rPr>
      </w:pPr>
    </w:p>
    <w:p w:rsidR="00CC2888" w:rsidRPr="00EA2337" w:rsidRDefault="00CC2888" w:rsidP="00CC2888"/>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EA2337">
        <w:rPr>
          <w:rFonts w:ascii="Lucida Sans Unicode" w:hAnsi="Lucida Sans Unicode" w:cs="Lucida Sans Unicode"/>
          <w:color w:val="101010"/>
          <w:sz w:val="28"/>
        </w:rPr>
        <w:t>Enter the Windows 7 Product Key</w:t>
      </w:r>
    </w:p>
    <w:p w:rsidR="00CC2888" w:rsidRPr="00EA2337" w:rsidRDefault="00CC2888" w:rsidP="00CC2888"/>
    <w:p w:rsidR="00CC2888" w:rsidRPr="00EA2337" w:rsidRDefault="00CC2888" w:rsidP="00CC2888">
      <w:pPr>
        <w:jc w:val="center"/>
      </w:pPr>
      <w:r>
        <w:rPr>
          <w:rFonts w:ascii="Helvetica" w:hAnsi="Helvetica"/>
          <w:noProof/>
          <w:color w:val="101010"/>
        </w:rPr>
        <w:drawing>
          <wp:inline distT="0" distB="0" distL="0" distR="0">
            <wp:extent cx="5135245" cy="3848735"/>
            <wp:effectExtent l="19050" t="0" r="8255" b="0"/>
            <wp:docPr id="140" name="Picture 140" descr="Screenshot of Windows 7 asking for the product key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creenshot of Windows 7 asking for the product key after setup"/>
                    <pic:cNvPicPr>
                      <a:picLocks noChangeAspect="1" noChangeArrowheads="1"/>
                    </pic:cNvPicPr>
                  </pic:nvPicPr>
                  <pic:blipFill>
                    <a:blip r:embed="rId182"/>
                    <a:srcRect/>
                    <a:stretch>
                      <a:fillRect/>
                    </a:stretch>
                  </pic:blipFill>
                  <pic:spPr bwMode="auto">
                    <a:xfrm>
                      <a:off x="0" y="0"/>
                      <a:ext cx="5135245" cy="3848735"/>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Lucida Sans Unicode" w:hAnsi="Lucida Sans Unicode" w:cs="Lucida Sans Unicode"/>
          <w:color w:val="101010"/>
          <w:sz w:val="21"/>
          <w:szCs w:val="21"/>
        </w:rPr>
      </w:pPr>
    </w:p>
    <w:p w:rsidR="00CC2888" w:rsidRPr="00EA2337" w:rsidRDefault="00CC2888" w:rsidP="00CC2888">
      <w:pPr>
        <w:shd w:val="clear" w:color="auto" w:fill="FFFFFF"/>
        <w:spacing w:line="360" w:lineRule="atLeast"/>
        <w:rPr>
          <w:rFonts w:ascii="Lucida Sans Unicode" w:hAnsi="Lucida Sans Unicode" w:cs="Lucida Sans Unicode"/>
          <w:i/>
          <w:color w:val="101010"/>
          <w:szCs w:val="21"/>
        </w:rPr>
      </w:pPr>
      <w:r w:rsidRPr="00EA2337">
        <w:rPr>
          <w:rFonts w:ascii="Lucida Sans Unicode" w:hAnsi="Lucida Sans Unicode" w:cs="Lucida Sans Unicode"/>
          <w:i/>
          <w:color w:val="101010"/>
          <w:szCs w:val="21"/>
        </w:rPr>
        <w:t> </w:t>
      </w:r>
      <w:proofErr w:type="gramStart"/>
      <w:r w:rsidRPr="00EA2337">
        <w:rPr>
          <w:rFonts w:ascii="Lucida Sans Unicode" w:hAnsi="Lucida Sans Unicode" w:cs="Lucida Sans Unicode"/>
          <w:i/>
          <w:color w:val="101010"/>
          <w:szCs w:val="21"/>
        </w:rPr>
        <w:t>Windows 7 Clean Install - Step 28 of 34.</w:t>
      </w:r>
      <w:proofErr w:type="gramEnd"/>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lastRenderedPageBreak/>
        <w:t>Enter the </w:t>
      </w:r>
      <w:r w:rsidRPr="0001378C">
        <w:rPr>
          <w:rFonts w:ascii="Lucida Sans Unicode" w:hAnsi="Lucida Sans Unicode" w:cs="Lucida Sans Unicode"/>
          <w:color w:val="101010"/>
          <w:sz w:val="21"/>
          <w:szCs w:val="21"/>
        </w:rPr>
        <w:t>product key</w:t>
      </w:r>
      <w:r w:rsidRPr="00EA2337">
        <w:rPr>
          <w:rFonts w:ascii="Lucida Sans Unicode" w:hAnsi="Lucida Sans Unicode" w:cs="Lucida Sans Unicode"/>
          <w:color w:val="101010"/>
          <w:sz w:val="21"/>
          <w:szCs w:val="21"/>
        </w:rPr>
        <w:t> that came with your retail purchase or legal download of </w:t>
      </w:r>
      <w:r w:rsidRPr="0001378C">
        <w:rPr>
          <w:rFonts w:ascii="Lucida Sans Unicode" w:hAnsi="Lucida Sans Unicode" w:cs="Lucida Sans Unicode"/>
          <w:color w:val="101010"/>
          <w:sz w:val="21"/>
          <w:szCs w:val="21"/>
        </w:rPr>
        <w:t>Windows 7</w:t>
      </w:r>
      <w:r w:rsidRPr="00EA2337">
        <w:rPr>
          <w:rFonts w:ascii="Lucida Sans Unicode" w:hAnsi="Lucida Sans Unicode" w:cs="Lucida Sans Unicode"/>
          <w:color w:val="101010"/>
          <w:sz w:val="21"/>
          <w:szCs w:val="21"/>
        </w:rPr>
        <w:t>. If Windows 7 came as part of your complete computer system, enter the product key you were given as part of that purchase.</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Style w:val="Strong"/>
          <w:rFonts w:ascii="Lucida Sans Unicode" w:hAnsi="Lucida Sans Unicode" w:cs="Lucida Sans Unicode"/>
          <w:color w:val="101010"/>
          <w:sz w:val="21"/>
          <w:szCs w:val="21"/>
        </w:rPr>
        <w:t>Note:</w:t>
      </w:r>
      <w:r w:rsidRPr="00EA2337">
        <w:rPr>
          <w:rFonts w:ascii="Lucida Sans Unicode" w:hAnsi="Lucida Sans Unicode" w:cs="Lucida Sans Unicode"/>
          <w:color w:val="101010"/>
          <w:sz w:val="21"/>
          <w:szCs w:val="21"/>
        </w:rPr>
        <w:t> If Windows originally came preinstalled on your computer, your product key is probably located on a sticker attached to the side, back, or bottom of your computer's </w:t>
      </w:r>
      <w:r w:rsidRPr="0001378C">
        <w:rPr>
          <w:rFonts w:ascii="Lucida Sans Unicode" w:hAnsi="Lucida Sans Unicode" w:cs="Lucida Sans Unicode"/>
          <w:color w:val="101010"/>
          <w:sz w:val="21"/>
          <w:szCs w:val="21"/>
        </w:rPr>
        <w:t>case</w:t>
      </w:r>
      <w:r w:rsidRPr="00EA2337">
        <w:rPr>
          <w:rFonts w:ascii="Lucida Sans Unicode" w:hAnsi="Lucida Sans Unicode" w:cs="Lucida Sans Unicode"/>
          <w:color w:val="101010"/>
          <w:sz w:val="21"/>
          <w:szCs w:val="21"/>
        </w:rPr>
        <w:t>.</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Style w:val="Strong"/>
          <w:rFonts w:ascii="Lucida Sans Unicode" w:hAnsi="Lucida Sans Unicode" w:cs="Lucida Sans Unicode"/>
          <w:color w:val="101010"/>
          <w:sz w:val="21"/>
          <w:szCs w:val="21"/>
        </w:rPr>
        <w:t>Important:</w:t>
      </w:r>
      <w:r w:rsidRPr="00EA2337">
        <w:rPr>
          <w:rFonts w:ascii="Lucida Sans Unicode" w:hAnsi="Lucida Sans Unicode" w:cs="Lucida Sans Unicode"/>
          <w:color w:val="101010"/>
          <w:sz w:val="21"/>
          <w:szCs w:val="21"/>
        </w:rPr>
        <w:t> You may be able to avoid entering a product key at this point but you will eventually need to do so in order to continue using Windows 7. I highly advise that you enter your product key here and choose to </w:t>
      </w:r>
      <w:proofErr w:type="gramStart"/>
      <w:r w:rsidRPr="00EA2337">
        <w:rPr>
          <w:rStyle w:val="Emphasis"/>
          <w:rFonts w:ascii="Lucida Sans Unicode" w:hAnsi="Lucida Sans Unicode" w:cs="Lucida Sans Unicode"/>
          <w:color w:val="101010"/>
          <w:sz w:val="21"/>
          <w:szCs w:val="21"/>
        </w:rPr>
        <w:t>Automatically</w:t>
      </w:r>
      <w:proofErr w:type="gramEnd"/>
      <w:r w:rsidRPr="00EA2337">
        <w:rPr>
          <w:rStyle w:val="Emphasis"/>
          <w:rFonts w:ascii="Lucida Sans Unicode" w:hAnsi="Lucida Sans Unicode" w:cs="Lucida Sans Unicode"/>
          <w:color w:val="101010"/>
          <w:sz w:val="21"/>
          <w:szCs w:val="21"/>
        </w:rPr>
        <w:t xml:space="preserve"> activate Windows when I'm online</w:t>
      </w:r>
      <w:r w:rsidRPr="00EA2337">
        <w:rPr>
          <w:rFonts w:ascii="Lucida Sans Unicode" w:hAnsi="Lucida Sans Unicode" w:cs="Lucida Sans Unicode"/>
          <w:color w:val="101010"/>
          <w:sz w:val="21"/>
          <w:szCs w:val="21"/>
        </w:rPr>
        <w:t>.</w:t>
      </w: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Pr="00EA2337"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EA2337">
        <w:rPr>
          <w:rFonts w:ascii="Lucida Sans Unicode" w:hAnsi="Lucida Sans Unicode" w:cs="Lucida Sans Unicode"/>
          <w:color w:val="101010"/>
          <w:sz w:val="28"/>
        </w:rPr>
        <w:t>Choose a Windows Update Option</w:t>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3572510" cy="2679700"/>
            <wp:effectExtent l="19050" t="0" r="8890" b="0"/>
            <wp:docPr id="141" name="Picture 141" descr="Screenshot of Windows 7 asking for Windows Update options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creenshot of Windows 7 asking for Windows Update options after setup"/>
                    <pic:cNvPicPr>
                      <a:picLocks noChangeAspect="1" noChangeArrowheads="1"/>
                    </pic:cNvPicPr>
                  </pic:nvPicPr>
                  <pic:blipFill>
                    <a:blip r:embed="rId183"/>
                    <a:srcRect/>
                    <a:stretch>
                      <a:fillRect/>
                    </a:stretch>
                  </pic:blipFill>
                  <pic:spPr bwMode="auto">
                    <a:xfrm>
                      <a:off x="0" y="0"/>
                      <a:ext cx="3572510" cy="2679700"/>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Lucida Sans Unicode" w:hAnsi="Lucida Sans Unicode" w:cs="Lucida Sans Unicode"/>
          <w:color w:val="101010"/>
          <w:sz w:val="21"/>
          <w:szCs w:val="21"/>
        </w:rPr>
      </w:pPr>
    </w:p>
    <w:p w:rsidR="00CC2888" w:rsidRDefault="00CC2888" w:rsidP="00CC2888">
      <w:pPr>
        <w:shd w:val="clear" w:color="auto" w:fill="FFFFFF"/>
        <w:spacing w:line="360" w:lineRule="atLeast"/>
        <w:rPr>
          <w:rFonts w:ascii="Lucida Sans Unicode" w:hAnsi="Lucida Sans Unicode" w:cs="Lucida Sans Unicode"/>
          <w:color w:val="101010"/>
          <w:sz w:val="21"/>
          <w:szCs w:val="21"/>
        </w:rPr>
      </w:pPr>
    </w:p>
    <w:p w:rsidR="00CC2888" w:rsidRPr="00EA2337" w:rsidRDefault="00CC2888" w:rsidP="00CC2888">
      <w:pPr>
        <w:shd w:val="clear" w:color="auto" w:fill="FFFFFF"/>
        <w:spacing w:line="360" w:lineRule="atLeast"/>
        <w:rPr>
          <w:rFonts w:ascii="Lucida Sans Unicode" w:hAnsi="Lucida Sans Unicode" w:cs="Lucida Sans Unicode"/>
          <w:i/>
          <w:color w:val="101010"/>
          <w:szCs w:val="21"/>
        </w:rPr>
      </w:pPr>
      <w:r w:rsidRPr="00EA2337">
        <w:rPr>
          <w:rFonts w:ascii="Lucida Sans Unicode" w:hAnsi="Lucida Sans Unicode" w:cs="Lucida Sans Unicode"/>
          <w:i/>
          <w:color w:val="101010"/>
          <w:szCs w:val="21"/>
        </w:rPr>
        <w:t> </w:t>
      </w:r>
      <w:proofErr w:type="gramStart"/>
      <w:r w:rsidRPr="00EA2337">
        <w:rPr>
          <w:rFonts w:ascii="Lucida Sans Unicode" w:hAnsi="Lucida Sans Unicode" w:cs="Lucida Sans Unicode"/>
          <w:i/>
          <w:color w:val="101010"/>
          <w:szCs w:val="21"/>
        </w:rPr>
        <w:t>Windows 7 Clean Install - Step 29 of 34.</w:t>
      </w:r>
      <w:proofErr w:type="gramEnd"/>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t>On this </w:t>
      </w:r>
      <w:r w:rsidRPr="00EA2337">
        <w:rPr>
          <w:rStyle w:val="Emphasis"/>
          <w:rFonts w:ascii="Lucida Sans Unicode" w:hAnsi="Lucida Sans Unicode" w:cs="Lucida Sans Unicode"/>
          <w:color w:val="101010"/>
          <w:sz w:val="21"/>
          <w:szCs w:val="21"/>
        </w:rPr>
        <w:t>Help protect your computer and improve Windows automatically</w:t>
      </w:r>
      <w:r w:rsidRPr="00EA2337">
        <w:rPr>
          <w:rFonts w:ascii="Lucida Sans Unicode" w:hAnsi="Lucida Sans Unicode" w:cs="Lucida Sans Unicode"/>
          <w:color w:val="101010"/>
          <w:sz w:val="21"/>
          <w:szCs w:val="21"/>
        </w:rPr>
        <w:t> screen, </w:t>
      </w:r>
      <w:r w:rsidRPr="0001378C">
        <w:rPr>
          <w:rFonts w:ascii="Lucida Sans Unicode" w:hAnsi="Lucida Sans Unicode" w:cs="Lucida Sans Unicode"/>
          <w:color w:val="101010"/>
          <w:sz w:val="21"/>
          <w:szCs w:val="21"/>
        </w:rPr>
        <w:t>Windows 7</w:t>
      </w:r>
      <w:r w:rsidRPr="00EA2337">
        <w:rPr>
          <w:rFonts w:ascii="Lucida Sans Unicode" w:hAnsi="Lucida Sans Unicode" w:cs="Lucida Sans Unicode"/>
          <w:color w:val="101010"/>
          <w:sz w:val="21"/>
          <w:szCs w:val="21"/>
        </w:rPr>
        <w:t> is asking you do choose how you want to automatically install updates from Microsoft's </w:t>
      </w:r>
      <w:r w:rsidRPr="0001378C">
        <w:rPr>
          <w:rFonts w:ascii="Lucida Sans Unicode" w:hAnsi="Lucida Sans Unicode" w:cs="Lucida Sans Unicode"/>
          <w:color w:val="101010"/>
          <w:sz w:val="21"/>
          <w:szCs w:val="21"/>
        </w:rPr>
        <w:t>Windows Update</w:t>
      </w:r>
      <w:r w:rsidRPr="00EA2337">
        <w:rPr>
          <w:rFonts w:ascii="Lucida Sans Unicode" w:hAnsi="Lucida Sans Unicode" w:cs="Lucida Sans Unicode"/>
          <w:color w:val="101010"/>
          <w:sz w:val="21"/>
          <w:szCs w:val="21"/>
        </w:rPr>
        <w:t> service.</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lastRenderedPageBreak/>
        <w:t>I recommend that you choose </w:t>
      </w:r>
      <w:r w:rsidRPr="00EA2337">
        <w:rPr>
          <w:rStyle w:val="Strong"/>
          <w:rFonts w:ascii="Lucida Sans Unicode" w:hAnsi="Lucida Sans Unicode" w:cs="Lucida Sans Unicode"/>
          <w:color w:val="101010"/>
          <w:sz w:val="21"/>
          <w:szCs w:val="21"/>
        </w:rPr>
        <w:t>Install important updates only</w:t>
      </w:r>
      <w:r w:rsidRPr="00EA2337">
        <w:rPr>
          <w:rFonts w:ascii="Lucida Sans Unicode" w:hAnsi="Lucida Sans Unicode" w:cs="Lucida Sans Unicode"/>
          <w:color w:val="101010"/>
          <w:sz w:val="21"/>
          <w:szCs w:val="21"/>
        </w:rPr>
        <w:t>. This option is the safest because it restricts Windows 7 from doing anything with your data or to your computer automatically except when important security and stability updates are available.</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Fonts w:ascii="Lucida Sans Unicode" w:hAnsi="Lucida Sans Unicode" w:cs="Lucida Sans Unicode"/>
          <w:color w:val="101010"/>
          <w:sz w:val="21"/>
          <w:szCs w:val="21"/>
        </w:rPr>
        <w:t>You are more than welcome to choose </w:t>
      </w:r>
      <w:r w:rsidRPr="00EA2337">
        <w:rPr>
          <w:rStyle w:val="Strong"/>
          <w:rFonts w:ascii="Lucida Sans Unicode" w:hAnsi="Lucida Sans Unicode" w:cs="Lucida Sans Unicode"/>
          <w:color w:val="101010"/>
          <w:sz w:val="21"/>
          <w:szCs w:val="21"/>
        </w:rPr>
        <w:t>Use recommended settings</w:t>
      </w:r>
      <w:r w:rsidRPr="00EA2337">
        <w:rPr>
          <w:rFonts w:ascii="Lucida Sans Unicode" w:hAnsi="Lucida Sans Unicode" w:cs="Lucida Sans Unicode"/>
          <w:color w:val="101010"/>
          <w:sz w:val="21"/>
          <w:szCs w:val="21"/>
        </w:rPr>
        <w:t> but I do not recommend that you choose </w:t>
      </w:r>
      <w:r w:rsidRPr="00EA2337">
        <w:rPr>
          <w:rStyle w:val="Strong"/>
          <w:rFonts w:ascii="Lucida Sans Unicode" w:hAnsi="Lucida Sans Unicode" w:cs="Lucida Sans Unicode"/>
          <w:color w:val="101010"/>
          <w:sz w:val="21"/>
          <w:szCs w:val="21"/>
        </w:rPr>
        <w:t>Ask me later</w:t>
      </w:r>
      <w:r w:rsidRPr="00EA2337">
        <w:rPr>
          <w:rFonts w:ascii="Lucida Sans Unicode" w:hAnsi="Lucida Sans Unicode" w:cs="Lucida Sans Unicode"/>
          <w:color w:val="101010"/>
          <w:sz w:val="21"/>
          <w:szCs w:val="21"/>
        </w:rPr>
        <w:t>.</w:t>
      </w:r>
    </w:p>
    <w:p w:rsidR="00CC2888" w:rsidRPr="00EA2337"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EA2337">
        <w:rPr>
          <w:rStyle w:val="Strong"/>
          <w:rFonts w:ascii="Lucida Sans Unicode" w:hAnsi="Lucida Sans Unicode" w:cs="Lucida Sans Unicode"/>
          <w:color w:val="101010"/>
          <w:sz w:val="21"/>
          <w:szCs w:val="21"/>
        </w:rPr>
        <w:t>Note:</w:t>
      </w:r>
      <w:r w:rsidRPr="00EA2337">
        <w:rPr>
          <w:rFonts w:ascii="Lucida Sans Unicode" w:hAnsi="Lucida Sans Unicode" w:cs="Lucida Sans Unicode"/>
          <w:color w:val="101010"/>
          <w:sz w:val="21"/>
          <w:szCs w:val="21"/>
        </w:rPr>
        <w:t> These settings can easily be changed within Windows 7 after you're done stepping through these configuration questions.</w:t>
      </w:r>
    </w:p>
    <w:p w:rsidR="00CC2888" w:rsidRDefault="00CC2888" w:rsidP="00CC2888">
      <w:pPr>
        <w:shd w:val="clear" w:color="auto" w:fill="FFFFFF"/>
        <w:jc w:val="center"/>
        <w:rPr>
          <w:rFonts w:ascii="Helvetica" w:hAnsi="Helvetica"/>
          <w:b/>
          <w:bCs/>
          <w:color w:val="FA5B0F"/>
        </w:rPr>
      </w:pPr>
    </w:p>
    <w:p w:rsidR="00CC2888" w:rsidRPr="002A7A9B"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2A7A9B">
        <w:rPr>
          <w:rFonts w:ascii="Lucida Sans Unicode" w:hAnsi="Lucida Sans Unicode" w:cs="Lucida Sans Unicode"/>
          <w:color w:val="101010"/>
          <w:sz w:val="28"/>
        </w:rPr>
        <w:t>Choose the Correct Time Zone, Date, and Time</w:t>
      </w:r>
    </w:p>
    <w:p w:rsidR="00CC2888" w:rsidRDefault="00CC2888" w:rsidP="00CC2888">
      <w:pPr>
        <w:shd w:val="clear" w:color="auto" w:fill="FFFFFF"/>
        <w:spacing w:line="360" w:lineRule="atLeast"/>
        <w:rPr>
          <w:rFonts w:ascii="Helvetica" w:hAnsi="Helvetica"/>
          <w:color w:val="101010"/>
        </w:rPr>
      </w:pPr>
    </w:p>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4731385" cy="3551555"/>
            <wp:effectExtent l="19050" t="0" r="0" b="0"/>
            <wp:docPr id="142" name="Picture 142" descr="Screenshot of Windows 7 asking for the correct time zone, date, and time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creenshot of Windows 7 asking for the correct time zone, date, and time after setup"/>
                    <pic:cNvPicPr>
                      <a:picLocks noChangeAspect="1" noChangeArrowheads="1"/>
                    </pic:cNvPicPr>
                  </pic:nvPicPr>
                  <pic:blipFill>
                    <a:blip r:embed="rId184"/>
                    <a:srcRect/>
                    <a:stretch>
                      <a:fillRect/>
                    </a:stretch>
                  </pic:blipFill>
                  <pic:spPr bwMode="auto">
                    <a:xfrm>
                      <a:off x="0" y="0"/>
                      <a:ext cx="4731385" cy="3551555"/>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Helvetica" w:hAnsi="Helvetica"/>
          <w:color w:val="101010"/>
        </w:rPr>
      </w:pPr>
    </w:p>
    <w:p w:rsidR="00CC2888" w:rsidRPr="002A7A9B" w:rsidRDefault="00CC2888" w:rsidP="00CC2888">
      <w:pPr>
        <w:shd w:val="clear" w:color="auto" w:fill="FFFFFF"/>
        <w:spacing w:line="360" w:lineRule="atLeast"/>
        <w:rPr>
          <w:rFonts w:ascii="Lucida Sans Unicode" w:hAnsi="Lucida Sans Unicode" w:cs="Lucida Sans Unicode"/>
          <w:i/>
          <w:color w:val="101010"/>
          <w:szCs w:val="21"/>
        </w:rPr>
      </w:pPr>
      <w:r w:rsidRPr="002A7A9B">
        <w:rPr>
          <w:rFonts w:ascii="Lucida Sans Unicode" w:hAnsi="Lucida Sans Unicode" w:cs="Lucida Sans Unicode"/>
          <w:i/>
          <w:color w:val="101010"/>
          <w:szCs w:val="21"/>
        </w:rPr>
        <w:t> </w:t>
      </w:r>
      <w:proofErr w:type="gramStart"/>
      <w:r w:rsidRPr="002A7A9B">
        <w:rPr>
          <w:rFonts w:ascii="Lucida Sans Unicode" w:hAnsi="Lucida Sans Unicode" w:cs="Lucida Sans Unicode"/>
          <w:i/>
          <w:color w:val="101010"/>
          <w:szCs w:val="21"/>
        </w:rPr>
        <w:t>Windows 7 Clean Install - Step 30 of 34.</w:t>
      </w:r>
      <w:proofErr w:type="gramEnd"/>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Fonts w:ascii="Lucida Sans Unicode" w:hAnsi="Lucida Sans Unicode" w:cs="Lucida Sans Unicode"/>
          <w:color w:val="101010"/>
          <w:sz w:val="21"/>
          <w:szCs w:val="21"/>
        </w:rPr>
        <w:t>On the </w:t>
      </w:r>
      <w:r w:rsidRPr="002A7A9B">
        <w:rPr>
          <w:rStyle w:val="Emphasis"/>
          <w:rFonts w:ascii="Lucida Sans Unicode" w:hAnsi="Lucida Sans Unicode" w:cs="Lucida Sans Unicode"/>
          <w:color w:val="101010"/>
          <w:sz w:val="21"/>
          <w:szCs w:val="21"/>
        </w:rPr>
        <w:t>Review your time and date settings</w:t>
      </w:r>
      <w:r w:rsidRPr="002A7A9B">
        <w:rPr>
          <w:rFonts w:ascii="Lucida Sans Unicode" w:hAnsi="Lucida Sans Unicode" w:cs="Lucida Sans Unicode"/>
          <w:color w:val="101010"/>
          <w:sz w:val="21"/>
          <w:szCs w:val="21"/>
        </w:rPr>
        <w:t> screen, choose the correct </w:t>
      </w:r>
      <w:r w:rsidRPr="002A7A9B">
        <w:rPr>
          <w:rStyle w:val="Strong"/>
          <w:rFonts w:ascii="Lucida Sans Unicode" w:hAnsi="Lucida Sans Unicode" w:cs="Lucida Sans Unicode"/>
          <w:color w:val="101010"/>
          <w:sz w:val="21"/>
          <w:szCs w:val="21"/>
        </w:rPr>
        <w:t>Time zone</w:t>
      </w:r>
      <w:r w:rsidRPr="002A7A9B">
        <w:rPr>
          <w:rFonts w:ascii="Lucida Sans Unicode" w:hAnsi="Lucida Sans Unicode" w:cs="Lucida Sans Unicode"/>
          <w:color w:val="101010"/>
          <w:sz w:val="21"/>
          <w:szCs w:val="21"/>
        </w:rPr>
        <w:t>, </w:t>
      </w:r>
      <w:r w:rsidRPr="002A7A9B">
        <w:rPr>
          <w:rStyle w:val="Strong"/>
          <w:rFonts w:ascii="Lucida Sans Unicode" w:hAnsi="Lucida Sans Unicode" w:cs="Lucida Sans Unicode"/>
          <w:color w:val="101010"/>
          <w:sz w:val="21"/>
          <w:szCs w:val="21"/>
        </w:rPr>
        <w:t>Date</w:t>
      </w:r>
      <w:r w:rsidRPr="002A7A9B">
        <w:rPr>
          <w:rFonts w:ascii="Lucida Sans Unicode" w:hAnsi="Lucida Sans Unicode" w:cs="Lucida Sans Unicode"/>
          <w:color w:val="101010"/>
          <w:sz w:val="21"/>
          <w:szCs w:val="21"/>
        </w:rPr>
        <w:t>, and </w:t>
      </w:r>
      <w:r w:rsidRPr="002A7A9B">
        <w:rPr>
          <w:rStyle w:val="Strong"/>
          <w:rFonts w:ascii="Lucida Sans Unicode" w:hAnsi="Lucida Sans Unicode" w:cs="Lucida Sans Unicode"/>
          <w:color w:val="101010"/>
          <w:sz w:val="21"/>
          <w:szCs w:val="21"/>
        </w:rPr>
        <w:t>Time</w:t>
      </w:r>
      <w:r w:rsidRPr="002A7A9B">
        <w:rPr>
          <w:rFonts w:ascii="Lucida Sans Unicode" w:hAnsi="Lucida Sans Unicode" w:cs="Lucida Sans Unicode"/>
          <w:color w:val="101010"/>
          <w:sz w:val="21"/>
          <w:szCs w:val="21"/>
        </w:rPr>
        <w:t>.</w:t>
      </w:r>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Fonts w:ascii="Lucida Sans Unicode" w:hAnsi="Lucida Sans Unicode" w:cs="Lucida Sans Unicode"/>
          <w:color w:val="101010"/>
          <w:sz w:val="21"/>
          <w:szCs w:val="21"/>
        </w:rPr>
        <w:t xml:space="preserve">The time and date is likely already correct but </w:t>
      </w:r>
      <w:proofErr w:type="gramStart"/>
      <w:r w:rsidRPr="002A7A9B">
        <w:rPr>
          <w:rFonts w:ascii="Lucida Sans Unicode" w:hAnsi="Lucida Sans Unicode" w:cs="Lucida Sans Unicode"/>
          <w:color w:val="101010"/>
          <w:sz w:val="21"/>
          <w:szCs w:val="21"/>
        </w:rPr>
        <w:t>be</w:t>
      </w:r>
      <w:proofErr w:type="gramEnd"/>
      <w:r w:rsidRPr="002A7A9B">
        <w:rPr>
          <w:rFonts w:ascii="Lucida Sans Unicode" w:hAnsi="Lucida Sans Unicode" w:cs="Lucida Sans Unicode"/>
          <w:color w:val="101010"/>
          <w:sz w:val="21"/>
          <w:szCs w:val="21"/>
        </w:rPr>
        <w:t xml:space="preserve"> sure to verify the time zone and change if necessary.</w:t>
      </w:r>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Fonts w:ascii="Lucida Sans Unicode" w:hAnsi="Lucida Sans Unicode" w:cs="Lucida Sans Unicode"/>
          <w:color w:val="101010"/>
          <w:sz w:val="21"/>
          <w:szCs w:val="21"/>
        </w:rPr>
        <w:lastRenderedPageBreak/>
        <w:t>If your area observes Daylight Saving Time be sure to check that box here.</w:t>
      </w:r>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Style w:val="Strong"/>
          <w:rFonts w:ascii="Lucida Sans Unicode" w:hAnsi="Lucida Sans Unicode" w:cs="Lucida Sans Unicode"/>
          <w:color w:val="101010"/>
          <w:sz w:val="21"/>
          <w:szCs w:val="21"/>
        </w:rPr>
        <w:t>Note:</w:t>
      </w:r>
      <w:r w:rsidRPr="002A7A9B">
        <w:rPr>
          <w:rFonts w:ascii="Lucida Sans Unicode" w:hAnsi="Lucida Sans Unicode" w:cs="Lucida Sans Unicode"/>
          <w:color w:val="101010"/>
          <w:sz w:val="21"/>
          <w:szCs w:val="21"/>
        </w:rPr>
        <w:t> If the date and/or time of Daylight Saving Time changes, Microsoft will issue an update via </w:t>
      </w:r>
      <w:r w:rsidRPr="0001378C">
        <w:rPr>
          <w:rFonts w:ascii="Lucida Sans Unicode" w:hAnsi="Lucida Sans Unicode" w:cs="Lucida Sans Unicode"/>
          <w:color w:val="101010"/>
          <w:sz w:val="21"/>
          <w:szCs w:val="21"/>
        </w:rPr>
        <w:t>Windows Update</w:t>
      </w:r>
      <w:r w:rsidRPr="002A7A9B">
        <w:rPr>
          <w:rFonts w:ascii="Lucida Sans Unicode" w:hAnsi="Lucida Sans Unicode" w:cs="Lucida Sans Unicode"/>
          <w:color w:val="101010"/>
          <w:sz w:val="21"/>
          <w:szCs w:val="21"/>
        </w:rPr>
        <w:t> to change the automatic time change so don't avoid checking this box assuming that DST changes won't occur correctly.</w:t>
      </w:r>
    </w:p>
    <w:p w:rsidR="00666154" w:rsidRDefault="00666154"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2A7A9B">
        <w:rPr>
          <w:rFonts w:ascii="Lucida Sans Unicode" w:hAnsi="Lucida Sans Unicode" w:cs="Lucida Sans Unicode"/>
          <w:color w:val="101010"/>
          <w:sz w:val="28"/>
        </w:rPr>
        <w:t>Choose a Network Location</w:t>
      </w:r>
    </w:p>
    <w:p w:rsidR="00CC2888"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4529455" cy="3402330"/>
            <wp:effectExtent l="19050" t="0" r="4445" b="0"/>
            <wp:docPr id="143" name="Picture 143" descr="Screenshot of Windows 7 asking you to choose a network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creenshot of Windows 7 asking you to choose a network location"/>
                    <pic:cNvPicPr>
                      <a:picLocks noChangeAspect="1" noChangeArrowheads="1"/>
                    </pic:cNvPicPr>
                  </pic:nvPicPr>
                  <pic:blipFill>
                    <a:blip r:embed="rId185"/>
                    <a:srcRect/>
                    <a:stretch>
                      <a:fillRect/>
                    </a:stretch>
                  </pic:blipFill>
                  <pic:spPr bwMode="auto">
                    <a:xfrm>
                      <a:off x="0" y="0"/>
                      <a:ext cx="4529455" cy="3402330"/>
                    </a:xfrm>
                    <a:prstGeom prst="rect">
                      <a:avLst/>
                    </a:prstGeom>
                    <a:noFill/>
                    <a:ln w="9525">
                      <a:noFill/>
                      <a:miter lim="800000"/>
                      <a:headEnd/>
                      <a:tailEnd/>
                    </a:ln>
                  </pic:spPr>
                </pic:pic>
              </a:graphicData>
            </a:graphic>
          </wp:inline>
        </w:drawing>
      </w:r>
    </w:p>
    <w:p w:rsidR="00CC2888" w:rsidRDefault="00CC2888" w:rsidP="00CC2888">
      <w:pPr>
        <w:jc w:val="center"/>
      </w:pPr>
    </w:p>
    <w:p w:rsidR="00CC2888" w:rsidRPr="002A7A9B" w:rsidRDefault="00CC2888" w:rsidP="00CC2888">
      <w:pPr>
        <w:jc w:val="center"/>
      </w:pPr>
    </w:p>
    <w:p w:rsidR="00CC2888" w:rsidRPr="002A7A9B" w:rsidRDefault="00CC2888" w:rsidP="00CC2888">
      <w:pPr>
        <w:shd w:val="clear" w:color="auto" w:fill="FFFFFF"/>
        <w:spacing w:line="360" w:lineRule="atLeast"/>
        <w:rPr>
          <w:rFonts w:ascii="Lucida Sans Unicode" w:hAnsi="Lucida Sans Unicode" w:cs="Lucida Sans Unicode"/>
          <w:i/>
          <w:color w:val="101010"/>
          <w:szCs w:val="21"/>
        </w:rPr>
      </w:pPr>
      <w:r w:rsidRPr="002A7A9B">
        <w:rPr>
          <w:rFonts w:ascii="Lucida Sans Unicode" w:hAnsi="Lucida Sans Unicode" w:cs="Lucida Sans Unicode"/>
          <w:i/>
          <w:color w:val="101010"/>
          <w:szCs w:val="21"/>
        </w:rPr>
        <w:t> </w:t>
      </w:r>
      <w:proofErr w:type="gramStart"/>
      <w:r w:rsidRPr="002A7A9B">
        <w:rPr>
          <w:rFonts w:ascii="Lucida Sans Unicode" w:hAnsi="Lucida Sans Unicode" w:cs="Lucida Sans Unicode"/>
          <w:i/>
          <w:color w:val="101010"/>
          <w:szCs w:val="21"/>
        </w:rPr>
        <w:t>Windows 7 Clean Install - Step 31 of 34.</w:t>
      </w:r>
      <w:proofErr w:type="gramEnd"/>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Fonts w:ascii="Lucida Sans Unicode" w:hAnsi="Lucida Sans Unicode" w:cs="Lucida Sans Unicode"/>
          <w:color w:val="101010"/>
          <w:sz w:val="21"/>
          <w:szCs w:val="21"/>
        </w:rPr>
        <w:t>In the </w:t>
      </w:r>
      <w:r w:rsidRPr="002A7A9B">
        <w:rPr>
          <w:rStyle w:val="Emphasis"/>
          <w:rFonts w:ascii="Lucida Sans Unicode" w:hAnsi="Lucida Sans Unicode" w:cs="Lucida Sans Unicode"/>
          <w:color w:val="101010"/>
          <w:sz w:val="21"/>
          <w:szCs w:val="21"/>
        </w:rPr>
        <w:t>Select your computer's current location</w:t>
      </w:r>
      <w:r w:rsidRPr="002A7A9B">
        <w:rPr>
          <w:rFonts w:ascii="Lucida Sans Unicode" w:hAnsi="Lucida Sans Unicode" w:cs="Lucida Sans Unicode"/>
          <w:color w:val="101010"/>
          <w:sz w:val="21"/>
          <w:szCs w:val="21"/>
        </w:rPr>
        <w:t> window you see now, </w:t>
      </w:r>
      <w:hyperlink r:id="rId186" w:history="1">
        <w:r w:rsidRPr="002A7A9B">
          <w:rPr>
            <w:rStyle w:val="Hyperlink"/>
            <w:rFonts w:ascii="Lucida Sans Unicode" w:hAnsi="Lucida Sans Unicode" w:cs="Lucida Sans Unicode"/>
            <w:color w:val="101010"/>
            <w:sz w:val="21"/>
            <w:szCs w:val="21"/>
          </w:rPr>
          <w:t>Windows 7</w:t>
        </w:r>
      </w:hyperlink>
      <w:r w:rsidRPr="002A7A9B">
        <w:rPr>
          <w:rFonts w:ascii="Lucida Sans Unicode" w:hAnsi="Lucida Sans Unicode" w:cs="Lucida Sans Unicode"/>
          <w:color w:val="101010"/>
          <w:sz w:val="21"/>
          <w:szCs w:val="21"/>
        </w:rPr>
        <w:t> is asking where your computer is located at so it can setup the proper network security - tighter security for public areas and lighter for private ones like home and work.</w:t>
      </w:r>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Fonts w:ascii="Lucida Sans Unicode" w:hAnsi="Lucida Sans Unicode" w:cs="Lucida Sans Unicode"/>
          <w:color w:val="101010"/>
          <w:sz w:val="21"/>
          <w:szCs w:val="21"/>
        </w:rPr>
        <w:t>Choose </w:t>
      </w:r>
      <w:r w:rsidRPr="002A7A9B">
        <w:rPr>
          <w:rStyle w:val="Strong"/>
          <w:rFonts w:ascii="Lucida Sans Unicode" w:hAnsi="Lucida Sans Unicode" w:cs="Lucida Sans Unicode"/>
          <w:color w:val="101010"/>
          <w:sz w:val="21"/>
          <w:szCs w:val="21"/>
        </w:rPr>
        <w:t>Home network</w:t>
      </w:r>
      <w:r w:rsidRPr="002A7A9B">
        <w:rPr>
          <w:rFonts w:ascii="Lucida Sans Unicode" w:hAnsi="Lucida Sans Unicode" w:cs="Lucida Sans Unicode"/>
          <w:color w:val="101010"/>
          <w:sz w:val="21"/>
          <w:szCs w:val="21"/>
        </w:rPr>
        <w:t> or </w:t>
      </w:r>
      <w:r w:rsidRPr="002A7A9B">
        <w:rPr>
          <w:rStyle w:val="Strong"/>
          <w:rFonts w:ascii="Lucida Sans Unicode" w:hAnsi="Lucida Sans Unicode" w:cs="Lucida Sans Unicode"/>
          <w:color w:val="101010"/>
          <w:sz w:val="21"/>
          <w:szCs w:val="21"/>
        </w:rPr>
        <w:t>Work network</w:t>
      </w:r>
      <w:r w:rsidRPr="002A7A9B">
        <w:rPr>
          <w:rFonts w:ascii="Lucida Sans Unicode" w:hAnsi="Lucida Sans Unicode" w:cs="Lucida Sans Unicode"/>
          <w:color w:val="101010"/>
          <w:sz w:val="21"/>
          <w:szCs w:val="21"/>
        </w:rPr>
        <w:t> if that applies to you. Most of you reading this will choose </w:t>
      </w:r>
      <w:r w:rsidRPr="002A7A9B">
        <w:rPr>
          <w:rStyle w:val="Emphasis"/>
          <w:rFonts w:ascii="Lucida Sans Unicode" w:hAnsi="Lucida Sans Unicode" w:cs="Lucida Sans Unicode"/>
          <w:color w:val="101010"/>
          <w:sz w:val="21"/>
          <w:szCs w:val="21"/>
        </w:rPr>
        <w:t>Home network</w:t>
      </w:r>
      <w:r w:rsidRPr="002A7A9B">
        <w:rPr>
          <w:rFonts w:ascii="Lucida Sans Unicode" w:hAnsi="Lucida Sans Unicode" w:cs="Lucida Sans Unicode"/>
          <w:color w:val="101010"/>
          <w:sz w:val="21"/>
          <w:szCs w:val="21"/>
        </w:rPr>
        <w:t>.</w:t>
      </w:r>
    </w:p>
    <w:p w:rsidR="00CC2888" w:rsidRPr="002A7A9B"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2A7A9B">
        <w:rPr>
          <w:rFonts w:ascii="Lucida Sans Unicode" w:hAnsi="Lucida Sans Unicode" w:cs="Lucida Sans Unicode"/>
          <w:color w:val="101010"/>
          <w:sz w:val="21"/>
          <w:szCs w:val="21"/>
        </w:rPr>
        <w:lastRenderedPageBreak/>
        <w:t>Choose </w:t>
      </w:r>
      <w:r w:rsidRPr="002A7A9B">
        <w:rPr>
          <w:rStyle w:val="Strong"/>
          <w:rFonts w:ascii="Lucida Sans Unicode" w:hAnsi="Lucida Sans Unicode" w:cs="Lucida Sans Unicode"/>
          <w:color w:val="101010"/>
          <w:sz w:val="21"/>
          <w:szCs w:val="21"/>
        </w:rPr>
        <w:t>Public network</w:t>
      </w:r>
      <w:r w:rsidRPr="002A7A9B">
        <w:rPr>
          <w:rFonts w:ascii="Lucida Sans Unicode" w:hAnsi="Lucida Sans Unicode" w:cs="Lucida Sans Unicode"/>
          <w:color w:val="101010"/>
          <w:sz w:val="21"/>
          <w:szCs w:val="21"/>
        </w:rPr>
        <w:t> if you use a mobile computer and you connect to the Internet or other computers away from home. Also, be sure to choose </w:t>
      </w:r>
      <w:r w:rsidRPr="002A7A9B">
        <w:rPr>
          <w:rStyle w:val="Emphasis"/>
          <w:rFonts w:ascii="Lucida Sans Unicode" w:hAnsi="Lucida Sans Unicode" w:cs="Lucida Sans Unicode"/>
          <w:color w:val="101010"/>
          <w:sz w:val="21"/>
          <w:szCs w:val="21"/>
        </w:rPr>
        <w:t>Public network</w:t>
      </w:r>
      <w:r w:rsidRPr="002A7A9B">
        <w:rPr>
          <w:rFonts w:ascii="Lucida Sans Unicode" w:hAnsi="Lucida Sans Unicode" w:cs="Lucida Sans Unicode"/>
          <w:color w:val="101010"/>
          <w:sz w:val="21"/>
          <w:szCs w:val="21"/>
        </w:rPr>
        <w:t> if you access the internet via a mobile broadband network - no matter if you're at home or not.</w:t>
      </w:r>
    </w:p>
    <w:p w:rsidR="00666154" w:rsidRDefault="00666154"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F822CF">
        <w:rPr>
          <w:rFonts w:ascii="Lucida Sans Unicode" w:hAnsi="Lucida Sans Unicode" w:cs="Lucida Sans Unicode"/>
          <w:color w:val="101010"/>
          <w:sz w:val="28"/>
        </w:rPr>
        <w:t>Wait for Windows 7 to Connect to the Network</w:t>
      </w:r>
    </w:p>
    <w:p w:rsidR="00CC2888" w:rsidRDefault="00CC2888" w:rsidP="00CC2888"/>
    <w:p w:rsidR="00CC2888" w:rsidRPr="00F822CF" w:rsidRDefault="00CC2888" w:rsidP="00CC2888">
      <w:pPr>
        <w:jc w:val="center"/>
      </w:pPr>
      <w:r>
        <w:rPr>
          <w:rFonts w:ascii="Helvetica" w:hAnsi="Helvetica"/>
          <w:noProof/>
          <w:color w:val="101010"/>
        </w:rPr>
        <w:drawing>
          <wp:inline distT="0" distB="0" distL="0" distR="0">
            <wp:extent cx="4508500" cy="3381375"/>
            <wp:effectExtent l="19050" t="0" r="6350" b="0"/>
            <wp:docPr id="144" name="Picture 144" descr="Screenshot of Windows 7 connecting to the network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creenshot of Windows 7 connecting to the network after setup"/>
                    <pic:cNvPicPr>
                      <a:picLocks noChangeAspect="1" noChangeArrowheads="1"/>
                    </pic:cNvPicPr>
                  </pic:nvPicPr>
                  <pic:blipFill>
                    <a:blip r:embed="rId187"/>
                    <a:srcRect/>
                    <a:stretch>
                      <a:fillRect/>
                    </a:stretch>
                  </pic:blipFill>
                  <pic:spPr bwMode="auto">
                    <a:xfrm>
                      <a:off x="0" y="0"/>
                      <a:ext cx="4508500" cy="3381375"/>
                    </a:xfrm>
                    <a:prstGeom prst="rect">
                      <a:avLst/>
                    </a:prstGeom>
                    <a:noFill/>
                    <a:ln w="9525">
                      <a:noFill/>
                      <a:miter lim="800000"/>
                      <a:headEnd/>
                      <a:tailEnd/>
                    </a:ln>
                  </pic:spPr>
                </pic:pic>
              </a:graphicData>
            </a:graphic>
          </wp:inline>
        </w:drawing>
      </w:r>
    </w:p>
    <w:p w:rsidR="00CC2888" w:rsidRDefault="00CC2888" w:rsidP="00CC2888">
      <w:pPr>
        <w:shd w:val="clear" w:color="auto" w:fill="FFFFFF"/>
        <w:spacing w:line="360" w:lineRule="atLeast"/>
        <w:rPr>
          <w:rFonts w:ascii="Lucida Sans Unicode" w:hAnsi="Lucida Sans Unicode" w:cs="Lucida Sans Unicode"/>
          <w:color w:val="101010"/>
          <w:sz w:val="21"/>
          <w:szCs w:val="21"/>
        </w:rPr>
      </w:pPr>
    </w:p>
    <w:p w:rsidR="00CC2888" w:rsidRPr="00F822CF" w:rsidRDefault="00CC2888" w:rsidP="00CC2888">
      <w:pPr>
        <w:shd w:val="clear" w:color="auto" w:fill="FFFFFF"/>
        <w:spacing w:line="360" w:lineRule="atLeast"/>
        <w:rPr>
          <w:rFonts w:ascii="Lucida Sans Unicode" w:hAnsi="Lucida Sans Unicode" w:cs="Lucida Sans Unicode"/>
          <w:i/>
          <w:color w:val="101010"/>
          <w:szCs w:val="21"/>
        </w:rPr>
      </w:pPr>
      <w:r w:rsidRPr="00F822CF">
        <w:rPr>
          <w:rFonts w:ascii="Lucida Sans Unicode" w:hAnsi="Lucida Sans Unicode" w:cs="Lucida Sans Unicode"/>
          <w:i/>
          <w:color w:val="101010"/>
          <w:szCs w:val="21"/>
        </w:rPr>
        <w:t> </w:t>
      </w:r>
      <w:proofErr w:type="gramStart"/>
      <w:r w:rsidRPr="00F822CF">
        <w:rPr>
          <w:rFonts w:ascii="Lucida Sans Unicode" w:hAnsi="Lucida Sans Unicode" w:cs="Lucida Sans Unicode"/>
          <w:i/>
          <w:color w:val="101010"/>
          <w:szCs w:val="21"/>
        </w:rPr>
        <w:t>Windows 7 Clean Install - Step 32 of 34.</w:t>
      </w:r>
      <w:proofErr w:type="gramEnd"/>
    </w:p>
    <w:p w:rsidR="00CC2888" w:rsidRPr="00F822C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22CF">
        <w:rPr>
          <w:rFonts w:ascii="Lucida Sans Unicode" w:hAnsi="Lucida Sans Unicode" w:cs="Lucida Sans Unicode"/>
          <w:color w:val="101010"/>
          <w:sz w:val="21"/>
          <w:szCs w:val="21"/>
        </w:rPr>
        <w:t>Windows 7 is now connecting your computer to the network.</w:t>
      </w:r>
    </w:p>
    <w:p w:rsidR="00CC2888" w:rsidRPr="00F822CF"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22CF">
        <w:rPr>
          <w:rFonts w:ascii="Lucida Sans Unicode" w:hAnsi="Lucida Sans Unicode" w:cs="Lucida Sans Unicode"/>
          <w:color w:val="101010"/>
          <w:sz w:val="21"/>
          <w:szCs w:val="21"/>
        </w:rPr>
        <w:t>You don't need to do anything here. Everything is automatic.</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F822CF">
        <w:rPr>
          <w:rStyle w:val="Strong"/>
          <w:rFonts w:ascii="Lucida Sans Unicode" w:hAnsi="Lucida Sans Unicode" w:cs="Lucida Sans Unicode"/>
          <w:color w:val="101010"/>
          <w:sz w:val="21"/>
          <w:szCs w:val="21"/>
        </w:rPr>
        <w:t>Note:</w:t>
      </w:r>
      <w:r w:rsidRPr="00F822CF">
        <w:rPr>
          <w:rFonts w:ascii="Lucida Sans Unicode" w:hAnsi="Lucida Sans Unicode" w:cs="Lucida Sans Unicode"/>
          <w:color w:val="101010"/>
          <w:sz w:val="21"/>
          <w:szCs w:val="21"/>
        </w:rPr>
        <w:t> If Windows 7 detects another computer on your network running Windows 7 that also has a homegroup setup, you will be prompted to choose what kinds of files you'd like to share on that homegroup and for the homegroup password. You can enter this information or </w:t>
      </w:r>
      <w:r w:rsidRPr="00F822CF">
        <w:rPr>
          <w:rStyle w:val="Strong"/>
          <w:rFonts w:ascii="Lucida Sans Unicode" w:hAnsi="Lucida Sans Unicode" w:cs="Lucida Sans Unicode"/>
          <w:color w:val="101010"/>
          <w:sz w:val="21"/>
          <w:szCs w:val="21"/>
        </w:rPr>
        <w:t>Skip</w:t>
      </w:r>
      <w:r w:rsidRPr="00F822CF">
        <w:rPr>
          <w:rFonts w:ascii="Lucida Sans Unicode" w:hAnsi="Lucida Sans Unicode" w:cs="Lucida Sans Unicode"/>
          <w:color w:val="101010"/>
          <w:sz w:val="21"/>
          <w:szCs w:val="21"/>
        </w:rPr>
        <w:t> the setup entirely.</w:t>
      </w:r>
    </w:p>
    <w:p w:rsidR="00666154" w:rsidRDefault="00666154" w:rsidP="00CC2888">
      <w:pPr>
        <w:pStyle w:val="Heading3"/>
        <w:shd w:val="clear" w:color="auto" w:fill="FFFFFF"/>
        <w:spacing w:before="0" w:after="0" w:line="288" w:lineRule="atLeast"/>
        <w:rPr>
          <w:rFonts w:ascii="Lucida Sans Unicode" w:hAnsi="Lucida Sans Unicode" w:cs="Lucida Sans Unicode"/>
          <w:b w:val="0"/>
          <w:bCs w:val="0"/>
          <w:color w:val="101010"/>
          <w:sz w:val="21"/>
          <w:szCs w:val="21"/>
          <w:lang w:val="en-IN" w:eastAsia="en-IN"/>
        </w:rPr>
      </w:pPr>
    </w:p>
    <w:p w:rsidR="00666154" w:rsidRDefault="00666154" w:rsidP="00666154">
      <w:pPr>
        <w:rPr>
          <w:lang w:val="en-IN" w:eastAsia="en-IN"/>
        </w:rPr>
      </w:pPr>
    </w:p>
    <w:p w:rsidR="00666154" w:rsidRPr="00666154" w:rsidRDefault="00666154" w:rsidP="00666154">
      <w:pPr>
        <w:rPr>
          <w:lang w:val="en-IN" w:eastAsia="en-IN"/>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F822CF">
        <w:rPr>
          <w:rFonts w:ascii="Lucida Sans Unicode" w:hAnsi="Lucida Sans Unicode" w:cs="Lucida Sans Unicode"/>
          <w:color w:val="101010"/>
          <w:sz w:val="28"/>
        </w:rPr>
        <w:lastRenderedPageBreak/>
        <w:t>Wait for Windows 7 to Prepare the Desktop</w:t>
      </w:r>
    </w:p>
    <w:p w:rsidR="00CC2888" w:rsidRDefault="00CC2888" w:rsidP="00CC2888"/>
    <w:p w:rsidR="00CC2888" w:rsidRDefault="00CC2888" w:rsidP="00CC2888">
      <w:pPr>
        <w:jc w:val="center"/>
        <w:rPr>
          <w:rFonts w:ascii="Helvetica" w:hAnsi="Helvetica"/>
          <w:color w:val="101010"/>
        </w:rPr>
      </w:pPr>
      <w:r>
        <w:rPr>
          <w:rFonts w:ascii="Helvetica" w:hAnsi="Helvetica"/>
          <w:noProof/>
          <w:color w:val="101010"/>
        </w:rPr>
        <w:drawing>
          <wp:inline distT="0" distB="0" distL="0" distR="0">
            <wp:extent cx="3700145" cy="2764155"/>
            <wp:effectExtent l="19050" t="0" r="0" b="0"/>
            <wp:docPr id="145" name="Picture 145" descr="Screenshot of Windows 7 preparing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reenshot of Windows 7 preparing your desktop"/>
                    <pic:cNvPicPr>
                      <a:picLocks noChangeAspect="1" noChangeArrowheads="1"/>
                    </pic:cNvPicPr>
                  </pic:nvPicPr>
                  <pic:blipFill>
                    <a:blip r:embed="rId188"/>
                    <a:srcRect/>
                    <a:stretch>
                      <a:fillRect/>
                    </a:stretch>
                  </pic:blipFill>
                  <pic:spPr bwMode="auto">
                    <a:xfrm>
                      <a:off x="0" y="0"/>
                      <a:ext cx="3700145" cy="2764155"/>
                    </a:xfrm>
                    <a:prstGeom prst="rect">
                      <a:avLst/>
                    </a:prstGeom>
                    <a:noFill/>
                    <a:ln w="9525">
                      <a:noFill/>
                      <a:miter lim="800000"/>
                      <a:headEnd/>
                      <a:tailEnd/>
                    </a:ln>
                  </pic:spPr>
                </pic:pic>
              </a:graphicData>
            </a:graphic>
          </wp:inline>
        </w:drawing>
      </w:r>
    </w:p>
    <w:p w:rsidR="00CC2888" w:rsidRPr="00F822CF" w:rsidRDefault="00CC2888" w:rsidP="00CC2888">
      <w:pPr>
        <w:tabs>
          <w:tab w:val="left" w:pos="1590"/>
        </w:tabs>
      </w:pPr>
      <w:r>
        <w:tab/>
      </w:r>
    </w:p>
    <w:p w:rsidR="00CC2888" w:rsidRPr="0068104C" w:rsidRDefault="00CC2888" w:rsidP="00CC2888">
      <w:pPr>
        <w:shd w:val="clear" w:color="auto" w:fill="FFFFFF"/>
        <w:spacing w:line="360" w:lineRule="atLeast"/>
        <w:rPr>
          <w:rFonts w:ascii="Lucida Sans Unicode" w:hAnsi="Lucida Sans Unicode" w:cs="Lucida Sans Unicode"/>
          <w:i/>
          <w:color w:val="101010"/>
          <w:szCs w:val="21"/>
        </w:rPr>
      </w:pPr>
      <w:r w:rsidRPr="0068104C">
        <w:rPr>
          <w:rFonts w:ascii="Helvetica" w:hAnsi="Helvetica"/>
          <w:i/>
          <w:color w:val="101010"/>
          <w:sz w:val="28"/>
        </w:rPr>
        <w:t> </w:t>
      </w:r>
      <w:proofErr w:type="gramStart"/>
      <w:r w:rsidRPr="0068104C">
        <w:rPr>
          <w:rFonts w:ascii="Lucida Sans Unicode" w:hAnsi="Lucida Sans Unicode" w:cs="Lucida Sans Unicode"/>
          <w:i/>
          <w:color w:val="101010"/>
          <w:szCs w:val="21"/>
        </w:rPr>
        <w:t>Windows 7 Clean Install - Step 33 of 34.</w:t>
      </w:r>
      <w:proofErr w:type="gramEnd"/>
    </w:p>
    <w:p w:rsidR="00CC2888" w:rsidRPr="0068104C" w:rsidRDefault="008357B0" w:rsidP="00CC2888">
      <w:pPr>
        <w:pStyle w:val="NormalWeb"/>
        <w:shd w:val="clear" w:color="auto" w:fill="FFFFFF"/>
        <w:spacing w:line="360" w:lineRule="atLeast"/>
        <w:rPr>
          <w:rFonts w:ascii="Lucida Sans Unicode" w:hAnsi="Lucida Sans Unicode" w:cs="Lucida Sans Unicode"/>
          <w:color w:val="101010"/>
          <w:sz w:val="21"/>
          <w:szCs w:val="21"/>
        </w:rPr>
      </w:pPr>
      <w:hyperlink r:id="rId189" w:history="1">
        <w:r w:rsidR="00CC2888" w:rsidRPr="0068104C">
          <w:rPr>
            <w:rStyle w:val="Hyperlink"/>
            <w:rFonts w:ascii="Lucida Sans Unicode" w:hAnsi="Lucida Sans Unicode" w:cs="Lucida Sans Unicode"/>
            <w:color w:val="101010"/>
            <w:sz w:val="21"/>
            <w:szCs w:val="21"/>
          </w:rPr>
          <w:t>Windows 7</w:t>
        </w:r>
      </w:hyperlink>
      <w:r w:rsidR="00CC2888" w:rsidRPr="0068104C">
        <w:rPr>
          <w:rFonts w:ascii="Lucida Sans Unicode" w:hAnsi="Lucida Sans Unicode" w:cs="Lucida Sans Unicode"/>
          <w:color w:val="101010"/>
          <w:sz w:val="21"/>
          <w:szCs w:val="21"/>
        </w:rPr>
        <w:t> will now put all the "finishing touches" on your clean installation like adding icons to the desktop, prepare the start menu, etc.</w:t>
      </w:r>
    </w:p>
    <w:p w:rsidR="00CC2888"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8104C">
        <w:rPr>
          <w:rFonts w:ascii="Lucida Sans Unicode" w:hAnsi="Lucida Sans Unicode" w:cs="Lucida Sans Unicode"/>
          <w:color w:val="101010"/>
          <w:sz w:val="21"/>
          <w:szCs w:val="21"/>
        </w:rPr>
        <w:t>You don't need to do anything here. All of these changes are done automatically in the background.</w:t>
      </w: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672AC3" w:rsidRPr="00672AC3" w:rsidRDefault="00672AC3" w:rsidP="00672AC3"/>
    <w:p w:rsidR="00672AC3" w:rsidRDefault="00672AC3" w:rsidP="00CC2888">
      <w:pPr>
        <w:pStyle w:val="Heading3"/>
        <w:shd w:val="clear" w:color="auto" w:fill="FFFFFF"/>
        <w:spacing w:before="0" w:after="0" w:line="288" w:lineRule="atLeast"/>
        <w:rPr>
          <w:rFonts w:ascii="Lucida Sans Unicode" w:hAnsi="Lucida Sans Unicode" w:cs="Lucida Sans Unicode"/>
          <w:color w:val="101010"/>
          <w:sz w:val="28"/>
        </w:rPr>
      </w:pPr>
    </w:p>
    <w:p w:rsidR="00CC2888" w:rsidRDefault="00CC2888" w:rsidP="00CC2888">
      <w:pPr>
        <w:pStyle w:val="Heading3"/>
        <w:shd w:val="clear" w:color="auto" w:fill="FFFFFF"/>
        <w:spacing w:before="0" w:after="0" w:line="288" w:lineRule="atLeast"/>
        <w:rPr>
          <w:rFonts w:ascii="Lucida Sans Unicode" w:hAnsi="Lucida Sans Unicode" w:cs="Lucida Sans Unicode"/>
          <w:color w:val="101010"/>
          <w:sz w:val="28"/>
        </w:rPr>
      </w:pPr>
      <w:r w:rsidRPr="0068104C">
        <w:rPr>
          <w:rFonts w:ascii="Lucida Sans Unicode" w:hAnsi="Lucida Sans Unicode" w:cs="Lucida Sans Unicode"/>
          <w:color w:val="101010"/>
          <w:sz w:val="28"/>
        </w:rPr>
        <w:t>Your Windows 7 Clean Install is Complete!</w:t>
      </w:r>
    </w:p>
    <w:p w:rsidR="00672AC3" w:rsidRPr="00672AC3" w:rsidRDefault="00672AC3" w:rsidP="00672AC3"/>
    <w:p w:rsidR="00CC2888" w:rsidRDefault="00CC2888" w:rsidP="00CC2888">
      <w:pPr>
        <w:shd w:val="clear" w:color="auto" w:fill="FFFFFF"/>
        <w:spacing w:line="360" w:lineRule="atLeast"/>
        <w:jc w:val="center"/>
        <w:rPr>
          <w:rFonts w:ascii="Helvetica" w:hAnsi="Helvetica"/>
          <w:color w:val="101010"/>
        </w:rPr>
      </w:pPr>
      <w:r>
        <w:rPr>
          <w:rFonts w:ascii="Helvetica" w:hAnsi="Helvetica"/>
          <w:noProof/>
          <w:color w:val="101010"/>
        </w:rPr>
        <w:drawing>
          <wp:inline distT="0" distB="0" distL="0" distR="0">
            <wp:extent cx="3763645" cy="2817495"/>
            <wp:effectExtent l="19050" t="0" r="8255" b="0"/>
            <wp:docPr id="146" name="Picture 146" descr="Screenshot of the Windows 7 desktop right aft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eenshot of the Windows 7 desktop right after setup"/>
                    <pic:cNvPicPr>
                      <a:picLocks noChangeAspect="1" noChangeArrowheads="1"/>
                    </pic:cNvPicPr>
                  </pic:nvPicPr>
                  <pic:blipFill>
                    <a:blip r:embed="rId190"/>
                    <a:srcRect/>
                    <a:stretch>
                      <a:fillRect/>
                    </a:stretch>
                  </pic:blipFill>
                  <pic:spPr bwMode="auto">
                    <a:xfrm>
                      <a:off x="0" y="0"/>
                      <a:ext cx="3763645" cy="2817495"/>
                    </a:xfrm>
                    <a:prstGeom prst="rect">
                      <a:avLst/>
                    </a:prstGeom>
                    <a:noFill/>
                    <a:ln w="9525">
                      <a:noFill/>
                      <a:miter lim="800000"/>
                      <a:headEnd/>
                      <a:tailEnd/>
                    </a:ln>
                  </pic:spPr>
                </pic:pic>
              </a:graphicData>
            </a:graphic>
          </wp:inline>
        </w:drawing>
      </w:r>
    </w:p>
    <w:p w:rsidR="00CC2888" w:rsidRPr="0068104C" w:rsidRDefault="00CC2888" w:rsidP="00CC2888">
      <w:pPr>
        <w:shd w:val="clear" w:color="auto" w:fill="FFFFFF"/>
        <w:spacing w:line="360" w:lineRule="atLeast"/>
        <w:rPr>
          <w:rFonts w:ascii="Lucida Sans Unicode" w:hAnsi="Lucida Sans Unicode" w:cs="Lucida Sans Unicode"/>
          <w:color w:val="101010"/>
          <w:sz w:val="21"/>
          <w:szCs w:val="21"/>
        </w:rPr>
      </w:pPr>
      <w:r>
        <w:rPr>
          <w:rFonts w:ascii="Helvetica" w:hAnsi="Helvetica"/>
          <w:color w:val="101010"/>
        </w:rPr>
        <w:t> </w:t>
      </w:r>
      <w:proofErr w:type="gramStart"/>
      <w:r w:rsidRPr="0068104C">
        <w:rPr>
          <w:rFonts w:ascii="Lucida Sans Unicode" w:hAnsi="Lucida Sans Unicode" w:cs="Lucida Sans Unicode"/>
          <w:color w:val="101010"/>
          <w:sz w:val="21"/>
          <w:szCs w:val="21"/>
        </w:rPr>
        <w:t>Windows 7 Clean Install - Step 34 of 34.</w:t>
      </w:r>
      <w:proofErr w:type="gramEnd"/>
    </w:p>
    <w:p w:rsidR="00CC2888" w:rsidRPr="0068104C" w:rsidRDefault="00CC2888" w:rsidP="00CC2888">
      <w:pPr>
        <w:pStyle w:val="NormalWeb"/>
        <w:shd w:val="clear" w:color="auto" w:fill="FFFFFF"/>
        <w:spacing w:line="360" w:lineRule="atLeast"/>
        <w:rPr>
          <w:rFonts w:ascii="Lucida Sans Unicode" w:hAnsi="Lucida Sans Unicode" w:cs="Lucida Sans Unicode"/>
          <w:color w:val="101010"/>
          <w:sz w:val="21"/>
          <w:szCs w:val="21"/>
        </w:rPr>
      </w:pPr>
      <w:r w:rsidRPr="0068104C">
        <w:rPr>
          <w:rFonts w:ascii="Lucida Sans Unicode" w:hAnsi="Lucida Sans Unicode" w:cs="Lucida Sans Unicode"/>
          <w:color w:val="101010"/>
          <w:sz w:val="21"/>
          <w:szCs w:val="21"/>
        </w:rPr>
        <w:t>This completes the final step of your clean install of </w:t>
      </w:r>
      <w:hyperlink r:id="rId191" w:history="1">
        <w:r w:rsidRPr="0068104C">
          <w:rPr>
            <w:rStyle w:val="Hyperlink"/>
            <w:rFonts w:ascii="Lucida Sans Unicode" w:hAnsi="Lucida Sans Unicode" w:cs="Lucida Sans Unicode"/>
            <w:color w:val="101010"/>
            <w:sz w:val="21"/>
            <w:szCs w:val="21"/>
          </w:rPr>
          <w:t>Windows 7</w:t>
        </w:r>
      </w:hyperlink>
      <w:r w:rsidRPr="0068104C">
        <w:rPr>
          <w:rFonts w:ascii="Lucida Sans Unicode" w:hAnsi="Lucida Sans Unicode" w:cs="Lucida Sans Unicode"/>
          <w:color w:val="101010"/>
          <w:sz w:val="21"/>
          <w:szCs w:val="21"/>
        </w:rPr>
        <w:t>. Congratulations!</w:t>
      </w:r>
    </w:p>
    <w:p w:rsidR="00672AC3" w:rsidRDefault="00672AC3" w:rsidP="00CC2888">
      <w:pPr>
        <w:pStyle w:val="Heading2"/>
        <w:shd w:val="clear" w:color="auto" w:fill="FFFFFF"/>
        <w:spacing w:before="0" w:after="180" w:line="240" w:lineRule="atLeast"/>
        <w:jc w:val="center"/>
        <w:textAlignment w:val="baseline"/>
        <w:rPr>
          <w:rFonts w:ascii="Lucida Sans Unicode" w:hAnsi="Lucida Sans Unicode" w:cs="Lucida Sans Unicode"/>
          <w:i w:val="0"/>
          <w:sz w:val="40"/>
        </w:rPr>
      </w:pPr>
    </w:p>
    <w:p w:rsidR="00672AC3" w:rsidRDefault="00672AC3" w:rsidP="00CC2888">
      <w:pPr>
        <w:pStyle w:val="Heading2"/>
        <w:shd w:val="clear" w:color="auto" w:fill="FFFFFF"/>
        <w:spacing w:before="0" w:after="180" w:line="240" w:lineRule="atLeast"/>
        <w:jc w:val="center"/>
        <w:textAlignment w:val="baseline"/>
        <w:rPr>
          <w:rFonts w:ascii="Lucida Sans Unicode" w:hAnsi="Lucida Sans Unicode" w:cs="Lucida Sans Unicode"/>
          <w:i w:val="0"/>
          <w:sz w:val="40"/>
        </w:rPr>
      </w:pPr>
    </w:p>
    <w:p w:rsidR="00672AC3" w:rsidRDefault="00672AC3" w:rsidP="00CC2888">
      <w:pPr>
        <w:pStyle w:val="Heading2"/>
        <w:shd w:val="clear" w:color="auto" w:fill="FFFFFF"/>
        <w:spacing w:before="0" w:after="180" w:line="240" w:lineRule="atLeast"/>
        <w:jc w:val="center"/>
        <w:textAlignment w:val="baseline"/>
        <w:rPr>
          <w:rFonts w:ascii="Lucida Sans Unicode" w:hAnsi="Lucida Sans Unicode" w:cs="Lucida Sans Unicode"/>
          <w:i w:val="0"/>
          <w:sz w:val="40"/>
        </w:rPr>
      </w:pPr>
    </w:p>
    <w:p w:rsidR="00672AC3" w:rsidRDefault="00672AC3" w:rsidP="00672AC3">
      <w:pPr>
        <w:pStyle w:val="Heading2"/>
        <w:shd w:val="clear" w:color="auto" w:fill="FFFFFF"/>
        <w:spacing w:before="0" w:after="180" w:line="240" w:lineRule="atLeast"/>
        <w:textAlignment w:val="baseline"/>
        <w:rPr>
          <w:rFonts w:ascii="Lucida Sans Unicode" w:hAnsi="Lucida Sans Unicode" w:cs="Lucida Sans Unicode"/>
          <w:i w:val="0"/>
          <w:sz w:val="40"/>
        </w:rPr>
      </w:pPr>
    </w:p>
    <w:p w:rsidR="00672AC3" w:rsidRDefault="00672AC3" w:rsidP="00672AC3"/>
    <w:p w:rsidR="00672AC3" w:rsidRDefault="00672AC3" w:rsidP="00672AC3"/>
    <w:p w:rsidR="00672AC3" w:rsidRPr="00672AC3" w:rsidRDefault="00672AC3" w:rsidP="00672AC3"/>
    <w:p w:rsidR="00CC2888" w:rsidRDefault="00CC2888" w:rsidP="00CC2888">
      <w:pPr>
        <w:pStyle w:val="Heading2"/>
        <w:shd w:val="clear" w:color="auto" w:fill="FFFFFF"/>
        <w:spacing w:before="0" w:after="180" w:line="240" w:lineRule="atLeast"/>
        <w:jc w:val="center"/>
        <w:textAlignment w:val="baseline"/>
        <w:rPr>
          <w:rFonts w:ascii="Lucida Sans Unicode" w:hAnsi="Lucida Sans Unicode" w:cs="Lucida Sans Unicode"/>
          <w:i w:val="0"/>
          <w:color w:val="3474BB"/>
          <w:sz w:val="56"/>
          <w:szCs w:val="30"/>
        </w:rPr>
      </w:pPr>
      <w:r w:rsidRPr="003155B0">
        <w:rPr>
          <w:rFonts w:ascii="Lucida Sans Unicode" w:hAnsi="Lucida Sans Unicode" w:cs="Lucida Sans Unicode"/>
          <w:i w:val="0"/>
          <w:sz w:val="40"/>
        </w:rPr>
        <w:lastRenderedPageBreak/>
        <w:t>Practical No.</w:t>
      </w:r>
      <w:r>
        <w:rPr>
          <w:rFonts w:ascii="Lucida Sans Unicode" w:hAnsi="Lucida Sans Unicode" w:cs="Lucida Sans Unicode"/>
          <w:i w:val="0"/>
          <w:sz w:val="40"/>
        </w:rPr>
        <w:t>5</w:t>
      </w:r>
    </w:p>
    <w:p w:rsidR="00CC2888" w:rsidRPr="003155B0" w:rsidRDefault="00CC2888" w:rsidP="00CC2888">
      <w:pPr>
        <w:pStyle w:val="Heading2"/>
        <w:shd w:val="clear" w:color="auto" w:fill="FFFFFF"/>
        <w:spacing w:before="0" w:after="180" w:line="240" w:lineRule="atLeast"/>
        <w:jc w:val="center"/>
        <w:textAlignment w:val="baseline"/>
        <w:rPr>
          <w:rFonts w:ascii="Lucida Sans Unicode" w:hAnsi="Lucida Sans Unicode" w:cs="Lucida Sans Unicode"/>
          <w:i w:val="0"/>
          <w:color w:val="3474BB"/>
          <w:sz w:val="40"/>
          <w:szCs w:val="30"/>
        </w:rPr>
      </w:pPr>
      <w:proofErr w:type="gramStart"/>
      <w:r w:rsidRPr="003155B0">
        <w:rPr>
          <w:rFonts w:ascii="Lucida Sans Unicode" w:hAnsi="Lucida Sans Unicode" w:cs="Lucida Sans Unicode"/>
          <w:i w:val="0"/>
          <w:sz w:val="40"/>
        </w:rPr>
        <w:t>Knowledge about various networking tools.</w:t>
      </w:r>
      <w:proofErr w:type="gramEnd"/>
    </w:p>
    <w:p w:rsidR="00CC2888" w:rsidRDefault="00CC2888" w:rsidP="00CC2888">
      <w:pPr>
        <w:pStyle w:val="Heading2"/>
        <w:shd w:val="clear" w:color="auto" w:fill="FFFFFF"/>
        <w:spacing w:before="0" w:after="180" w:line="240" w:lineRule="atLeast"/>
        <w:textAlignment w:val="baseline"/>
        <w:rPr>
          <w:rFonts w:ascii="Arial" w:hAnsi="Arial" w:cs="Arial"/>
          <w:color w:val="3474BB"/>
          <w:sz w:val="30"/>
          <w:szCs w:val="30"/>
        </w:rPr>
      </w:pPr>
    </w:p>
    <w:p w:rsidR="00CC2888" w:rsidRPr="003155B0" w:rsidRDefault="00CC2888" w:rsidP="00CC2888"/>
    <w:p w:rsidR="00CC2888" w:rsidRPr="003F327A"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szCs w:val="30"/>
        </w:rPr>
      </w:pPr>
      <w:r w:rsidRPr="003F327A">
        <w:rPr>
          <w:rFonts w:ascii="Lucida Sans Unicode" w:hAnsi="Lucida Sans Unicode" w:cs="Lucida Sans Unicode"/>
          <w:i w:val="0"/>
          <w:szCs w:val="30"/>
        </w:rPr>
        <w:t>HUB</w:t>
      </w:r>
    </w:p>
    <w:p w:rsidR="00CC2888" w:rsidRDefault="00CC2888" w:rsidP="00CC2888">
      <w:pPr>
        <w:pStyle w:val="NormalWeb"/>
        <w:shd w:val="clear" w:color="auto" w:fill="FFFFFF"/>
        <w:spacing w:before="0" w:beforeAutospacing="0"/>
        <w:jc w:val="center"/>
        <w:textAlignment w:val="baseline"/>
        <w:rPr>
          <w:rFonts w:ascii="Arial" w:hAnsi="Arial" w:cs="Arial"/>
          <w:color w:val="555555"/>
          <w:sz w:val="27"/>
          <w:szCs w:val="27"/>
        </w:rPr>
      </w:pPr>
      <w:r>
        <w:rPr>
          <w:rFonts w:ascii="inherit" w:hAnsi="inherit" w:cs="Arial"/>
          <w:noProof/>
          <w:color w:val="0066CC"/>
          <w:sz w:val="27"/>
          <w:szCs w:val="27"/>
          <w:bdr w:val="none" w:sz="0" w:space="0" w:color="auto" w:frame="1"/>
          <w:lang w:val="en-US" w:eastAsia="en-US"/>
        </w:rPr>
        <w:drawing>
          <wp:inline distT="0" distB="0" distL="0" distR="0">
            <wp:extent cx="2860040" cy="1541780"/>
            <wp:effectExtent l="19050" t="0" r="0" b="0"/>
            <wp:docPr id="147" name="Picture 147" descr="Hub">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ub"/>
                    <pic:cNvPicPr>
                      <a:picLocks noChangeAspect="1" noChangeArrowheads="1"/>
                    </pic:cNvPicPr>
                  </pic:nvPicPr>
                  <pic:blipFill>
                    <a:blip r:embed="rId193"/>
                    <a:srcRect/>
                    <a:stretch>
                      <a:fillRect/>
                    </a:stretch>
                  </pic:blipFill>
                  <pic:spPr bwMode="auto">
                    <a:xfrm>
                      <a:off x="0" y="0"/>
                      <a:ext cx="2860040" cy="1541780"/>
                    </a:xfrm>
                    <a:prstGeom prst="rect">
                      <a:avLst/>
                    </a:prstGeom>
                    <a:noFill/>
                    <a:ln w="9525">
                      <a:noFill/>
                      <a:miter lim="800000"/>
                      <a:headEnd/>
                      <a:tailEnd/>
                    </a:ln>
                  </pic:spPr>
                </pic:pic>
              </a:graphicData>
            </a:graphic>
          </wp:inline>
        </w:drawing>
      </w:r>
    </w:p>
    <w:p w:rsidR="00CC2888" w:rsidRDefault="00CC2888" w:rsidP="00CC2888">
      <w:pPr>
        <w:pStyle w:val="NormalWeb"/>
        <w:shd w:val="clear" w:color="auto" w:fill="FFFFFF"/>
        <w:spacing w:before="0" w:beforeAutospacing="0"/>
        <w:jc w:val="center"/>
        <w:textAlignment w:val="baseline"/>
        <w:rPr>
          <w:rFonts w:ascii="Arial" w:hAnsi="Arial" w:cs="Arial"/>
          <w:color w:val="555555"/>
          <w:sz w:val="27"/>
          <w:szCs w:val="27"/>
        </w:rPr>
      </w:pPr>
    </w:p>
    <w:p w:rsidR="00CC2888" w:rsidRDefault="00CC2888" w:rsidP="00CC2888">
      <w:pPr>
        <w:pStyle w:val="NormalWeb"/>
        <w:shd w:val="clear" w:color="auto" w:fill="FFFFFF"/>
        <w:spacing w:before="0" w:beforeAutospacing="0"/>
        <w:textAlignment w:val="baseline"/>
        <w:rPr>
          <w:rFonts w:ascii="Lucida Sans Unicode" w:hAnsi="Lucida Sans Unicode" w:cs="Lucida Sans Unicode"/>
          <w:sz w:val="21"/>
          <w:szCs w:val="21"/>
        </w:rPr>
      </w:pPr>
    </w:p>
    <w:p w:rsidR="00CC2888" w:rsidRPr="003F327A"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3F327A">
        <w:rPr>
          <w:rFonts w:ascii="Lucida Sans Unicode" w:hAnsi="Lucida Sans Unicode" w:cs="Lucida Sans Unicode"/>
          <w:sz w:val="21"/>
          <w:szCs w:val="21"/>
        </w:rPr>
        <w:t>Hub is one of the basic icons of networking devices which works at physical layer and hence connect networking devices physically together. Hubs are fundamentally used in networks that use </w:t>
      </w:r>
      <w:r w:rsidRPr="003F327A">
        <w:rPr>
          <w:rFonts w:ascii="Lucida Sans Unicode" w:hAnsi="Lucida Sans Unicode" w:cs="Lucida Sans Unicode"/>
          <w:bCs/>
          <w:sz w:val="21"/>
          <w:szCs w:val="21"/>
          <w:bdr w:val="none" w:sz="0" w:space="0" w:color="auto" w:frame="1"/>
        </w:rPr>
        <w:t>twisted pair cabling</w:t>
      </w:r>
      <w:r w:rsidRPr="003F327A">
        <w:rPr>
          <w:rFonts w:ascii="Lucida Sans Unicode" w:hAnsi="Lucida Sans Unicode" w:cs="Lucida Sans Unicode"/>
          <w:sz w:val="21"/>
          <w:szCs w:val="21"/>
        </w:rPr>
        <w:t> to connect devices. They are designed to transmit the packets to the other appended devices without altering any of the transmitted packets received. They act as pathways to direct electrical signals to travel along. They transmit the information regardless of the fact if data packet is destined for the device connected or not.</w:t>
      </w:r>
    </w:p>
    <w:p w:rsidR="00CC2888" w:rsidRPr="003F327A" w:rsidRDefault="00CC2888" w:rsidP="00CC2888">
      <w:pPr>
        <w:pStyle w:val="NormalWeb"/>
        <w:shd w:val="clear" w:color="auto" w:fill="FFFFFF"/>
        <w:spacing w:before="0" w:beforeAutospacing="0"/>
        <w:textAlignment w:val="baseline"/>
        <w:rPr>
          <w:rStyle w:val="Strong"/>
          <w:rFonts w:ascii="Lucida Sans Unicode" w:hAnsi="Lucida Sans Unicode" w:cs="Lucida Sans Unicode"/>
          <w:b w:val="0"/>
          <w:sz w:val="21"/>
          <w:szCs w:val="21"/>
          <w:bdr w:val="none" w:sz="0" w:space="0" w:color="auto" w:frame="1"/>
        </w:rPr>
      </w:pPr>
    </w:p>
    <w:p w:rsidR="00CC2888" w:rsidRPr="003F327A" w:rsidRDefault="00CC2888" w:rsidP="00CC2888">
      <w:pPr>
        <w:pStyle w:val="NormalWeb"/>
        <w:shd w:val="clear" w:color="auto" w:fill="FFFFFF"/>
        <w:spacing w:before="0" w:beforeAutospacing="0"/>
        <w:textAlignment w:val="baseline"/>
        <w:rPr>
          <w:rFonts w:ascii="Lucida Sans Unicode" w:hAnsi="Lucida Sans Unicode" w:cs="Lucida Sans Unicode"/>
          <w:i/>
          <w:sz w:val="24"/>
          <w:szCs w:val="21"/>
        </w:rPr>
      </w:pPr>
      <w:r w:rsidRPr="003F327A">
        <w:rPr>
          <w:rStyle w:val="Strong"/>
          <w:rFonts w:ascii="Lucida Sans Unicode" w:hAnsi="Lucida Sans Unicode" w:cs="Lucida Sans Unicode"/>
          <w:b w:val="0"/>
          <w:i/>
          <w:sz w:val="24"/>
          <w:szCs w:val="21"/>
          <w:bdr w:val="none" w:sz="0" w:space="0" w:color="auto" w:frame="1"/>
        </w:rPr>
        <w:t>Hub falls in two categories:</w:t>
      </w:r>
    </w:p>
    <w:p w:rsidR="00CC2888" w:rsidRPr="003F327A" w:rsidRDefault="00CC2888" w:rsidP="00CC2888">
      <w:pPr>
        <w:pStyle w:val="NormalWeb"/>
        <w:numPr>
          <w:ilvl w:val="0"/>
          <w:numId w:val="15"/>
        </w:numPr>
        <w:shd w:val="clear" w:color="auto" w:fill="FFFFFF"/>
        <w:spacing w:before="0" w:beforeAutospacing="0"/>
        <w:textAlignment w:val="baseline"/>
        <w:rPr>
          <w:rFonts w:ascii="Lucida Sans Unicode" w:hAnsi="Lucida Sans Unicode" w:cs="Lucida Sans Unicode"/>
          <w:sz w:val="21"/>
          <w:szCs w:val="21"/>
        </w:rPr>
      </w:pPr>
      <w:r w:rsidRPr="00857203">
        <w:rPr>
          <w:rFonts w:ascii="Lucida Sans Unicode" w:hAnsi="Lucida Sans Unicode" w:cs="Lucida Sans Unicode"/>
          <w:b/>
          <w:bCs/>
          <w:sz w:val="21"/>
          <w:szCs w:val="21"/>
          <w:bdr w:val="none" w:sz="0" w:space="0" w:color="auto" w:frame="1"/>
        </w:rPr>
        <w:t>Active Hub</w:t>
      </w:r>
      <w:r w:rsidRPr="003F327A">
        <w:rPr>
          <w:rFonts w:ascii="Lucida Sans Unicode" w:hAnsi="Lucida Sans Unicode" w:cs="Lucida Sans Unicode"/>
          <w:bCs/>
          <w:sz w:val="21"/>
          <w:szCs w:val="21"/>
          <w:bdr w:val="none" w:sz="0" w:space="0" w:color="auto" w:frame="1"/>
        </w:rPr>
        <w:t>: </w:t>
      </w:r>
      <w:r w:rsidRPr="003F327A">
        <w:rPr>
          <w:rFonts w:ascii="Lucida Sans Unicode" w:hAnsi="Lucida Sans Unicode" w:cs="Lucida Sans Unicode"/>
          <w:sz w:val="21"/>
          <w:szCs w:val="21"/>
        </w:rPr>
        <w:t>They are smarter than the passive hubs. They not only provide the path for the data signals infact they regenerate, concentrate and strengthen the signals before sending them to their destinations. Active hubs are also termed as </w:t>
      </w:r>
      <w:r w:rsidRPr="003F327A">
        <w:rPr>
          <w:rFonts w:ascii="Lucida Sans Unicode" w:hAnsi="Lucida Sans Unicode" w:cs="Lucida Sans Unicode"/>
          <w:bCs/>
          <w:sz w:val="21"/>
          <w:szCs w:val="21"/>
          <w:bdr w:val="none" w:sz="0" w:space="0" w:color="auto" w:frame="1"/>
        </w:rPr>
        <w:t>‘repeaters’</w:t>
      </w:r>
      <w:r w:rsidRPr="003F327A">
        <w:rPr>
          <w:rFonts w:ascii="Lucida Sans Unicode" w:hAnsi="Lucida Sans Unicode" w:cs="Lucida Sans Unicode"/>
          <w:sz w:val="21"/>
          <w:szCs w:val="21"/>
        </w:rPr>
        <w:t>.</w:t>
      </w:r>
    </w:p>
    <w:p w:rsidR="00CC2888" w:rsidRDefault="00CC2888" w:rsidP="00CC2888">
      <w:pPr>
        <w:pStyle w:val="NormalWeb"/>
        <w:numPr>
          <w:ilvl w:val="0"/>
          <w:numId w:val="15"/>
        </w:numPr>
        <w:shd w:val="clear" w:color="auto" w:fill="FFFFFF"/>
        <w:spacing w:before="0" w:beforeAutospacing="0"/>
        <w:textAlignment w:val="baseline"/>
        <w:rPr>
          <w:rFonts w:ascii="Lucida Sans Unicode" w:hAnsi="Lucida Sans Unicode" w:cs="Lucida Sans Unicode"/>
          <w:sz w:val="21"/>
          <w:szCs w:val="21"/>
        </w:rPr>
      </w:pPr>
      <w:r w:rsidRPr="00857203">
        <w:rPr>
          <w:rFonts w:ascii="Lucida Sans Unicode" w:hAnsi="Lucida Sans Unicode" w:cs="Lucida Sans Unicode"/>
          <w:b/>
          <w:bCs/>
          <w:sz w:val="21"/>
          <w:szCs w:val="21"/>
          <w:bdr w:val="none" w:sz="0" w:space="0" w:color="auto" w:frame="1"/>
        </w:rPr>
        <w:t>Passive Hub:</w:t>
      </w:r>
      <w:r w:rsidRPr="003F327A">
        <w:rPr>
          <w:rFonts w:ascii="Lucida Sans Unicode" w:hAnsi="Lucida Sans Unicode" w:cs="Lucida Sans Unicode"/>
          <w:bCs/>
          <w:sz w:val="21"/>
          <w:szCs w:val="21"/>
          <w:bdr w:val="none" w:sz="0" w:space="0" w:color="auto" w:frame="1"/>
        </w:rPr>
        <w:t> </w:t>
      </w:r>
      <w:r w:rsidRPr="003F327A">
        <w:rPr>
          <w:rFonts w:ascii="Lucida Sans Unicode" w:hAnsi="Lucida Sans Unicode" w:cs="Lucida Sans Unicode"/>
          <w:sz w:val="21"/>
          <w:szCs w:val="21"/>
        </w:rPr>
        <w:t>They are more like point contact for the wires to built in the physical network. They have nothing to do with modifying the signals.</w:t>
      </w:r>
    </w:p>
    <w:p w:rsidR="00CC2888" w:rsidRDefault="00CC2888" w:rsidP="00CC2888">
      <w:pPr>
        <w:pStyle w:val="Heading2"/>
        <w:shd w:val="clear" w:color="auto" w:fill="FFFFFF"/>
        <w:spacing w:before="0" w:after="180" w:line="240" w:lineRule="atLeast"/>
        <w:textAlignment w:val="baseline"/>
        <w:rPr>
          <w:rFonts w:ascii="Lucida Sans Unicode" w:hAnsi="Lucida Sans Unicode" w:cs="Lucida Sans Unicode"/>
          <w:b w:val="0"/>
          <w:sz w:val="24"/>
          <w:szCs w:val="21"/>
        </w:rPr>
      </w:pPr>
    </w:p>
    <w:p w:rsidR="00CC2888" w:rsidRDefault="00CC2888" w:rsidP="00CC2888">
      <w:pPr>
        <w:pStyle w:val="Heading2"/>
        <w:shd w:val="clear" w:color="auto" w:fill="FFFFFF"/>
        <w:spacing w:before="0" w:after="180" w:line="240" w:lineRule="atLeast"/>
        <w:textAlignment w:val="baseline"/>
        <w:rPr>
          <w:rFonts w:ascii="Lucida Sans Unicode" w:hAnsi="Lucida Sans Unicode" w:cs="Lucida Sans Unicode"/>
          <w:b w:val="0"/>
          <w:sz w:val="24"/>
          <w:szCs w:val="21"/>
        </w:rPr>
      </w:pPr>
      <w:r w:rsidRPr="003F327A">
        <w:rPr>
          <w:rFonts w:ascii="Lucida Sans Unicode" w:hAnsi="Lucida Sans Unicode" w:cs="Lucida Sans Unicode"/>
          <w:b w:val="0"/>
          <w:sz w:val="24"/>
          <w:szCs w:val="21"/>
        </w:rPr>
        <w:t>Ethernet Hubs</w:t>
      </w:r>
    </w:p>
    <w:p w:rsidR="00CC2888" w:rsidRPr="003F327A" w:rsidRDefault="00CC2888" w:rsidP="00CC2888">
      <w:pPr>
        <w:pStyle w:val="Heading2"/>
        <w:shd w:val="clear" w:color="auto" w:fill="FFFFFF"/>
        <w:spacing w:before="0" w:after="180" w:line="240" w:lineRule="atLeast"/>
        <w:textAlignment w:val="baseline"/>
        <w:rPr>
          <w:rFonts w:ascii="Lucida Sans Unicode" w:hAnsi="Lucida Sans Unicode" w:cs="Lucida Sans Unicode"/>
          <w:b w:val="0"/>
          <w:sz w:val="24"/>
          <w:szCs w:val="21"/>
        </w:rPr>
      </w:pPr>
      <w:r w:rsidRPr="003F327A">
        <w:rPr>
          <w:rFonts w:ascii="Lucida Sans Unicode" w:hAnsi="Lucida Sans Unicode" w:cs="Lucida Sans Unicode"/>
          <w:b w:val="0"/>
          <w:sz w:val="21"/>
          <w:szCs w:val="21"/>
        </w:rPr>
        <w:t>It is a device connecting multiple Ethernet devices together and makes them perform the functions as a single unit.  They vary in speed in terms of data transfer rate. Ether utilizes </w:t>
      </w:r>
      <w:r w:rsidRPr="003F327A">
        <w:rPr>
          <w:rFonts w:ascii="Lucida Sans Unicode" w:hAnsi="Lucida Sans Unicode" w:cs="Lucida Sans Unicode"/>
          <w:b w:val="0"/>
          <w:bCs w:val="0"/>
          <w:sz w:val="21"/>
          <w:szCs w:val="21"/>
          <w:bdr w:val="none" w:sz="0" w:space="0" w:color="auto" w:frame="1"/>
        </w:rPr>
        <w:t>Carrier Sense Multiple Access with Collision Detect (CSMA/CD) </w:t>
      </w:r>
      <w:r w:rsidRPr="003F327A">
        <w:rPr>
          <w:rFonts w:ascii="Lucida Sans Unicode" w:hAnsi="Lucida Sans Unicode" w:cs="Lucida Sans Unicode"/>
          <w:b w:val="0"/>
          <w:sz w:val="21"/>
          <w:szCs w:val="21"/>
        </w:rPr>
        <w:t xml:space="preserve">to control Media </w:t>
      </w:r>
      <w:r w:rsidRPr="003F327A">
        <w:rPr>
          <w:rFonts w:ascii="Lucida Sans Unicode" w:hAnsi="Lucida Sans Unicode" w:cs="Lucida Sans Unicode"/>
          <w:b w:val="0"/>
          <w:sz w:val="21"/>
          <w:szCs w:val="21"/>
        </w:rPr>
        <w:lastRenderedPageBreak/>
        <w:t>access. Ethernet hub communicates in </w:t>
      </w:r>
      <w:r w:rsidRPr="003F327A">
        <w:rPr>
          <w:rFonts w:ascii="Lucida Sans Unicode" w:hAnsi="Lucida Sans Unicode" w:cs="Lucida Sans Unicode"/>
          <w:b w:val="0"/>
          <w:bCs w:val="0"/>
          <w:sz w:val="21"/>
          <w:szCs w:val="21"/>
          <w:bdr w:val="none" w:sz="0" w:space="0" w:color="auto" w:frame="1"/>
        </w:rPr>
        <w:t>half-duplex</w:t>
      </w:r>
      <w:r w:rsidRPr="003F327A">
        <w:rPr>
          <w:rFonts w:ascii="Lucida Sans Unicode" w:hAnsi="Lucida Sans Unicode" w:cs="Lucida Sans Unicode"/>
          <w:b w:val="0"/>
          <w:sz w:val="21"/>
          <w:szCs w:val="21"/>
        </w:rPr>
        <w:t> mode where the chances of data collision are inevitable at most of the times.</w:t>
      </w:r>
    </w:p>
    <w:p w:rsidR="00CC2888" w:rsidRDefault="00CC2888" w:rsidP="00CC2888">
      <w:pPr>
        <w:pStyle w:val="NormalWeb"/>
        <w:shd w:val="clear" w:color="auto" w:fill="FFFFFF"/>
        <w:spacing w:before="0" w:beforeAutospacing="0"/>
        <w:jc w:val="center"/>
        <w:textAlignment w:val="baseline"/>
        <w:rPr>
          <w:rFonts w:ascii="Arial" w:hAnsi="Arial" w:cs="Arial"/>
          <w:color w:val="555555"/>
          <w:sz w:val="27"/>
          <w:szCs w:val="27"/>
        </w:rPr>
      </w:pPr>
      <w:r>
        <w:rPr>
          <w:rFonts w:ascii="inherit" w:hAnsi="inherit" w:cs="Arial"/>
          <w:noProof/>
          <w:color w:val="0066CC"/>
          <w:sz w:val="27"/>
          <w:szCs w:val="27"/>
          <w:bdr w:val="none" w:sz="0" w:space="0" w:color="auto" w:frame="1"/>
          <w:lang w:val="en-US" w:eastAsia="en-US"/>
        </w:rPr>
        <w:drawing>
          <wp:inline distT="0" distB="0" distL="0" distR="0">
            <wp:extent cx="2519680" cy="1127125"/>
            <wp:effectExtent l="19050" t="0" r="0" b="0"/>
            <wp:docPr id="148" name="Picture 148" descr="Ethernet Hub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thernet Hubs"/>
                    <pic:cNvPicPr>
                      <a:picLocks noChangeAspect="1" noChangeArrowheads="1"/>
                    </pic:cNvPicPr>
                  </pic:nvPicPr>
                  <pic:blipFill>
                    <a:blip r:embed="rId195"/>
                    <a:srcRect/>
                    <a:stretch>
                      <a:fillRect/>
                    </a:stretch>
                  </pic:blipFill>
                  <pic:spPr bwMode="auto">
                    <a:xfrm>
                      <a:off x="0" y="0"/>
                      <a:ext cx="2519680" cy="1127125"/>
                    </a:xfrm>
                    <a:prstGeom prst="rect">
                      <a:avLst/>
                    </a:prstGeom>
                    <a:noFill/>
                    <a:ln w="9525">
                      <a:noFill/>
                      <a:miter lim="800000"/>
                      <a:headEnd/>
                      <a:tailEnd/>
                    </a:ln>
                  </pic:spPr>
                </pic:pic>
              </a:graphicData>
            </a:graphic>
          </wp:inline>
        </w:drawing>
      </w:r>
    </w:p>
    <w:p w:rsidR="00CC2888" w:rsidRPr="003F327A"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3F327A">
        <w:rPr>
          <w:rFonts w:ascii="Lucida Sans Unicode" w:hAnsi="Lucida Sans Unicode" w:cs="Lucida Sans Unicode"/>
          <w:i w:val="0"/>
          <w:color w:val="000000"/>
          <w:szCs w:val="30"/>
        </w:rPr>
        <w:t>Switches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Switches are the linkage points of an Ethernet network. Just as in hub, devices in switches are connected to them through twisted pair cabling. But the difference shows up in the manner both the devices; hub and a switch treat the data they receive. </w:t>
      </w:r>
      <w:r w:rsidRPr="00857203">
        <w:rPr>
          <w:rFonts w:ascii="Lucida Sans Unicode" w:hAnsi="Lucida Sans Unicode" w:cs="Lucida Sans Unicode"/>
          <w:b/>
          <w:bCs/>
          <w:color w:val="000000"/>
          <w:sz w:val="21"/>
          <w:szCs w:val="21"/>
          <w:bdr w:val="none" w:sz="0" w:space="0" w:color="auto" w:frame="1"/>
        </w:rPr>
        <w:t>Hub</w:t>
      </w:r>
      <w:r w:rsidRPr="00857203">
        <w:rPr>
          <w:rFonts w:ascii="Lucida Sans Unicode" w:hAnsi="Lucida Sans Unicode" w:cs="Lucida Sans Unicode"/>
          <w:color w:val="000000"/>
          <w:sz w:val="21"/>
          <w:szCs w:val="21"/>
        </w:rPr>
        <w:t>works by sending the data to all the ports on the device whereas a </w:t>
      </w:r>
      <w:r w:rsidRPr="00857203">
        <w:rPr>
          <w:rFonts w:ascii="Lucida Sans Unicode" w:hAnsi="Lucida Sans Unicode" w:cs="Lucida Sans Unicode"/>
          <w:b/>
          <w:bCs/>
          <w:color w:val="000000"/>
          <w:sz w:val="21"/>
          <w:szCs w:val="21"/>
          <w:bdr w:val="none" w:sz="0" w:space="0" w:color="auto" w:frame="1"/>
        </w:rPr>
        <w:t>switch</w:t>
      </w:r>
      <w:r w:rsidRPr="00857203">
        <w:rPr>
          <w:rFonts w:ascii="Lucida Sans Unicode" w:hAnsi="Lucida Sans Unicode" w:cs="Lucida Sans Unicode"/>
          <w:color w:val="000000"/>
          <w:sz w:val="21"/>
          <w:szCs w:val="21"/>
        </w:rPr>
        <w:t> transfers it only to that port which is connected to the destination device.  A switch does so by having an in-built learning of the MAC address of the devices connected to it. Since the transmission of data signals are well defined in a </w:t>
      </w:r>
      <w:r w:rsidRPr="00857203">
        <w:rPr>
          <w:rFonts w:ascii="Lucida Sans Unicode" w:hAnsi="Lucida Sans Unicode" w:cs="Lucida Sans Unicode"/>
          <w:b/>
          <w:bCs/>
          <w:color w:val="000000"/>
          <w:sz w:val="21"/>
          <w:szCs w:val="21"/>
          <w:bdr w:val="none" w:sz="0" w:space="0" w:color="auto" w:frame="1"/>
        </w:rPr>
        <w:t>switch</w:t>
      </w:r>
      <w:r w:rsidRPr="00857203">
        <w:rPr>
          <w:rFonts w:ascii="Lucida Sans Unicode" w:hAnsi="Lucida Sans Unicode" w:cs="Lucida Sans Unicode"/>
          <w:color w:val="000000"/>
          <w:sz w:val="21"/>
          <w:szCs w:val="21"/>
        </w:rPr>
        <w:t> hence the network performance is consequently enhanced. Switches operate in </w:t>
      </w:r>
      <w:r w:rsidRPr="00857203">
        <w:rPr>
          <w:rFonts w:ascii="Lucida Sans Unicode" w:hAnsi="Lucida Sans Unicode" w:cs="Lucida Sans Unicode"/>
          <w:b/>
          <w:bCs/>
          <w:color w:val="000000"/>
          <w:sz w:val="21"/>
          <w:szCs w:val="21"/>
          <w:bdr w:val="none" w:sz="0" w:space="0" w:color="auto" w:frame="1"/>
        </w:rPr>
        <w:t>full-duplex </w:t>
      </w:r>
      <w:r w:rsidRPr="00857203">
        <w:rPr>
          <w:rFonts w:ascii="Lucida Sans Unicode" w:hAnsi="Lucida Sans Unicode" w:cs="Lucida Sans Unicode"/>
          <w:color w:val="000000"/>
          <w:sz w:val="21"/>
          <w:szCs w:val="21"/>
        </w:rPr>
        <w:t>mode where devices can send and receive data from the switch at the simultaneously unlike in half-duplex mode. The transmission speed in switches is double than in Ethernet hub transferring a 20Mbps connection into 30Mbps and a 200Mbps connection to become 300Mbps. Performance improvements are observed in networking with the extensive usage of switches in the modern days.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drawing>
          <wp:inline distT="0" distB="0" distL="0" distR="0">
            <wp:extent cx="2860040" cy="2137410"/>
            <wp:effectExtent l="19050" t="0" r="0" b="0"/>
            <wp:docPr id="149" name="Picture 149" descr="switche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witches"/>
                    <pic:cNvPicPr>
                      <a:picLocks noChangeAspect="1" noChangeArrowheads="1"/>
                    </pic:cNvPicPr>
                  </pic:nvPicPr>
                  <pic:blipFill>
                    <a:blip r:embed="rId197"/>
                    <a:srcRect/>
                    <a:stretch>
                      <a:fillRect/>
                    </a:stretch>
                  </pic:blipFill>
                  <pic:spPr bwMode="auto">
                    <a:xfrm>
                      <a:off x="0" y="0"/>
                      <a:ext cx="2860040" cy="2137410"/>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The following method will elucidate further how data transmission takes place via switches:</w:t>
      </w:r>
    </w:p>
    <w:p w:rsidR="00CC2888" w:rsidRPr="00857203" w:rsidRDefault="00CC2888" w:rsidP="00CC2888">
      <w:pPr>
        <w:numPr>
          <w:ilvl w:val="0"/>
          <w:numId w:val="16"/>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lastRenderedPageBreak/>
        <w:t>Cut-through transmission</w:t>
      </w:r>
      <w:r w:rsidRPr="00857203">
        <w:rPr>
          <w:rFonts w:ascii="Lucida Sans Unicode" w:hAnsi="Lucida Sans Unicode" w:cs="Lucida Sans Unicode"/>
          <w:color w:val="000000"/>
          <w:sz w:val="21"/>
          <w:szCs w:val="21"/>
        </w:rPr>
        <w:t>: It allows the packets to be forwarded as soon as they are received. The method is prompt and quick but the possibility of error checking gets overlooked in such kind of packet data transmission.</w:t>
      </w:r>
    </w:p>
    <w:p w:rsidR="00CC2888" w:rsidRPr="00857203" w:rsidRDefault="00CC2888" w:rsidP="00CC2888">
      <w:pPr>
        <w:numPr>
          <w:ilvl w:val="0"/>
          <w:numId w:val="16"/>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Store and forward</w:t>
      </w:r>
      <w:r w:rsidRPr="00857203">
        <w:rPr>
          <w:rFonts w:ascii="Lucida Sans Unicode" w:hAnsi="Lucida Sans Unicode" w:cs="Lucida Sans Unicode"/>
          <w:color w:val="000000"/>
          <w:sz w:val="21"/>
          <w:szCs w:val="21"/>
        </w:rPr>
        <w:t>: In this switching environment the entire packet are received and ‘checked’ before being forwarded ahead. The errors are thus eliminated before being propagated further. The downside of this process is that error checking takes relatively longer time consequently making it a bit slower in processing and delivering.</w:t>
      </w:r>
    </w:p>
    <w:p w:rsidR="00CC2888" w:rsidRPr="00857203" w:rsidRDefault="00CC2888" w:rsidP="00CC2888">
      <w:pPr>
        <w:numPr>
          <w:ilvl w:val="0"/>
          <w:numId w:val="16"/>
        </w:numPr>
        <w:shd w:val="clear" w:color="auto" w:fill="FFFFFF"/>
        <w:ind w:right="360"/>
        <w:textAlignment w:val="baseline"/>
        <w:rPr>
          <w:rFonts w:ascii="Arial" w:hAnsi="Arial" w:cs="Arial"/>
          <w:color w:val="000000"/>
          <w:sz w:val="27"/>
          <w:szCs w:val="27"/>
        </w:rPr>
      </w:pPr>
      <w:r w:rsidRPr="00857203">
        <w:rPr>
          <w:rFonts w:ascii="Lucida Sans Unicode" w:hAnsi="Lucida Sans Unicode" w:cs="Lucida Sans Unicode"/>
          <w:b/>
          <w:bCs/>
          <w:color w:val="000000"/>
          <w:sz w:val="21"/>
          <w:szCs w:val="21"/>
          <w:bdr w:val="none" w:sz="0" w:space="0" w:color="auto" w:frame="1"/>
        </w:rPr>
        <w:t>Fragment Free</w:t>
      </w:r>
      <w:r w:rsidRPr="00857203">
        <w:rPr>
          <w:rFonts w:ascii="Lucida Sans Unicode" w:hAnsi="Lucida Sans Unicode" w:cs="Lucida Sans Unicode"/>
          <w:color w:val="000000"/>
          <w:sz w:val="21"/>
          <w:szCs w:val="21"/>
        </w:rPr>
        <w:t>: In a fragment free switching environment, a greater part of the packet is examined so that the switch can determine whether the packet has been caught up in a collision. After the collision status is determined, the packet is forwarded.</w:t>
      </w:r>
      <w:r w:rsidRPr="00857203">
        <w:rPr>
          <w:rFonts w:ascii="inherit" w:hAnsi="inherit" w:cs="Arial"/>
          <w:color w:val="000000"/>
          <w:sz w:val="27"/>
          <w:szCs w:val="27"/>
          <w:bdr w:val="none" w:sz="0" w:space="0" w:color="auto" w:frame="1"/>
        </w:rPr>
        <w:t> </w:t>
      </w:r>
    </w:p>
    <w:p w:rsidR="00CC2888" w:rsidRDefault="00CC2888" w:rsidP="00CC2888">
      <w:pPr>
        <w:pStyle w:val="Heading2"/>
        <w:shd w:val="clear" w:color="auto" w:fill="FFFFFF"/>
        <w:spacing w:before="0" w:after="180" w:line="240" w:lineRule="atLeast"/>
        <w:textAlignment w:val="baseline"/>
        <w:rPr>
          <w:rFonts w:ascii="Arial" w:hAnsi="Arial" w:cs="Arial"/>
          <w:color w:val="3474BB"/>
          <w:sz w:val="30"/>
          <w:szCs w:val="30"/>
        </w:rPr>
      </w:pPr>
    </w:p>
    <w:p w:rsidR="00CC2888" w:rsidRPr="003F327A" w:rsidRDefault="00CC2888" w:rsidP="00CC2888"/>
    <w:p w:rsidR="00CC2888" w:rsidRPr="003F327A"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3F327A">
        <w:rPr>
          <w:rFonts w:ascii="Lucida Sans Unicode" w:hAnsi="Lucida Sans Unicode" w:cs="Lucida Sans Unicode"/>
          <w:i w:val="0"/>
          <w:color w:val="000000"/>
          <w:szCs w:val="30"/>
        </w:rPr>
        <w:t>Bridges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A bridge is a computer networking device that builds the connection with the other bridge networks which use the same protocol. It works at the Data Link layer of the OSI Model and connects the different networks together and develops communication between them. It connects two local-area networks; two physical LANs into larger logical LAN or two </w:t>
      </w:r>
      <w:r w:rsidRPr="00857203">
        <w:rPr>
          <w:rFonts w:ascii="Lucida Sans Unicode" w:hAnsi="Lucida Sans Unicode" w:cs="Lucida Sans Unicode"/>
          <w:i/>
          <w:iCs/>
          <w:color w:val="000000"/>
          <w:sz w:val="21"/>
          <w:szCs w:val="21"/>
          <w:bdr w:val="none" w:sz="0" w:space="0" w:color="auto" w:frame="1"/>
        </w:rPr>
        <w:t>segments</w:t>
      </w:r>
      <w:r w:rsidRPr="00857203">
        <w:rPr>
          <w:rFonts w:ascii="Lucida Sans Unicode" w:hAnsi="Lucida Sans Unicode" w:cs="Lucida Sans Unicode"/>
          <w:color w:val="000000"/>
          <w:sz w:val="21"/>
          <w:szCs w:val="21"/>
        </w:rPr>
        <w:t> of the same LAN that use the same protocol.</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drawing>
          <wp:inline distT="0" distB="0" distL="0" distR="0">
            <wp:extent cx="2860040" cy="2137410"/>
            <wp:effectExtent l="19050" t="0" r="0" b="0"/>
            <wp:docPr id="150" name="Picture 150" descr="Brige">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Brige"/>
                    <pic:cNvPicPr>
                      <a:picLocks noChangeAspect="1" noChangeArrowheads="1"/>
                    </pic:cNvPicPr>
                  </pic:nvPicPr>
                  <pic:blipFill>
                    <a:blip r:embed="rId199"/>
                    <a:srcRect/>
                    <a:stretch>
                      <a:fillRect/>
                    </a:stretch>
                  </pic:blipFill>
                  <pic:spPr bwMode="auto">
                    <a:xfrm>
                      <a:off x="0" y="0"/>
                      <a:ext cx="2860040" cy="2137410"/>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Apart from building up larger networks, bridges are also used to segment larger networks into </w:t>
      </w:r>
      <w:r w:rsidRPr="00857203">
        <w:rPr>
          <w:rFonts w:ascii="Lucida Sans Unicode" w:hAnsi="Lucida Sans Unicode" w:cs="Lucida Sans Unicode"/>
          <w:i/>
          <w:iCs/>
          <w:color w:val="000000"/>
          <w:sz w:val="21"/>
          <w:szCs w:val="21"/>
          <w:bdr w:val="none" w:sz="0" w:space="0" w:color="auto" w:frame="1"/>
        </w:rPr>
        <w:t>smaller</w:t>
      </w:r>
      <w:r w:rsidRPr="00857203">
        <w:rPr>
          <w:rFonts w:ascii="Lucida Sans Unicode" w:hAnsi="Lucida Sans Unicode" w:cs="Lucida Sans Unicode"/>
          <w:color w:val="000000"/>
          <w:sz w:val="21"/>
          <w:szCs w:val="21"/>
        </w:rPr>
        <w:t xml:space="preserve"> portions. The bridge does so by placing itself between the two portions of two physical networks and controlling the flow of the data between them. Bridges nominate to forward the data after inspecting into the MAC address of the devices connected to every segment. The forwarding of the data is dependent on the acknowledgement of the fact that </w:t>
      </w:r>
      <w:r w:rsidRPr="00857203">
        <w:rPr>
          <w:rFonts w:ascii="Lucida Sans Unicode" w:hAnsi="Lucida Sans Unicode" w:cs="Lucida Sans Unicode"/>
          <w:color w:val="000000"/>
          <w:sz w:val="21"/>
          <w:szCs w:val="21"/>
        </w:rPr>
        <w:lastRenderedPageBreak/>
        <w:t>the destination address resides on some other interface. It has the capacity to block the incoming flow of data as well. Today </w:t>
      </w:r>
      <w:r w:rsidRPr="00857203">
        <w:rPr>
          <w:rFonts w:ascii="Lucida Sans Unicode" w:hAnsi="Lucida Sans Unicode" w:cs="Lucida Sans Unicode"/>
          <w:b/>
          <w:bCs/>
          <w:color w:val="000000"/>
          <w:sz w:val="21"/>
          <w:szCs w:val="21"/>
          <w:bdr w:val="none" w:sz="0" w:space="0" w:color="auto" w:frame="1"/>
        </w:rPr>
        <w:t>Learning bridges</w:t>
      </w:r>
      <w:r w:rsidRPr="00857203">
        <w:rPr>
          <w:rFonts w:ascii="Lucida Sans Unicode" w:hAnsi="Lucida Sans Unicode" w:cs="Lucida Sans Unicode"/>
          <w:color w:val="000000"/>
          <w:sz w:val="21"/>
          <w:szCs w:val="21"/>
        </w:rPr>
        <w:t> have been introduced that build a list of the MAC addresses on the interface by observing the traffic on the network. This is a leap in the development field of manually recording of MAC addresses.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Types of Bridges: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There are mainly three types in which bridges can be characterized:</w:t>
      </w:r>
    </w:p>
    <w:p w:rsidR="00CC2888" w:rsidRPr="00857203" w:rsidRDefault="00CC2888" w:rsidP="00CC2888">
      <w:pPr>
        <w:numPr>
          <w:ilvl w:val="0"/>
          <w:numId w:val="14"/>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Transparent Bridge: </w:t>
      </w:r>
      <w:r w:rsidRPr="00857203">
        <w:rPr>
          <w:rFonts w:ascii="Lucida Sans Unicode" w:hAnsi="Lucida Sans Unicode" w:cs="Lucida Sans Unicode"/>
          <w:color w:val="000000"/>
          <w:sz w:val="21"/>
          <w:szCs w:val="21"/>
        </w:rPr>
        <w:t>As the name signifies, it appears to be transparent for the other devices on the network. The other devices are ignorant of its existence. It only blocks or forwards the data as per the MAC address.</w:t>
      </w:r>
    </w:p>
    <w:p w:rsidR="00CC2888" w:rsidRPr="00857203" w:rsidRDefault="00CC2888" w:rsidP="00CC2888">
      <w:pPr>
        <w:numPr>
          <w:ilvl w:val="0"/>
          <w:numId w:val="14"/>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Source Route Bridge: </w:t>
      </w:r>
      <w:r w:rsidRPr="00857203">
        <w:rPr>
          <w:rFonts w:ascii="Lucida Sans Unicode" w:hAnsi="Lucida Sans Unicode" w:cs="Lucida Sans Unicode"/>
          <w:color w:val="000000"/>
          <w:sz w:val="21"/>
          <w:szCs w:val="21"/>
          <w:bdr w:val="none" w:sz="0" w:space="0" w:color="auto" w:frame="1"/>
        </w:rPr>
        <w:t>It derives its name from the fact that the path which packet takes through the network is implanted within the packet. It is mainly used in Token ring networks.</w:t>
      </w:r>
    </w:p>
    <w:p w:rsidR="00CC2888" w:rsidRPr="00857203" w:rsidRDefault="00CC2888" w:rsidP="00CC2888">
      <w:pPr>
        <w:numPr>
          <w:ilvl w:val="0"/>
          <w:numId w:val="14"/>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Translational Bridge: </w:t>
      </w:r>
      <w:r w:rsidRPr="00857203">
        <w:rPr>
          <w:rFonts w:ascii="Lucida Sans Unicode" w:hAnsi="Lucida Sans Unicode" w:cs="Lucida Sans Unicode"/>
          <w:color w:val="000000"/>
          <w:sz w:val="21"/>
          <w:szCs w:val="21"/>
          <w:bdr w:val="none" w:sz="0" w:space="0" w:color="auto" w:frame="1"/>
        </w:rPr>
        <w:t>The process of conversion takes place via Translational Bridge. It converts the data format of one networking to another. For instance Token ring to Ethernet and vice versa. </w:t>
      </w:r>
    </w:p>
    <w:p w:rsidR="00CC2888" w:rsidRPr="00857203" w:rsidRDefault="00CC2888" w:rsidP="00CC2888">
      <w:pPr>
        <w:pStyle w:val="NormalWeb"/>
        <w:numPr>
          <w:ilvl w:val="0"/>
          <w:numId w:val="14"/>
        </w:numPr>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Switches superseding Bridges</w:t>
      </w:r>
      <w:proofErr w:type="gramStart"/>
      <w:r w:rsidRPr="00857203">
        <w:rPr>
          <w:rFonts w:ascii="Lucida Sans Unicode" w:hAnsi="Lucida Sans Unicode" w:cs="Lucida Sans Unicode"/>
          <w:b/>
          <w:bCs/>
          <w:color w:val="000000"/>
          <w:sz w:val="21"/>
          <w:szCs w:val="21"/>
          <w:bdr w:val="none" w:sz="0" w:space="0" w:color="auto" w:frame="1"/>
        </w:rPr>
        <w:t>:</w:t>
      </w:r>
      <w:r w:rsidRPr="00857203">
        <w:rPr>
          <w:rFonts w:ascii="Lucida Sans Unicode" w:hAnsi="Lucida Sans Unicode" w:cs="Lucida Sans Unicode"/>
          <w:color w:val="000000"/>
          <w:sz w:val="21"/>
          <w:szCs w:val="21"/>
        </w:rPr>
        <w:t>Ethernet</w:t>
      </w:r>
      <w:proofErr w:type="gramEnd"/>
      <w:r w:rsidRPr="00857203">
        <w:rPr>
          <w:rFonts w:ascii="Lucida Sans Unicode" w:hAnsi="Lucida Sans Unicode" w:cs="Lucida Sans Unicode"/>
          <w:color w:val="000000"/>
          <w:sz w:val="21"/>
          <w:szCs w:val="21"/>
        </w:rPr>
        <w:t xml:space="preserve"> switches are seen to be gaining trend as compared to bridges. They are succeeding on the account of provision of logical divisions and segments in the networking field. Infact switches are being referred to as </w:t>
      </w:r>
      <w:r w:rsidRPr="00857203">
        <w:rPr>
          <w:rFonts w:ascii="Lucida Sans Unicode" w:hAnsi="Lucida Sans Unicode" w:cs="Lucida Sans Unicode"/>
          <w:b/>
          <w:bCs/>
          <w:color w:val="000000"/>
          <w:sz w:val="21"/>
          <w:szCs w:val="21"/>
          <w:bdr w:val="none" w:sz="0" w:space="0" w:color="auto" w:frame="1"/>
        </w:rPr>
        <w:t>multi-port bridges</w:t>
      </w:r>
      <w:r w:rsidRPr="00857203">
        <w:rPr>
          <w:rFonts w:ascii="Lucida Sans Unicode" w:hAnsi="Lucida Sans Unicode" w:cs="Lucida Sans Unicode"/>
          <w:color w:val="000000"/>
          <w:sz w:val="21"/>
          <w:szCs w:val="21"/>
        </w:rPr>
        <w:t> because of their advanced functionality</w:t>
      </w:r>
    </w:p>
    <w:p w:rsidR="00CC2888" w:rsidRPr="00857203" w:rsidRDefault="00CC2888" w:rsidP="00CC2888">
      <w:pPr>
        <w:pStyle w:val="NormalWeb"/>
        <w:shd w:val="clear" w:color="auto" w:fill="FFFFFF"/>
        <w:spacing w:before="0" w:beforeAutospacing="0"/>
        <w:textAlignment w:val="baseline"/>
        <w:rPr>
          <w:rFonts w:ascii="Arial" w:hAnsi="Arial" w:cs="Arial"/>
          <w:color w:val="000000"/>
          <w:sz w:val="27"/>
          <w:szCs w:val="27"/>
        </w:rPr>
      </w:pPr>
    </w:p>
    <w:p w:rsidR="00CC2888" w:rsidRPr="005B2250"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5B2250">
        <w:rPr>
          <w:rFonts w:ascii="Lucida Sans Unicode" w:hAnsi="Lucida Sans Unicode" w:cs="Lucida Sans Unicode"/>
          <w:i w:val="0"/>
          <w:color w:val="000000"/>
          <w:szCs w:val="30"/>
        </w:rPr>
        <w:t>Routers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Routers are network layer devices and are particularly identified as Layer- 3 devices of the OSI Model. They process </w:t>
      </w:r>
      <w:r w:rsidRPr="00857203">
        <w:rPr>
          <w:rFonts w:ascii="Lucida Sans Unicode" w:hAnsi="Lucida Sans Unicode" w:cs="Lucida Sans Unicode"/>
          <w:i/>
          <w:iCs/>
          <w:color w:val="000000"/>
          <w:sz w:val="21"/>
          <w:szCs w:val="21"/>
          <w:bdr w:val="none" w:sz="0" w:space="0" w:color="auto" w:frame="1"/>
        </w:rPr>
        <w:t>logical</w:t>
      </w:r>
      <w:r w:rsidRPr="00857203">
        <w:rPr>
          <w:rFonts w:ascii="Lucida Sans Unicode" w:hAnsi="Lucida Sans Unicode" w:cs="Lucida Sans Unicode"/>
          <w:color w:val="000000"/>
          <w:sz w:val="21"/>
          <w:szCs w:val="21"/>
        </w:rPr>
        <w:t> addressing information in the Network header of a packet such as IP Addresses. Router is used to create larger complex networks by complex traffic routing. It has the ability to connect dissimilar LANs on the same protocol. It also has the ability to limit the flow of broadcasts. A router primarily comprises of a hardware device or a system of the computer which has more than one network interface and routing software.</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lastRenderedPageBreak/>
        <w:drawing>
          <wp:inline distT="0" distB="0" distL="0" distR="0">
            <wp:extent cx="2860040" cy="2254250"/>
            <wp:effectExtent l="19050" t="0" r="0" b="0"/>
            <wp:docPr id="151" name="Picture 151" descr="Router">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outer"/>
                    <pic:cNvPicPr>
                      <a:picLocks noChangeAspect="1" noChangeArrowheads="1"/>
                    </pic:cNvPicPr>
                  </pic:nvPicPr>
                  <pic:blipFill>
                    <a:blip r:embed="rId201"/>
                    <a:srcRect/>
                    <a:stretch>
                      <a:fillRect/>
                    </a:stretch>
                  </pic:blipFill>
                  <pic:spPr bwMode="auto">
                    <a:xfrm>
                      <a:off x="0" y="0"/>
                      <a:ext cx="2860040" cy="2254250"/>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Functionality:</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When a router receives the data, it determines the destination address by reading the header of the packet. Once the address is determined, it searches in its </w:t>
      </w:r>
      <w:r w:rsidRPr="00857203">
        <w:rPr>
          <w:rFonts w:ascii="Lucida Sans Unicode" w:hAnsi="Lucida Sans Unicode" w:cs="Lucida Sans Unicode"/>
          <w:b/>
          <w:bCs/>
          <w:color w:val="000000"/>
          <w:sz w:val="21"/>
          <w:szCs w:val="21"/>
          <w:bdr w:val="none" w:sz="0" w:space="0" w:color="auto" w:frame="1"/>
        </w:rPr>
        <w:t>routing table</w:t>
      </w:r>
      <w:r w:rsidRPr="00857203">
        <w:rPr>
          <w:rFonts w:ascii="Lucida Sans Unicode" w:hAnsi="Lucida Sans Unicode" w:cs="Lucida Sans Unicode"/>
          <w:color w:val="000000"/>
          <w:sz w:val="21"/>
          <w:szCs w:val="21"/>
        </w:rPr>
        <w:t> to get know how to reach the destination and then forwards the packet to the higher hop on the route. The hop could be the final destination or another router.</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Routing tables </w:t>
      </w:r>
      <w:r w:rsidRPr="00857203">
        <w:rPr>
          <w:rFonts w:ascii="Lucida Sans Unicode" w:hAnsi="Lucida Sans Unicode" w:cs="Lucida Sans Unicode"/>
          <w:color w:val="000000"/>
          <w:sz w:val="21"/>
          <w:szCs w:val="21"/>
        </w:rPr>
        <w:t>play a very pivotal role in letting the router makes a decision. Thus a routing table is ought to be </w:t>
      </w:r>
      <w:r w:rsidRPr="00857203">
        <w:rPr>
          <w:rFonts w:ascii="Lucida Sans Unicode" w:hAnsi="Lucida Sans Unicode" w:cs="Lucida Sans Unicode"/>
          <w:i/>
          <w:iCs/>
          <w:color w:val="000000"/>
          <w:sz w:val="21"/>
          <w:szCs w:val="21"/>
          <w:bdr w:val="none" w:sz="0" w:space="0" w:color="auto" w:frame="1"/>
        </w:rPr>
        <w:t>updated </w:t>
      </w:r>
      <w:r w:rsidRPr="00857203">
        <w:rPr>
          <w:rFonts w:ascii="Lucida Sans Unicode" w:hAnsi="Lucida Sans Unicode" w:cs="Lucida Sans Unicode"/>
          <w:color w:val="000000"/>
          <w:sz w:val="21"/>
          <w:szCs w:val="21"/>
        </w:rPr>
        <w:t>and </w:t>
      </w:r>
      <w:r w:rsidRPr="00857203">
        <w:rPr>
          <w:rFonts w:ascii="Lucida Sans Unicode" w:hAnsi="Lucida Sans Unicode" w:cs="Lucida Sans Unicode"/>
          <w:i/>
          <w:iCs/>
          <w:color w:val="000000"/>
          <w:sz w:val="21"/>
          <w:szCs w:val="21"/>
          <w:bdr w:val="none" w:sz="0" w:space="0" w:color="auto" w:frame="1"/>
        </w:rPr>
        <w:t>complete</w:t>
      </w:r>
      <w:r w:rsidRPr="00857203">
        <w:rPr>
          <w:rFonts w:ascii="Lucida Sans Unicode" w:hAnsi="Lucida Sans Unicode" w:cs="Lucida Sans Unicode"/>
          <w:color w:val="000000"/>
          <w:sz w:val="21"/>
          <w:szCs w:val="21"/>
        </w:rPr>
        <w:t>. The two ways through which a router can receive information are:</w:t>
      </w:r>
    </w:p>
    <w:p w:rsidR="00CC2888" w:rsidRPr="00857203" w:rsidRDefault="00CC2888" w:rsidP="00CC2888">
      <w:pPr>
        <w:numPr>
          <w:ilvl w:val="0"/>
          <w:numId w:val="13"/>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Static Routing</w:t>
      </w:r>
      <w:r w:rsidRPr="00857203">
        <w:rPr>
          <w:rFonts w:ascii="Lucida Sans Unicode" w:hAnsi="Lucida Sans Unicode" w:cs="Lucida Sans Unicode"/>
          <w:color w:val="000000"/>
          <w:sz w:val="21"/>
          <w:szCs w:val="21"/>
        </w:rPr>
        <w:t>: In static routing, the routing information is fed into the routing tables manually. It does not only become a time-taking task but gets prone to errors as well. The manual updating is also required in case of statically configured routers when change in the topology of the network or in the layout takes place. Thus static routing is feasible for tinniest environments with minimum of one or two routers.</w:t>
      </w:r>
      <w:r w:rsidRPr="00857203">
        <w:rPr>
          <w:rFonts w:ascii="Lucida Sans Unicode" w:hAnsi="Lucida Sans Unicode" w:cs="Lucida Sans Unicode"/>
          <w:color w:val="000000"/>
          <w:sz w:val="21"/>
          <w:szCs w:val="21"/>
          <w:bdr w:val="none" w:sz="0" w:space="0" w:color="auto" w:frame="1"/>
        </w:rPr>
        <w:t> </w:t>
      </w:r>
    </w:p>
    <w:p w:rsidR="00CC2888" w:rsidRPr="00857203" w:rsidRDefault="00CC2888" w:rsidP="00CC2888">
      <w:pPr>
        <w:numPr>
          <w:ilvl w:val="0"/>
          <w:numId w:val="13"/>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Dynamic Routing</w:t>
      </w:r>
      <w:r w:rsidRPr="00857203">
        <w:rPr>
          <w:rFonts w:ascii="Lucida Sans Unicode" w:hAnsi="Lucida Sans Unicode" w:cs="Lucida Sans Unicode"/>
          <w:color w:val="000000"/>
          <w:sz w:val="21"/>
          <w:szCs w:val="21"/>
        </w:rPr>
        <w:t>: For larger environment dynamic routing proves to be the practical solution. The process involves use of peculiar routing protocols to hold communication. The purpose of these protocols is to enable the other routers to transfer information about to other routers, so that the other routers can build their own routing tables.</w:t>
      </w:r>
    </w:p>
    <w:p w:rsidR="00CC2888" w:rsidRDefault="00CC2888" w:rsidP="00CC2888">
      <w:pPr>
        <w:pStyle w:val="Heading2"/>
        <w:shd w:val="clear" w:color="auto" w:fill="FFFFFF"/>
        <w:spacing w:before="0" w:after="180" w:line="240" w:lineRule="atLeast"/>
        <w:textAlignment w:val="baseline"/>
        <w:rPr>
          <w:rFonts w:ascii="Arial" w:hAnsi="Arial" w:cs="Arial"/>
          <w:color w:val="3474BB"/>
          <w:sz w:val="30"/>
          <w:szCs w:val="30"/>
        </w:rPr>
      </w:pPr>
    </w:p>
    <w:p w:rsidR="00CC2888" w:rsidRPr="005B2250" w:rsidRDefault="00CC2888" w:rsidP="00CC2888"/>
    <w:p w:rsidR="00CC2888" w:rsidRPr="005B2250"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5B2250">
        <w:rPr>
          <w:rFonts w:ascii="Lucida Sans Unicode" w:hAnsi="Lucida Sans Unicode" w:cs="Lucida Sans Unicode"/>
          <w:i w:val="0"/>
          <w:color w:val="000000"/>
          <w:szCs w:val="30"/>
        </w:rPr>
        <w:t>Brouters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Brouters are the combination of both the bridge and routers. They take up the functionality of the both networking devices serving as a </w:t>
      </w:r>
      <w:r w:rsidRPr="00857203">
        <w:rPr>
          <w:rFonts w:ascii="Lucida Sans Unicode" w:hAnsi="Lucida Sans Unicode" w:cs="Lucida Sans Unicode"/>
          <w:i/>
          <w:iCs/>
          <w:color w:val="000000"/>
          <w:sz w:val="21"/>
          <w:szCs w:val="21"/>
          <w:bdr w:val="none" w:sz="0" w:space="0" w:color="auto" w:frame="1"/>
        </w:rPr>
        <w:t>bridge </w:t>
      </w:r>
      <w:r w:rsidRPr="00857203">
        <w:rPr>
          <w:rFonts w:ascii="Lucida Sans Unicode" w:hAnsi="Lucida Sans Unicode" w:cs="Lucida Sans Unicode"/>
          <w:color w:val="000000"/>
          <w:sz w:val="21"/>
          <w:szCs w:val="21"/>
        </w:rPr>
        <w:t>when forwarding data between networks, and serving as a</w:t>
      </w:r>
      <w:r w:rsidRPr="00857203">
        <w:rPr>
          <w:rFonts w:ascii="Lucida Sans Unicode" w:hAnsi="Lucida Sans Unicode" w:cs="Lucida Sans Unicode"/>
          <w:i/>
          <w:iCs/>
          <w:color w:val="000000"/>
          <w:sz w:val="21"/>
          <w:szCs w:val="21"/>
          <w:bdr w:val="none" w:sz="0" w:space="0" w:color="auto" w:frame="1"/>
        </w:rPr>
        <w:t> router</w:t>
      </w:r>
      <w:r w:rsidRPr="00857203">
        <w:rPr>
          <w:rFonts w:ascii="Lucida Sans Unicode" w:hAnsi="Lucida Sans Unicode" w:cs="Lucida Sans Unicode"/>
          <w:color w:val="000000"/>
          <w:sz w:val="21"/>
          <w:szCs w:val="21"/>
        </w:rPr>
        <w:t xml:space="preserve"> when routing data to individual systems. Brouter functions as a filter </w:t>
      </w:r>
      <w:r w:rsidRPr="00857203">
        <w:rPr>
          <w:rFonts w:ascii="Lucida Sans Unicode" w:hAnsi="Lucida Sans Unicode" w:cs="Lucida Sans Unicode"/>
          <w:color w:val="000000"/>
          <w:sz w:val="21"/>
          <w:szCs w:val="21"/>
        </w:rPr>
        <w:lastRenderedPageBreak/>
        <w:t>that allows some data into the local network and redirects unknown data to the other network.</w:t>
      </w: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drawing>
          <wp:inline distT="0" distB="0" distL="0" distR="0">
            <wp:extent cx="2860040" cy="1424940"/>
            <wp:effectExtent l="19050" t="0" r="0" b="0"/>
            <wp:docPr id="152" name="Picture 152" descr="Brouters">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routers"/>
                    <pic:cNvPicPr>
                      <a:picLocks noChangeAspect="1" noChangeArrowheads="1"/>
                    </pic:cNvPicPr>
                  </pic:nvPicPr>
                  <pic:blipFill>
                    <a:blip r:embed="rId203"/>
                    <a:srcRect/>
                    <a:stretch>
                      <a:fillRect/>
                    </a:stretch>
                  </pic:blipFill>
                  <pic:spPr bwMode="auto">
                    <a:xfrm>
                      <a:off x="0" y="0"/>
                      <a:ext cx="2860040" cy="1424940"/>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Brouters are rare and their functionality is embedded into the routers functioned to act as bridge as well.</w:t>
      </w:r>
    </w:p>
    <w:p w:rsidR="00CC2888"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857203">
        <w:rPr>
          <w:rFonts w:ascii="Lucida Sans Unicode" w:hAnsi="Lucida Sans Unicode" w:cs="Lucida Sans Unicode"/>
          <w:i w:val="0"/>
          <w:color w:val="000000"/>
          <w:szCs w:val="30"/>
        </w:rPr>
        <w:t>Gateways</w:t>
      </w:r>
    </w:p>
    <w:p w:rsidR="00CC2888" w:rsidRPr="00857203" w:rsidRDefault="00CC2888" w:rsidP="00CC2888">
      <w:pPr>
        <w:pStyle w:val="Heading2"/>
        <w:shd w:val="clear" w:color="auto" w:fill="FFFFFF"/>
        <w:spacing w:before="0" w:after="180" w:line="240" w:lineRule="atLeast"/>
        <w:textAlignment w:val="baseline"/>
        <w:rPr>
          <w:rFonts w:ascii="Lucida Sans Unicode" w:hAnsi="Lucida Sans Unicode" w:cs="Lucida Sans Unicode"/>
          <w:b w:val="0"/>
          <w:i w:val="0"/>
          <w:color w:val="000000"/>
          <w:szCs w:val="30"/>
        </w:rPr>
      </w:pPr>
      <w:r w:rsidRPr="00857203">
        <w:rPr>
          <w:rFonts w:ascii="Lucida Sans Unicode" w:hAnsi="Lucida Sans Unicode" w:cs="Lucida Sans Unicode"/>
          <w:b w:val="0"/>
          <w:i w:val="0"/>
          <w:color w:val="000000"/>
          <w:sz w:val="21"/>
          <w:szCs w:val="21"/>
        </w:rPr>
        <w:t>Gateway is a device which is used to connect multiple networks and passes packets from one packet to the other network. Acting as the ‘gateway’ between different networking systems or computer programs, a gateway is a device which forms a link between them. It allows the computer programs, either on the same computer or on different computers to share information across the network through protocols. A router is also a gateway, since it interprets data from one network protocol to another.</w:t>
      </w: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555555"/>
          <w:sz w:val="21"/>
          <w:szCs w:val="21"/>
        </w:rPr>
      </w:pPr>
      <w:r>
        <w:rPr>
          <w:rFonts w:ascii="Lucida Sans Unicode" w:hAnsi="Lucida Sans Unicode" w:cs="Lucida Sans Unicode"/>
          <w:noProof/>
          <w:color w:val="0066CC"/>
          <w:sz w:val="21"/>
          <w:szCs w:val="21"/>
          <w:bdr w:val="none" w:sz="0" w:space="0" w:color="auto" w:frame="1"/>
          <w:lang w:val="en-US" w:eastAsia="en-US"/>
        </w:rPr>
        <w:drawing>
          <wp:inline distT="0" distB="0" distL="0" distR="0">
            <wp:extent cx="2381885" cy="1903095"/>
            <wp:effectExtent l="19050" t="0" r="0" b="0"/>
            <wp:docPr id="153" name="Picture 153" descr="LSM_diagram">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SM_diagram"/>
                    <pic:cNvPicPr>
                      <a:picLocks noChangeAspect="1" noChangeArrowheads="1"/>
                    </pic:cNvPicPr>
                  </pic:nvPicPr>
                  <pic:blipFill>
                    <a:blip r:embed="rId205"/>
                    <a:srcRect/>
                    <a:stretch>
                      <a:fillRect/>
                    </a:stretch>
                  </pic:blipFill>
                  <pic:spPr bwMode="auto">
                    <a:xfrm>
                      <a:off x="0" y="0"/>
                      <a:ext cx="2381885" cy="1903095"/>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 xml:space="preserve">Others such as bridge </w:t>
      </w:r>
      <w:proofErr w:type="gramStart"/>
      <w:r w:rsidRPr="00857203">
        <w:rPr>
          <w:rFonts w:ascii="Lucida Sans Unicode" w:hAnsi="Lucida Sans Unicode" w:cs="Lucida Sans Unicode"/>
          <w:color w:val="000000"/>
          <w:sz w:val="21"/>
          <w:szCs w:val="21"/>
        </w:rPr>
        <w:t>converts</w:t>
      </w:r>
      <w:proofErr w:type="gramEnd"/>
      <w:r w:rsidRPr="00857203">
        <w:rPr>
          <w:rFonts w:ascii="Lucida Sans Unicode" w:hAnsi="Lucida Sans Unicode" w:cs="Lucida Sans Unicode"/>
          <w:color w:val="000000"/>
          <w:sz w:val="21"/>
          <w:szCs w:val="21"/>
        </w:rPr>
        <w:t xml:space="preserve"> the data into different forms between two networking systems. Then a software application converts the data from one format into another. Gateway is a viable tool to translate the data format, although the data itself remains unchanged. Gateway might be installed in some other device to add its functionality into another.</w:t>
      </w:r>
    </w:p>
    <w:p w:rsidR="00CC2888" w:rsidRPr="00857203"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857203">
        <w:rPr>
          <w:rFonts w:ascii="Lucida Sans Unicode" w:hAnsi="Lucida Sans Unicode" w:cs="Lucida Sans Unicode"/>
          <w:i w:val="0"/>
          <w:color w:val="000000"/>
          <w:szCs w:val="30"/>
        </w:rPr>
        <w:lastRenderedPageBreak/>
        <w:t>Network card</w:t>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Network cards also known as Network Interface Cards (NICs) are hardware devices that connect a computer with the network. They are installed on the mother board. They are responsible for developing a physical connection between the network and the computer. Computer data is translated into electrical signals send to the network via Network Interface Cards.</w:t>
      </w: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drawing>
          <wp:inline distT="0" distB="0" distL="0" distR="0">
            <wp:extent cx="2860040" cy="1541780"/>
            <wp:effectExtent l="19050" t="0" r="0" b="0"/>
            <wp:docPr id="154" name="Picture 154" descr="card">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ard"/>
                    <pic:cNvPicPr>
                      <a:picLocks noChangeAspect="1" noChangeArrowheads="1"/>
                    </pic:cNvPicPr>
                  </pic:nvPicPr>
                  <pic:blipFill>
                    <a:blip r:embed="rId207"/>
                    <a:srcRect/>
                    <a:stretch>
                      <a:fillRect/>
                    </a:stretch>
                  </pic:blipFill>
                  <pic:spPr bwMode="auto">
                    <a:xfrm>
                      <a:off x="0" y="0"/>
                      <a:ext cx="2860040" cy="1541780"/>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600" w:beforeAutospacing="0" w:after="384"/>
        <w:textAlignment w:val="baseline"/>
        <w:rPr>
          <w:rFonts w:ascii="Arial" w:hAnsi="Arial" w:cs="Arial"/>
          <w:color w:val="000000"/>
          <w:sz w:val="27"/>
          <w:szCs w:val="27"/>
        </w:rPr>
      </w:pPr>
      <w:r w:rsidRPr="00857203">
        <w:rPr>
          <w:rFonts w:ascii="Lucida Sans Unicode" w:hAnsi="Lucida Sans Unicode" w:cs="Lucida Sans Unicode"/>
          <w:color w:val="000000"/>
          <w:sz w:val="21"/>
          <w:szCs w:val="21"/>
        </w:rPr>
        <w:t xml:space="preserve">They can also manage some important data-conversion function.  These </w:t>
      </w:r>
      <w:proofErr w:type="gramStart"/>
      <w:r w:rsidRPr="00857203">
        <w:rPr>
          <w:rFonts w:ascii="Lucida Sans Unicode" w:hAnsi="Lucida Sans Unicode" w:cs="Lucida Sans Unicode"/>
          <w:color w:val="000000"/>
          <w:sz w:val="21"/>
          <w:szCs w:val="21"/>
        </w:rPr>
        <w:t>days</w:t>
      </w:r>
      <w:proofErr w:type="gramEnd"/>
      <w:r w:rsidRPr="00857203">
        <w:rPr>
          <w:rFonts w:ascii="Lucida Sans Unicode" w:hAnsi="Lucida Sans Unicode" w:cs="Lucida Sans Unicode"/>
          <w:color w:val="000000"/>
          <w:sz w:val="21"/>
          <w:szCs w:val="21"/>
        </w:rPr>
        <w:t xml:space="preserve"> network cards are software configured unlike in olden days when drivers were needed to configure them. Even if the NIC doesn’t come up with the software then the latest drivers or the associated software can be downloaded from the internet as well.</w:t>
      </w:r>
    </w:p>
    <w:p w:rsidR="00CC2888" w:rsidRPr="00857203"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30"/>
        </w:rPr>
      </w:pPr>
      <w:r w:rsidRPr="00857203">
        <w:rPr>
          <w:rFonts w:ascii="Lucida Sans Unicode" w:hAnsi="Lucida Sans Unicode" w:cs="Lucida Sans Unicode"/>
          <w:i w:val="0"/>
          <w:color w:val="000000"/>
          <w:szCs w:val="30"/>
        </w:rPr>
        <w:t>Network protocols</w:t>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Network protocols define a language of instructions and conventions for communication between the network devices. It is essential that a networked computer must have one or more protocol drivers. Usually, for two computers to interconnect on a network, they must use identical protocols. At times, a computer is designed to use multiple protocols. Network protocols like HTTP, TCP/IP offer a basis on which much of the Internet stands.</w:t>
      </w:r>
    </w:p>
    <w:p w:rsidR="00CC2888" w:rsidRPr="00857203" w:rsidRDefault="00CC2888" w:rsidP="00CC2888">
      <w:pPr>
        <w:pStyle w:val="NormalWeb"/>
        <w:shd w:val="clear" w:color="auto" w:fill="FFFFFF"/>
        <w:spacing w:before="0" w:beforeAutospacing="0"/>
        <w:textAlignment w:val="baseline"/>
        <w:rPr>
          <w:rFonts w:ascii="Lucida Sans Unicode" w:hAnsi="Lucida Sans Unicode" w:cs="Lucida Sans Unicode"/>
          <w:color w:val="000000"/>
          <w:sz w:val="21"/>
          <w:szCs w:val="21"/>
        </w:rPr>
      </w:pPr>
      <w:r w:rsidRPr="00857203">
        <w:rPr>
          <w:rFonts w:ascii="Lucida Sans Unicode" w:hAnsi="Lucida Sans Unicode" w:cs="Lucida Sans Unicode"/>
          <w:b/>
          <w:bCs/>
          <w:color w:val="000000"/>
          <w:sz w:val="21"/>
          <w:szCs w:val="21"/>
          <w:bdr w:val="none" w:sz="0" w:space="0" w:color="auto" w:frame="1"/>
        </w:rPr>
        <w:t>System requirement:</w:t>
      </w:r>
    </w:p>
    <w:p w:rsidR="00CC2888" w:rsidRPr="00857203" w:rsidRDefault="00CC2888" w:rsidP="00CC2888">
      <w:pPr>
        <w:numPr>
          <w:ilvl w:val="0"/>
          <w:numId w:val="17"/>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The </w:t>
      </w:r>
      <w:r w:rsidRPr="00857203">
        <w:rPr>
          <w:rFonts w:ascii="Lucida Sans Unicode" w:hAnsi="Lucida Sans Unicode" w:cs="Lucida Sans Unicode"/>
          <w:b/>
          <w:bCs/>
          <w:color w:val="000000"/>
          <w:sz w:val="21"/>
          <w:szCs w:val="21"/>
          <w:bdr w:val="none" w:sz="0" w:space="0" w:color="auto" w:frame="1"/>
        </w:rPr>
        <w:t>bus compatibility</w:t>
      </w:r>
      <w:r w:rsidRPr="00857203">
        <w:rPr>
          <w:rFonts w:ascii="Lucida Sans Unicode" w:hAnsi="Lucida Sans Unicode" w:cs="Lucida Sans Unicode"/>
          <w:color w:val="000000"/>
          <w:sz w:val="21"/>
          <w:szCs w:val="21"/>
        </w:rPr>
        <w:t> should be verified on installing an NIC into the system. The commonly used bus system is Peripheral Component Interconnect (PCI)</w:t>
      </w:r>
    </w:p>
    <w:p w:rsidR="00CC2888" w:rsidRPr="00857203" w:rsidRDefault="00CC2888" w:rsidP="00CC2888">
      <w:pPr>
        <w:numPr>
          <w:ilvl w:val="0"/>
          <w:numId w:val="17"/>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Memory I/O addresses and IRQ are needed.</w:t>
      </w:r>
    </w:p>
    <w:p w:rsidR="00CC2888" w:rsidRPr="00857203" w:rsidRDefault="00CC2888" w:rsidP="00CC2888">
      <w:pPr>
        <w:numPr>
          <w:ilvl w:val="0"/>
          <w:numId w:val="17"/>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Need of drivers if not already installed.</w:t>
      </w:r>
    </w:p>
    <w:p w:rsidR="00CC2888" w:rsidRPr="00857203"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Cs w:val="21"/>
        </w:rPr>
      </w:pPr>
      <w:r w:rsidRPr="00857203">
        <w:rPr>
          <w:rFonts w:ascii="Lucida Sans Unicode" w:hAnsi="Lucida Sans Unicode" w:cs="Lucida Sans Unicode"/>
          <w:i w:val="0"/>
          <w:color w:val="000000"/>
          <w:szCs w:val="21"/>
        </w:rPr>
        <w:lastRenderedPageBreak/>
        <w:t>ISDN (Integrated Services Digital Network)</w:t>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ISDN are used to send over graphic or audio data files. It is a WAN technology that can be used in place of a dial up link. The accessibility of ISDN depends upon the provision of the service by the service provider, the quality of the line set up to your area. It surely provides higher speed than a modem and has the capability to pick up the line and drop it considerably at a faster rate.</w:t>
      </w:r>
    </w:p>
    <w:p w:rsidR="00CC2888" w:rsidRPr="00857203"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drawing>
          <wp:inline distT="0" distB="0" distL="0" distR="0">
            <wp:extent cx="2860040" cy="2381885"/>
            <wp:effectExtent l="19050" t="0" r="0" b="0"/>
            <wp:docPr id="155" name="Picture 155" descr="ISDN (Integrated Services Digital Network">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SDN (Integrated Services Digital Network"/>
                    <pic:cNvPicPr>
                      <a:picLocks noChangeAspect="1" noChangeArrowheads="1"/>
                    </pic:cNvPicPr>
                  </pic:nvPicPr>
                  <pic:blipFill>
                    <a:blip r:embed="rId209"/>
                    <a:srcRect/>
                    <a:stretch>
                      <a:fillRect/>
                    </a:stretch>
                  </pic:blipFill>
                  <pic:spPr bwMode="auto">
                    <a:xfrm>
                      <a:off x="0" y="0"/>
                      <a:ext cx="2860040" cy="2381885"/>
                    </a:xfrm>
                    <a:prstGeom prst="rect">
                      <a:avLst/>
                    </a:prstGeom>
                    <a:noFill/>
                    <a:ln w="9525">
                      <a:noFill/>
                      <a:miter lim="800000"/>
                      <a:headEnd/>
                      <a:tailEnd/>
                    </a:ln>
                  </pic:spPr>
                </pic:pic>
              </a:graphicData>
            </a:graphic>
          </wp:inline>
        </w:drawing>
      </w:r>
    </w:p>
    <w:p w:rsidR="00CC2888" w:rsidRPr="00857203"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 xml:space="preserve">ISDN can create numerous communication routes on a single line. </w:t>
      </w:r>
      <w:proofErr w:type="gramStart"/>
      <w:r w:rsidRPr="00857203">
        <w:rPr>
          <w:rFonts w:ascii="Lucida Sans Unicode" w:hAnsi="Lucida Sans Unicode" w:cs="Lucida Sans Unicode"/>
          <w:color w:val="000000"/>
          <w:sz w:val="21"/>
          <w:szCs w:val="21"/>
        </w:rPr>
        <w:t>Nowadays, even faster and cheaper technologies that ISDN have found their way in the realm of technology.</w:t>
      </w:r>
      <w:proofErr w:type="gramEnd"/>
    </w:p>
    <w:p w:rsidR="00CC2888" w:rsidRPr="00857203" w:rsidRDefault="00CC2888" w:rsidP="00CC2888">
      <w:pPr>
        <w:pStyle w:val="Heading2"/>
        <w:shd w:val="clear" w:color="auto" w:fill="FFFFFF"/>
        <w:spacing w:before="0" w:after="180" w:line="240" w:lineRule="atLeast"/>
        <w:textAlignment w:val="baseline"/>
        <w:rPr>
          <w:rFonts w:ascii="Lucida Sans Unicode" w:hAnsi="Lucida Sans Unicode" w:cs="Lucida Sans Unicode"/>
          <w:i w:val="0"/>
          <w:color w:val="000000"/>
          <w:sz w:val="30"/>
          <w:szCs w:val="30"/>
        </w:rPr>
      </w:pPr>
      <w:r w:rsidRPr="00857203">
        <w:rPr>
          <w:rFonts w:ascii="Lucida Sans Unicode" w:hAnsi="Lucida Sans Unicode" w:cs="Lucida Sans Unicode"/>
          <w:i w:val="0"/>
          <w:color w:val="000000"/>
          <w:szCs w:val="30"/>
        </w:rPr>
        <w:t>Modems</w:t>
      </w:r>
    </w:p>
    <w:p w:rsidR="00CC2888" w:rsidRPr="00B96F1E"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B96F1E">
        <w:rPr>
          <w:rFonts w:ascii="Lucida Sans Unicode" w:hAnsi="Lucida Sans Unicode" w:cs="Lucida Sans Unicode"/>
          <w:color w:val="000000"/>
          <w:sz w:val="21"/>
          <w:szCs w:val="21"/>
        </w:rPr>
        <w:t>Modem is a device which converts the computer-generated digital signals of a computer into analog signals to enable their travelling via phone lines. The ‘modulator-demodulator’ or modem can be used as a dial up for LAN or to connect to an ISP. Modems can be both external, as in the device which connects to the USB or the serial port of a computer, or proprietary devices for handheld gadgets and other devices, as well as internal; in the form of add-in expansion cards for computers and PCMCIA cards for laptops.</w:t>
      </w:r>
    </w:p>
    <w:p w:rsidR="00CC2888" w:rsidRPr="00B96F1E" w:rsidRDefault="00CC2888" w:rsidP="00CC2888">
      <w:pPr>
        <w:pStyle w:val="NormalWeb"/>
        <w:shd w:val="clear" w:color="auto" w:fill="FFFFFF"/>
        <w:spacing w:before="0" w:beforeAutospacing="0"/>
        <w:jc w:val="center"/>
        <w:textAlignment w:val="baseline"/>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bdr w:val="none" w:sz="0" w:space="0" w:color="auto" w:frame="1"/>
          <w:lang w:val="en-US" w:eastAsia="en-US"/>
        </w:rPr>
        <w:lastRenderedPageBreak/>
        <w:drawing>
          <wp:inline distT="0" distB="0" distL="0" distR="0">
            <wp:extent cx="1732915" cy="1732915"/>
            <wp:effectExtent l="19050" t="0" r="635" b="0"/>
            <wp:docPr id="156" name="Picture 156" descr="Modems">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Modems"/>
                    <pic:cNvPicPr>
                      <a:picLocks noChangeAspect="1" noChangeArrowheads="1"/>
                    </pic:cNvPicPr>
                  </pic:nvPicPr>
                  <pic:blipFill>
                    <a:blip r:embed="rId211"/>
                    <a:srcRect/>
                    <a:stretch>
                      <a:fillRect/>
                    </a:stretch>
                  </pic:blipFill>
                  <pic:spPr bwMode="auto">
                    <a:xfrm>
                      <a:off x="0" y="0"/>
                      <a:ext cx="1732915" cy="1732915"/>
                    </a:xfrm>
                    <a:prstGeom prst="rect">
                      <a:avLst/>
                    </a:prstGeom>
                    <a:noFill/>
                    <a:ln w="9525">
                      <a:noFill/>
                      <a:miter lim="800000"/>
                      <a:headEnd/>
                      <a:tailEnd/>
                    </a:ln>
                  </pic:spPr>
                </pic:pic>
              </a:graphicData>
            </a:graphic>
          </wp:inline>
        </w:drawing>
      </w:r>
    </w:p>
    <w:p w:rsidR="00CC2888" w:rsidRPr="00B96F1E"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B96F1E">
        <w:rPr>
          <w:rFonts w:ascii="Lucida Sans Unicode" w:hAnsi="Lucida Sans Unicode" w:cs="Lucida Sans Unicode"/>
          <w:color w:val="000000"/>
          <w:sz w:val="21"/>
          <w:szCs w:val="21"/>
        </w:rPr>
        <w:t>Configuration of a modem differs for both the external and internal modem. For internal modems, IRQ – Interrupt request is used to configure the modem along with I/O, which is a memory address. Typically before the installation of built-in modem, integrated serial interfaces are disabled, simultaneously assigning them the COM2 resources.</w:t>
      </w:r>
    </w:p>
    <w:p w:rsidR="00CC2888" w:rsidRPr="00B96F1E"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B96F1E">
        <w:rPr>
          <w:rFonts w:ascii="Lucida Sans Unicode" w:hAnsi="Lucida Sans Unicode" w:cs="Lucida Sans Unicode"/>
          <w:color w:val="000000"/>
          <w:sz w:val="21"/>
          <w:szCs w:val="21"/>
        </w:rPr>
        <w:t>For external connection of a modem, the modem assigns and uses the resources itself. This is especially useful for the USB port and laptop users as the non-complex and simpler nature of the process renders it far much more beneficial for daily usage.</w:t>
      </w:r>
    </w:p>
    <w:p w:rsidR="00CC2888" w:rsidRPr="00B96F1E" w:rsidRDefault="00CC2888" w:rsidP="00CC2888">
      <w:pPr>
        <w:pStyle w:val="NormalWeb"/>
        <w:shd w:val="clear" w:color="auto" w:fill="FFFFFF"/>
        <w:spacing w:before="600" w:beforeAutospacing="0" w:after="384"/>
        <w:textAlignment w:val="baseline"/>
        <w:rPr>
          <w:rFonts w:ascii="Lucida Sans Unicode" w:hAnsi="Lucida Sans Unicode" w:cs="Lucida Sans Unicode"/>
          <w:color w:val="000000"/>
          <w:sz w:val="21"/>
          <w:szCs w:val="21"/>
        </w:rPr>
      </w:pPr>
      <w:r w:rsidRPr="00B96F1E">
        <w:rPr>
          <w:rFonts w:ascii="Lucida Sans Unicode" w:hAnsi="Lucida Sans Unicode" w:cs="Lucida Sans Unicode"/>
          <w:color w:val="000000"/>
          <w:sz w:val="21"/>
          <w:szCs w:val="21"/>
        </w:rPr>
        <w:t>Upon installation, the second step to ensure the proper working of a modem is the installation of drivers. The modem working speed and processing is dependent on two factors:</w:t>
      </w:r>
    </w:p>
    <w:p w:rsidR="00CC2888" w:rsidRPr="00857203" w:rsidRDefault="00CC2888" w:rsidP="00CC2888">
      <w:pPr>
        <w:numPr>
          <w:ilvl w:val="0"/>
          <w:numId w:val="18"/>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Speed of UART – Universal Asynchronous Receiver or Transmitter chip (installed in the computer to which the modem connection is made)</w:t>
      </w:r>
    </w:p>
    <w:p w:rsidR="00CC2888" w:rsidRPr="00857203" w:rsidRDefault="00CC2888" w:rsidP="00CC2888">
      <w:pPr>
        <w:numPr>
          <w:ilvl w:val="0"/>
          <w:numId w:val="18"/>
        </w:numPr>
        <w:shd w:val="clear" w:color="auto" w:fill="FFFFFF"/>
        <w:ind w:right="360"/>
        <w:textAlignment w:val="baseline"/>
        <w:rPr>
          <w:rFonts w:ascii="Lucida Sans Unicode" w:hAnsi="Lucida Sans Unicode" w:cs="Lucida Sans Unicode"/>
          <w:color w:val="000000"/>
          <w:sz w:val="21"/>
          <w:szCs w:val="21"/>
        </w:rPr>
      </w:pPr>
      <w:r w:rsidRPr="00857203">
        <w:rPr>
          <w:rFonts w:ascii="Lucida Sans Unicode" w:hAnsi="Lucida Sans Unicode" w:cs="Lucida Sans Unicode"/>
          <w:color w:val="000000"/>
          <w:sz w:val="21"/>
          <w:szCs w:val="21"/>
        </w:rPr>
        <w:t>Speed of the modem itself</w:t>
      </w:r>
    </w:p>
    <w:p w:rsidR="00CC2888" w:rsidRDefault="00CC2888" w:rsidP="00CC2888">
      <w:pPr>
        <w:pStyle w:val="Heading1"/>
        <w:shd w:val="clear" w:color="auto" w:fill="FFFFFF"/>
        <w:ind w:left="0" w:firstLine="0"/>
        <w:jc w:val="center"/>
        <w:rPr>
          <w:rFonts w:ascii="Lucida Sans Unicode" w:hAnsi="Lucida Sans Unicode" w:cs="Lucida Sans Unicode"/>
          <w:sz w:val="40"/>
        </w:rPr>
      </w:pPr>
    </w:p>
    <w:p w:rsidR="00BA17D6" w:rsidRDefault="00BA17D6" w:rsidP="00CC2888">
      <w:pPr>
        <w:pStyle w:val="Heading1"/>
        <w:shd w:val="clear" w:color="auto" w:fill="FFFFFF"/>
        <w:ind w:left="0" w:firstLine="0"/>
        <w:jc w:val="center"/>
        <w:rPr>
          <w:rFonts w:ascii="Lucida Sans Unicode" w:hAnsi="Lucida Sans Unicode" w:cs="Lucida Sans Unicode"/>
          <w:sz w:val="40"/>
        </w:rPr>
      </w:pPr>
    </w:p>
    <w:p w:rsidR="00BA17D6" w:rsidRDefault="00BA17D6" w:rsidP="00CC2888">
      <w:pPr>
        <w:pStyle w:val="Heading1"/>
        <w:shd w:val="clear" w:color="auto" w:fill="FFFFFF"/>
        <w:ind w:left="0" w:firstLine="0"/>
        <w:jc w:val="center"/>
        <w:rPr>
          <w:rFonts w:ascii="Lucida Sans Unicode" w:hAnsi="Lucida Sans Unicode" w:cs="Lucida Sans Unicode"/>
          <w:sz w:val="40"/>
        </w:rPr>
      </w:pPr>
    </w:p>
    <w:p w:rsidR="00BA17D6" w:rsidRDefault="00BA17D6" w:rsidP="00BA17D6">
      <w:pPr>
        <w:pStyle w:val="Heading1"/>
        <w:shd w:val="clear" w:color="auto" w:fill="FFFFFF"/>
        <w:ind w:left="0" w:firstLine="0"/>
        <w:rPr>
          <w:rFonts w:ascii="Lucida Sans Unicode" w:hAnsi="Lucida Sans Unicode" w:cs="Lucida Sans Unicode"/>
          <w:sz w:val="40"/>
        </w:rPr>
      </w:pPr>
    </w:p>
    <w:p w:rsidR="00BA17D6" w:rsidRPr="00BA17D6" w:rsidRDefault="00BA17D6" w:rsidP="00BA17D6"/>
    <w:p w:rsidR="00CC2888" w:rsidRDefault="00CC2888" w:rsidP="00CC2888">
      <w:pPr>
        <w:pStyle w:val="Heading1"/>
        <w:shd w:val="clear" w:color="auto" w:fill="FFFFFF"/>
        <w:ind w:left="0" w:firstLine="0"/>
        <w:jc w:val="center"/>
        <w:rPr>
          <w:rFonts w:ascii="Lucida Sans Unicode" w:hAnsi="Lucida Sans Unicode" w:cs="Lucida Sans Unicode"/>
          <w:sz w:val="40"/>
        </w:rPr>
      </w:pPr>
      <w:r w:rsidRPr="00B50D90">
        <w:rPr>
          <w:rFonts w:ascii="Lucida Sans Unicode" w:hAnsi="Lucida Sans Unicode" w:cs="Lucida Sans Unicode"/>
          <w:sz w:val="40"/>
        </w:rPr>
        <w:lastRenderedPageBreak/>
        <w:t>Practical No.</w:t>
      </w:r>
      <w:r>
        <w:rPr>
          <w:rFonts w:ascii="Lucida Sans Unicode" w:hAnsi="Lucida Sans Unicode" w:cs="Lucida Sans Unicode"/>
          <w:sz w:val="40"/>
        </w:rPr>
        <w:t>6</w:t>
      </w:r>
    </w:p>
    <w:p w:rsidR="00CC2888" w:rsidRDefault="00CC2888" w:rsidP="00CC2888">
      <w:pPr>
        <w:jc w:val="center"/>
        <w:rPr>
          <w:rFonts w:ascii="Lucida Sans Unicode" w:hAnsi="Lucida Sans Unicode" w:cs="Lucida Sans Unicode"/>
          <w:b/>
          <w:sz w:val="40"/>
        </w:rPr>
      </w:pPr>
      <w:r w:rsidRPr="00B50D90">
        <w:rPr>
          <w:rFonts w:ascii="Lucida Sans Unicode" w:hAnsi="Lucida Sans Unicode" w:cs="Lucida Sans Unicode"/>
          <w:b/>
          <w:sz w:val="40"/>
        </w:rPr>
        <w:t>Network cabling and troubleshooting.</w:t>
      </w:r>
    </w:p>
    <w:p w:rsidR="00CC2888" w:rsidRPr="00B50D90" w:rsidRDefault="00CC2888" w:rsidP="00CC2888">
      <w:pPr>
        <w:jc w:val="center"/>
        <w:rPr>
          <w:rFonts w:ascii="Lucida Sans Unicode" w:hAnsi="Lucida Sans Unicode" w:cs="Lucida Sans Unicode"/>
          <w:b/>
          <w:sz w:val="40"/>
        </w:rPr>
      </w:pPr>
    </w:p>
    <w:p w:rsidR="00CC2888" w:rsidRPr="00B50D90" w:rsidRDefault="00CC2888" w:rsidP="00CC2888">
      <w:pPr>
        <w:pStyle w:val="Heading1"/>
        <w:shd w:val="clear" w:color="auto" w:fill="FFFFFF"/>
        <w:ind w:left="0" w:firstLine="0"/>
        <w:rPr>
          <w:rFonts w:ascii="Lucida Sans Unicode" w:hAnsi="Lucida Sans Unicode" w:cs="Lucida Sans Unicode"/>
          <w:color w:val="000000"/>
          <w:sz w:val="48"/>
          <w:szCs w:val="72"/>
        </w:rPr>
      </w:pPr>
      <w:r w:rsidRPr="00B50D90">
        <w:rPr>
          <w:rFonts w:ascii="Lucida Sans Unicode" w:hAnsi="Lucida Sans Unicode" w:cs="Lucida Sans Unicode"/>
          <w:bCs/>
          <w:color w:val="000000"/>
          <w:sz w:val="40"/>
          <w:szCs w:val="72"/>
        </w:rPr>
        <w:t>What is network cabling?</w:t>
      </w:r>
    </w:p>
    <w:p w:rsidR="00CC2888" w:rsidRPr="00256A81" w:rsidRDefault="00CC2888" w:rsidP="00CC2888">
      <w:pPr>
        <w:pStyle w:val="NormalWeb"/>
        <w:keepNext/>
        <w:framePr w:dropCap="drop" w:lines="8" w:hSpace="288" w:wrap="around" w:vAnchor="text" w:hAnchor="page" w:x="7903" w:y="424"/>
        <w:shd w:val="clear" w:color="auto" w:fill="FFFFFF"/>
        <w:spacing w:before="280" w:beforeAutospacing="0" w:line="3071" w:lineRule="exact"/>
        <w:jc w:val="center"/>
        <w:textAlignment w:val="baseline"/>
        <w:rPr>
          <w:rFonts w:ascii="Lucida Sans Unicode" w:hAnsi="Lucida Sans Unicode" w:cs="Lucida Sans Unicode"/>
          <w:color w:val="757575"/>
          <w:position w:val="-55"/>
          <w:sz w:val="29"/>
          <w:szCs w:val="29"/>
        </w:rPr>
      </w:pPr>
      <w:r>
        <w:rPr>
          <w:rFonts w:ascii="Lucida Sans Unicode" w:hAnsi="Lucida Sans Unicode" w:cs="Lucida Sans Unicode"/>
          <w:noProof/>
          <w:color w:val="757575"/>
          <w:position w:val="-55"/>
          <w:sz w:val="29"/>
          <w:szCs w:val="29"/>
          <w:lang w:val="en-US" w:eastAsia="en-US"/>
        </w:rPr>
        <w:drawing>
          <wp:inline distT="0" distB="0" distL="0" distR="0">
            <wp:extent cx="1849755" cy="1849755"/>
            <wp:effectExtent l="19050" t="0" r="0" b="0"/>
            <wp:docPr id="157" name="Picture 157" descr="RJ 4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RJ 45 "/>
                    <pic:cNvPicPr>
                      <a:picLocks noChangeAspect="1" noChangeArrowheads="1"/>
                    </pic:cNvPicPr>
                  </pic:nvPicPr>
                  <pic:blipFill>
                    <a:blip r:embed="rId212" cstate="print"/>
                    <a:srcRect/>
                    <a:stretch>
                      <a:fillRect/>
                    </a:stretch>
                  </pic:blipFill>
                  <pic:spPr bwMode="auto">
                    <a:xfrm>
                      <a:off x="0" y="0"/>
                      <a:ext cx="1849755" cy="1849755"/>
                    </a:xfrm>
                    <a:prstGeom prst="rect">
                      <a:avLst/>
                    </a:prstGeom>
                    <a:noFill/>
                    <a:ln w="9525">
                      <a:noFill/>
                      <a:miter lim="800000"/>
                      <a:headEnd/>
                      <a:tailEnd/>
                    </a:ln>
                  </pic:spPr>
                </pic:pic>
              </a:graphicData>
            </a:graphic>
          </wp:inline>
        </w:drawing>
      </w:r>
    </w:p>
    <w:p w:rsidR="00BA17D6" w:rsidRDefault="00CC2888" w:rsidP="00BA17D6">
      <w:pPr>
        <w:pStyle w:val="NormalWeb"/>
        <w:shd w:val="clear" w:color="auto" w:fill="FFFFFF"/>
        <w:spacing w:line="384" w:lineRule="atLeast"/>
        <w:rPr>
          <w:rFonts w:ascii="Lucida Sans Unicode" w:hAnsi="Lucida Sans Unicode" w:cs="Lucida Sans Unicode"/>
          <w:color w:val="000000"/>
          <w:sz w:val="21"/>
          <w:szCs w:val="21"/>
        </w:rPr>
      </w:pPr>
      <w:r w:rsidRPr="00256A81">
        <w:rPr>
          <w:rFonts w:ascii="Lucida Sans Unicode" w:hAnsi="Lucida Sans Unicode" w:cs="Lucida Sans Unicode"/>
          <w:color w:val="000000"/>
          <w:sz w:val="21"/>
          <w:szCs w:val="21"/>
        </w:rPr>
        <w:t>Network cables are used to connect and transfer data and information between computers, routers, switches and storage area networks . Cables are essential</w:t>
      </w:r>
      <w:r>
        <w:rPr>
          <w:rFonts w:ascii="Lucida Sans Unicode" w:hAnsi="Lucida Sans Unicode" w:cs="Lucida Sans Unicode"/>
          <w:color w:val="000000"/>
          <w:sz w:val="21"/>
          <w:szCs w:val="21"/>
        </w:rPr>
        <w:t xml:space="preserve">ly the carrier or media through </w:t>
      </w:r>
      <w:r w:rsidRPr="00256A81">
        <w:rPr>
          <w:rFonts w:ascii="Lucida Sans Unicode" w:hAnsi="Lucida Sans Unicode" w:cs="Lucida Sans Unicode"/>
          <w:color w:val="000000"/>
          <w:sz w:val="21"/>
          <w:szCs w:val="21"/>
        </w:rPr>
        <w:t>which data flows.</w:t>
      </w:r>
      <w:r w:rsidRPr="00256A81">
        <w:rPr>
          <w:rFonts w:ascii="Lucida Sans Unicode" w:hAnsi="Lucida Sans Unicode" w:cs="Lucida Sans Unicode"/>
          <w:color w:val="000000"/>
          <w:sz w:val="21"/>
          <w:szCs w:val="21"/>
        </w:rPr>
        <w:br/>
      </w:r>
      <w:r w:rsidRPr="00256A81">
        <w:rPr>
          <w:rFonts w:ascii="Lucida Sans Unicode" w:hAnsi="Lucida Sans Unicode" w:cs="Lucida Sans Unicode"/>
          <w:color w:val="000000"/>
          <w:sz w:val="21"/>
          <w:szCs w:val="21"/>
        </w:rPr>
        <w:br/>
        <w:t>There are different types of network cable, and the appropriate type to use will depend on the structure and topology of the overall architecture of the system. The most commonly used types of network cables are dominated by what is referred to as “twisted pair cable”. In local area networks, twisted pair cable is by far the moist commonly used type of cable.</w:t>
      </w:r>
      <w:r w:rsidRPr="00256A81">
        <w:rPr>
          <w:rFonts w:ascii="Lucida Sans Unicode" w:hAnsi="Lucida Sans Unicode" w:cs="Lucida Sans Unicode"/>
          <w:color w:val="000000"/>
          <w:sz w:val="21"/>
          <w:szCs w:val="21"/>
        </w:rPr>
        <w:br/>
      </w:r>
      <w:r w:rsidRPr="00256A81">
        <w:rPr>
          <w:rFonts w:ascii="Lucida Sans Unicode" w:hAnsi="Lucida Sans Unicode" w:cs="Lucida Sans Unicode"/>
          <w:color w:val="000000"/>
          <w:sz w:val="21"/>
          <w:szCs w:val="21"/>
        </w:rPr>
        <w:br/>
        <w:t>Twisted pair cable is used in many ethernet networks. Comprising of four pairs of thin wires or conductors, these wires are contained inside of the insulation or outer sheath of the cable. Each pair is twisted into several additional twists. These twists are to prevent interference from other devices and indeed from other adjacent cables!</w:t>
      </w:r>
      <w:r w:rsidRPr="00256A81">
        <w:rPr>
          <w:rFonts w:ascii="Lucida Sans Unicode" w:hAnsi="Lucida Sans Unicode" w:cs="Lucida Sans Unicode"/>
          <w:color w:val="000000"/>
          <w:sz w:val="21"/>
          <w:szCs w:val="21"/>
        </w:rPr>
        <w:br/>
      </w:r>
      <w:r w:rsidRPr="00256A81">
        <w:rPr>
          <w:rFonts w:ascii="Lucida Sans Unicode" w:hAnsi="Lucida Sans Unicode" w:cs="Lucida Sans Unicode"/>
          <w:color w:val="000000"/>
          <w:sz w:val="21"/>
          <w:szCs w:val="21"/>
        </w:rPr>
        <w:br/>
        <w:t>Fibre optic cabling is specified where high bandwidth is needed; especially in the data centre environment and where an installation demands high capacity, typically a hospital, airports, banks....Fibre optic is fast becoming the medium of choice for any installation that is sending high volumes of data!</w:t>
      </w:r>
      <w:r w:rsidRPr="00256A81">
        <w:rPr>
          <w:rFonts w:ascii="Lucida Sans Unicode" w:hAnsi="Lucida Sans Unicode" w:cs="Lucida Sans Unicode"/>
          <w:color w:val="000000"/>
          <w:sz w:val="21"/>
          <w:szCs w:val="21"/>
        </w:rPr>
        <w:br/>
      </w:r>
      <w:r w:rsidRPr="00256A81">
        <w:rPr>
          <w:rFonts w:ascii="Lucida Sans Unicode" w:hAnsi="Lucida Sans Unicode" w:cs="Lucida Sans Unicode"/>
          <w:color w:val="000000"/>
          <w:sz w:val="21"/>
          <w:szCs w:val="21"/>
        </w:rPr>
        <w:br/>
        <w:t>Of cource, there are other types of cables, i.e., coaxial, multipair and of course, other types of media such as wireless.</w:t>
      </w:r>
    </w:p>
    <w:p w:rsidR="00BA17D6" w:rsidRPr="00BA17D6" w:rsidRDefault="00BA17D6" w:rsidP="00BA17D6">
      <w:pPr>
        <w:pStyle w:val="NormalWeb"/>
        <w:shd w:val="clear" w:color="auto" w:fill="FFFFFF"/>
        <w:spacing w:line="384" w:lineRule="atLeast"/>
        <w:rPr>
          <w:rFonts w:ascii="Arial" w:hAnsi="Arial" w:cs="Arial"/>
          <w:color w:val="757575"/>
          <w:sz w:val="29"/>
          <w:szCs w:val="29"/>
        </w:rPr>
      </w:pPr>
    </w:p>
    <w:p w:rsidR="00CC2888" w:rsidRPr="00724D5E" w:rsidRDefault="00CC2888" w:rsidP="00CC2888">
      <w:pPr>
        <w:pStyle w:val="NoSpacing"/>
        <w:rPr>
          <w:rFonts w:ascii="Lucida Sans Unicode" w:hAnsi="Lucida Sans Unicode" w:cs="Lucida Sans Unicode"/>
          <w:b/>
          <w:color w:val="757575"/>
          <w:sz w:val="24"/>
          <w:szCs w:val="24"/>
          <w:shd w:val="clear" w:color="auto" w:fill="FFFFFF"/>
        </w:rPr>
      </w:pPr>
      <w:r w:rsidRPr="00724D5E">
        <w:rPr>
          <w:rFonts w:ascii="Lucida Sans Unicode" w:hAnsi="Lucida Sans Unicode" w:cs="Lucida Sans Unicode"/>
          <w:b/>
          <w:color w:val="000000"/>
          <w:sz w:val="24"/>
          <w:szCs w:val="24"/>
          <w:shd w:val="clear" w:color="auto" w:fill="FFFFFF"/>
        </w:rPr>
        <w:lastRenderedPageBreak/>
        <w:t>TYPES OF NETWORK CABLES:</w:t>
      </w:r>
      <w:r w:rsidRPr="00724D5E">
        <w:rPr>
          <w:rFonts w:ascii="Lucida Sans Unicode" w:hAnsi="Lucida Sans Unicode" w:cs="Lucida Sans Unicode"/>
          <w:b/>
          <w:color w:val="757575"/>
          <w:sz w:val="24"/>
          <w:szCs w:val="24"/>
        </w:rPr>
        <w:br/>
      </w:r>
      <w:r w:rsidRPr="00724D5E">
        <w:rPr>
          <w:rFonts w:ascii="Lucida Sans Unicode" w:hAnsi="Lucida Sans Unicode" w:cs="Lucida Sans Unicode"/>
          <w:b/>
          <w:color w:val="757575"/>
          <w:sz w:val="24"/>
          <w:szCs w:val="24"/>
          <w:shd w:val="clear" w:color="auto" w:fill="FFFFFF"/>
        </w:rPr>
        <w:t> </w:t>
      </w:r>
    </w:p>
    <w:p w:rsidR="00CC2888" w:rsidRPr="00724D5E" w:rsidRDefault="00CC2888" w:rsidP="00CC2888">
      <w:pPr>
        <w:pStyle w:val="Heading3"/>
        <w:shd w:val="clear" w:color="auto" w:fill="FFFFFF"/>
        <w:rPr>
          <w:rFonts w:ascii="Lucida Sans Unicode" w:hAnsi="Lucida Sans Unicode" w:cs="Lucida Sans Unicode"/>
          <w:color w:val="000000"/>
        </w:rPr>
      </w:pPr>
      <w:r w:rsidRPr="00724D5E">
        <w:rPr>
          <w:rFonts w:ascii="Lucida Sans Unicode" w:hAnsi="Lucida Sans Unicode" w:cs="Lucida Sans Unicode"/>
          <w:color w:val="000000"/>
        </w:rPr>
        <w:t>Straight Cable</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r w:rsidRPr="00724D5E">
        <w:rPr>
          <w:rFonts w:ascii="Lucida Sans Unicode" w:hAnsi="Lucida Sans Unicode" w:cs="Lucida Sans Unicode"/>
          <w:color w:val="000000"/>
          <w:sz w:val="21"/>
          <w:szCs w:val="21"/>
        </w:rPr>
        <w:t>You usually use straight cable to connect different type of devices. This type of cable will be used most of the time and can be used to:</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r w:rsidRPr="00724D5E">
        <w:rPr>
          <w:rFonts w:ascii="Lucida Sans Unicode" w:hAnsi="Lucida Sans Unicode" w:cs="Lucida Sans Unicode"/>
          <w:color w:val="000000"/>
          <w:sz w:val="21"/>
          <w:szCs w:val="21"/>
        </w:rPr>
        <w:t>1) Connect a computer to a switch/hub's normal port. </w:t>
      </w:r>
      <w:r w:rsidRPr="00724D5E">
        <w:rPr>
          <w:rFonts w:ascii="Lucida Sans Unicode" w:hAnsi="Lucida Sans Unicode" w:cs="Lucida Sans Unicode"/>
          <w:color w:val="000000"/>
          <w:sz w:val="21"/>
          <w:szCs w:val="21"/>
        </w:rPr>
        <w:br/>
        <w:t>2) Connect a computer to a cable/DSL modem's LAN port. </w:t>
      </w:r>
      <w:r w:rsidRPr="00724D5E">
        <w:rPr>
          <w:rFonts w:ascii="Lucida Sans Unicode" w:hAnsi="Lucida Sans Unicode" w:cs="Lucida Sans Unicode"/>
          <w:color w:val="000000"/>
          <w:sz w:val="21"/>
          <w:szCs w:val="21"/>
        </w:rPr>
        <w:br/>
        <w:t>3) Connect a router's WAN port to a cable/DSL modem's LAN port. </w:t>
      </w:r>
      <w:r w:rsidRPr="00724D5E">
        <w:rPr>
          <w:rFonts w:ascii="Lucida Sans Unicode" w:hAnsi="Lucida Sans Unicode" w:cs="Lucida Sans Unicode"/>
          <w:color w:val="000000"/>
          <w:sz w:val="21"/>
          <w:szCs w:val="21"/>
        </w:rPr>
        <w:br/>
        <w:t>4) Connect a router's LAN port to a switch/hub's uplink port. (</w:t>
      </w:r>
      <w:proofErr w:type="gramStart"/>
      <w:r w:rsidRPr="00724D5E">
        <w:rPr>
          <w:rFonts w:ascii="Lucida Sans Unicode" w:hAnsi="Lucida Sans Unicode" w:cs="Lucida Sans Unicode"/>
          <w:color w:val="000000"/>
          <w:sz w:val="21"/>
          <w:szCs w:val="21"/>
        </w:rPr>
        <w:t>normally</w:t>
      </w:r>
      <w:proofErr w:type="gramEnd"/>
      <w:r w:rsidRPr="00724D5E">
        <w:rPr>
          <w:rFonts w:ascii="Lucida Sans Unicode" w:hAnsi="Lucida Sans Unicode" w:cs="Lucida Sans Unicode"/>
          <w:color w:val="000000"/>
          <w:sz w:val="21"/>
          <w:szCs w:val="21"/>
        </w:rPr>
        <w:t xml:space="preserve"> used for expanding network) </w:t>
      </w:r>
      <w:r w:rsidRPr="00724D5E">
        <w:rPr>
          <w:rFonts w:ascii="Lucida Sans Unicode" w:hAnsi="Lucida Sans Unicode" w:cs="Lucida Sans Unicode"/>
          <w:color w:val="000000"/>
          <w:sz w:val="21"/>
          <w:szCs w:val="21"/>
        </w:rPr>
        <w:br/>
        <w:t>5) Connect 2 switches/hubs with one of the switch/hub using an uplink port and the other one using normal port.</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r w:rsidRPr="00724D5E">
        <w:rPr>
          <w:rFonts w:ascii="Lucida Sans Unicode" w:hAnsi="Lucida Sans Unicode" w:cs="Lucida Sans Unicode"/>
          <w:color w:val="000000"/>
          <w:sz w:val="21"/>
          <w:szCs w:val="21"/>
        </w:rPr>
        <w:t>If you need to check how straight cable looks like, it's easy. </w:t>
      </w:r>
      <w:r w:rsidRPr="00724D5E">
        <w:rPr>
          <w:rFonts w:ascii="Lucida Sans Unicode" w:hAnsi="Lucida Sans Unicode" w:cs="Lucida Sans Unicode"/>
          <w:b/>
          <w:bCs/>
          <w:color w:val="000000"/>
          <w:sz w:val="21"/>
          <w:szCs w:val="21"/>
        </w:rPr>
        <w:t xml:space="preserve">Both </w:t>
      </w:r>
      <w:proofErr w:type="gramStart"/>
      <w:r w:rsidRPr="00724D5E">
        <w:rPr>
          <w:rFonts w:ascii="Lucida Sans Unicode" w:hAnsi="Lucida Sans Unicode" w:cs="Lucida Sans Unicode"/>
          <w:b/>
          <w:bCs/>
          <w:color w:val="000000"/>
          <w:sz w:val="21"/>
          <w:szCs w:val="21"/>
        </w:rPr>
        <w:t>side</w:t>
      </w:r>
      <w:proofErr w:type="gramEnd"/>
      <w:r w:rsidRPr="00724D5E">
        <w:rPr>
          <w:rFonts w:ascii="Lucida Sans Unicode" w:hAnsi="Lucida Sans Unicode" w:cs="Lucida Sans Unicode"/>
          <w:b/>
          <w:bCs/>
          <w:color w:val="000000"/>
          <w:sz w:val="21"/>
          <w:szCs w:val="21"/>
        </w:rPr>
        <w:t xml:space="preserve"> (side A and side B) of cable have wire arrangement with same color</w:t>
      </w:r>
      <w:r w:rsidRPr="00724D5E">
        <w:rPr>
          <w:rFonts w:ascii="Lucida Sans Unicode" w:hAnsi="Lucida Sans Unicode" w:cs="Lucida Sans Unicode"/>
          <w:color w:val="000000"/>
          <w:sz w:val="21"/>
          <w:szCs w:val="21"/>
        </w:rPr>
        <w:t>. Check out </w:t>
      </w:r>
      <w:r w:rsidRPr="00724D5E">
        <w:rPr>
          <w:rFonts w:ascii="Lucida Sans Unicode" w:hAnsi="Lucida Sans Unicode" w:cs="Lucida Sans Unicode"/>
          <w:sz w:val="21"/>
          <w:szCs w:val="21"/>
        </w:rPr>
        <w:t>different types of straight cable</w:t>
      </w:r>
      <w:r>
        <w:rPr>
          <w:rFonts w:ascii="Lucida Sans Unicode" w:hAnsi="Lucida Sans Unicode" w:cs="Lucida Sans Unicode"/>
          <w:noProof/>
          <w:color w:val="000000"/>
          <w:sz w:val="21"/>
          <w:szCs w:val="21"/>
          <w:lang w:val="en-US" w:eastAsia="en-US"/>
        </w:rPr>
        <w:drawing>
          <wp:inline distT="0" distB="0" distL="0" distR="0">
            <wp:extent cx="10795" cy="10795"/>
            <wp:effectExtent l="0" t="0" r="0" b="0"/>
            <wp:docPr id="158" name="Picture 106" descr="http://www.assoc-amazon.com/e/ir?t=homnetwirneta-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assoc-amazon.com/e/ir?t=homnetwirneta-20&amp;l=ur2&amp;o=1"/>
                    <pic:cNvPicPr>
                      <a:picLocks noChangeAspect="1" noChangeArrowheads="1"/>
                    </pic:cNvPicPr>
                  </pic:nvPicPr>
                  <pic:blipFill>
                    <a:blip r:embed="rId213"/>
                    <a:srcRect/>
                    <a:stretch>
                      <a:fillRect/>
                    </a:stretch>
                  </pic:blipFill>
                  <pic:spPr bwMode="auto">
                    <a:xfrm>
                      <a:off x="0" y="0"/>
                      <a:ext cx="10795" cy="10795"/>
                    </a:xfrm>
                    <a:prstGeom prst="rect">
                      <a:avLst/>
                    </a:prstGeom>
                    <a:noFill/>
                    <a:ln w="9525">
                      <a:noFill/>
                      <a:miter lim="800000"/>
                      <a:headEnd/>
                      <a:tailEnd/>
                    </a:ln>
                  </pic:spPr>
                </pic:pic>
              </a:graphicData>
            </a:graphic>
          </wp:inline>
        </w:drawing>
      </w:r>
      <w:r w:rsidRPr="00724D5E">
        <w:rPr>
          <w:rFonts w:ascii="Lucida Sans Unicode" w:hAnsi="Lucida Sans Unicode" w:cs="Lucida Sans Unicode"/>
          <w:color w:val="000000"/>
          <w:sz w:val="21"/>
          <w:szCs w:val="21"/>
        </w:rPr>
        <w:t> that are available in the market here.</w:t>
      </w:r>
    </w:p>
    <w:p w:rsidR="00CC2888" w:rsidRPr="00724D5E" w:rsidRDefault="00CC2888" w:rsidP="00CC2888">
      <w:pPr>
        <w:pStyle w:val="NormalWeb"/>
        <w:shd w:val="clear" w:color="auto" w:fill="FFFFFF"/>
        <w:jc w:val="center"/>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lang w:val="en-US" w:eastAsia="en-US"/>
        </w:rPr>
        <w:drawing>
          <wp:inline distT="0" distB="0" distL="0" distR="0">
            <wp:extent cx="2392045" cy="3594100"/>
            <wp:effectExtent l="19050" t="0" r="8255" b="0"/>
            <wp:docPr id="159" name="Picture 107" descr="Straight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traight Cable"/>
                    <pic:cNvPicPr>
                      <a:picLocks noChangeAspect="1" noChangeArrowheads="1"/>
                    </pic:cNvPicPr>
                  </pic:nvPicPr>
                  <pic:blipFill>
                    <a:blip r:embed="rId214"/>
                    <a:srcRect/>
                    <a:stretch>
                      <a:fillRect/>
                    </a:stretch>
                  </pic:blipFill>
                  <pic:spPr bwMode="auto">
                    <a:xfrm>
                      <a:off x="0" y="0"/>
                      <a:ext cx="2392045" cy="3594100"/>
                    </a:xfrm>
                    <a:prstGeom prst="rect">
                      <a:avLst/>
                    </a:prstGeom>
                    <a:noFill/>
                    <a:ln w="9525">
                      <a:noFill/>
                      <a:miter lim="800000"/>
                      <a:headEnd/>
                      <a:tailEnd/>
                    </a:ln>
                  </pic:spPr>
                </pic:pic>
              </a:graphicData>
            </a:graphic>
          </wp:inline>
        </w:drawing>
      </w:r>
    </w:p>
    <w:p w:rsidR="00CC2888" w:rsidRPr="00724D5E" w:rsidRDefault="00CC2888" w:rsidP="00CC2888">
      <w:pPr>
        <w:pStyle w:val="Heading3"/>
        <w:shd w:val="clear" w:color="auto" w:fill="FFFFFF"/>
        <w:rPr>
          <w:rFonts w:ascii="Lucida Sans Unicode" w:hAnsi="Lucida Sans Unicode" w:cs="Lucida Sans Unicode"/>
          <w:color w:val="000000"/>
          <w:sz w:val="27"/>
          <w:szCs w:val="27"/>
        </w:rPr>
      </w:pPr>
      <w:r w:rsidRPr="00724D5E">
        <w:rPr>
          <w:rFonts w:ascii="Lucida Sans Unicode" w:hAnsi="Lucida Sans Unicode" w:cs="Lucida Sans Unicode"/>
          <w:color w:val="000000"/>
        </w:rPr>
        <w:lastRenderedPageBreak/>
        <w:t>Crossover Cable</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r w:rsidRPr="00724D5E">
        <w:rPr>
          <w:rFonts w:ascii="Lucida Sans Unicode" w:hAnsi="Lucida Sans Unicode" w:cs="Lucida Sans Unicode"/>
          <w:color w:val="000000"/>
          <w:sz w:val="21"/>
          <w:szCs w:val="21"/>
        </w:rPr>
        <w:t>Sometimes you will use crossover cable, it's usually used to connect same type of devices. A crossover cable can be used to:</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r w:rsidRPr="00724D5E">
        <w:rPr>
          <w:rFonts w:ascii="Lucida Sans Unicode" w:hAnsi="Lucida Sans Unicode" w:cs="Lucida Sans Unicode"/>
          <w:color w:val="000000"/>
          <w:sz w:val="21"/>
          <w:szCs w:val="21"/>
        </w:rPr>
        <w:t>1) Connect 2 computers directly. </w:t>
      </w:r>
      <w:r w:rsidRPr="00724D5E">
        <w:rPr>
          <w:rFonts w:ascii="Lucida Sans Unicode" w:hAnsi="Lucida Sans Unicode" w:cs="Lucida Sans Unicode"/>
          <w:color w:val="000000"/>
          <w:sz w:val="21"/>
          <w:szCs w:val="21"/>
        </w:rPr>
        <w:br/>
        <w:t>2) Connect a router's LAN port to a switch/hub's normal port. (</w:t>
      </w:r>
      <w:proofErr w:type="gramStart"/>
      <w:r w:rsidRPr="00724D5E">
        <w:rPr>
          <w:rFonts w:ascii="Lucida Sans Unicode" w:hAnsi="Lucida Sans Unicode" w:cs="Lucida Sans Unicode"/>
          <w:color w:val="000000"/>
          <w:sz w:val="21"/>
          <w:szCs w:val="21"/>
        </w:rPr>
        <w:t>normally</w:t>
      </w:r>
      <w:proofErr w:type="gramEnd"/>
      <w:r w:rsidRPr="00724D5E">
        <w:rPr>
          <w:rFonts w:ascii="Lucida Sans Unicode" w:hAnsi="Lucida Sans Unicode" w:cs="Lucida Sans Unicode"/>
          <w:color w:val="000000"/>
          <w:sz w:val="21"/>
          <w:szCs w:val="21"/>
        </w:rPr>
        <w:t xml:space="preserve"> used for expanding network) </w:t>
      </w:r>
      <w:r w:rsidRPr="00724D5E">
        <w:rPr>
          <w:rFonts w:ascii="Lucida Sans Unicode" w:hAnsi="Lucida Sans Unicode" w:cs="Lucida Sans Unicode"/>
          <w:color w:val="000000"/>
          <w:sz w:val="21"/>
          <w:szCs w:val="21"/>
        </w:rPr>
        <w:br/>
        <w:t>3) Connect 2 switches/hubs by using normal port in both switches/hubs.</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r w:rsidRPr="00724D5E">
        <w:rPr>
          <w:rFonts w:ascii="Lucida Sans Unicode" w:hAnsi="Lucida Sans Unicode" w:cs="Lucida Sans Unicode"/>
          <w:color w:val="000000"/>
          <w:sz w:val="21"/>
          <w:szCs w:val="21"/>
        </w:rPr>
        <w:t>In you need to check how crossover cable looks like, </w:t>
      </w:r>
      <w:r w:rsidRPr="00724D5E">
        <w:rPr>
          <w:rFonts w:ascii="Lucida Sans Unicode" w:hAnsi="Lucida Sans Unicode" w:cs="Lucida Sans Unicode"/>
          <w:b/>
          <w:bCs/>
          <w:color w:val="000000"/>
          <w:sz w:val="21"/>
          <w:szCs w:val="21"/>
        </w:rPr>
        <w:t xml:space="preserve">both side (side A and side B) of cable have wire arrangement with following different </w:t>
      </w:r>
      <w:proofErr w:type="gramStart"/>
      <w:r w:rsidRPr="00724D5E">
        <w:rPr>
          <w:rFonts w:ascii="Lucida Sans Unicode" w:hAnsi="Lucida Sans Unicode" w:cs="Lucida Sans Unicode"/>
          <w:b/>
          <w:bCs/>
          <w:color w:val="000000"/>
          <w:sz w:val="21"/>
          <w:szCs w:val="21"/>
        </w:rPr>
        <w:t>color </w:t>
      </w:r>
      <w:r w:rsidRPr="00724D5E">
        <w:rPr>
          <w:rFonts w:ascii="Lucida Sans Unicode" w:hAnsi="Lucida Sans Unicode" w:cs="Lucida Sans Unicode"/>
          <w:color w:val="000000"/>
          <w:sz w:val="21"/>
          <w:szCs w:val="21"/>
        </w:rPr>
        <w:t>.</w:t>
      </w:r>
      <w:proofErr w:type="gramEnd"/>
      <w:r w:rsidRPr="00724D5E">
        <w:rPr>
          <w:rFonts w:ascii="Lucida Sans Unicode" w:hAnsi="Lucida Sans Unicode" w:cs="Lucida Sans Unicode"/>
          <w:color w:val="000000"/>
          <w:sz w:val="21"/>
          <w:szCs w:val="21"/>
        </w:rPr>
        <w:t xml:space="preserve"> Have a look on these </w:t>
      </w:r>
      <w:r w:rsidRPr="00724D5E">
        <w:rPr>
          <w:rFonts w:ascii="Lucida Sans Unicode" w:hAnsi="Lucida Sans Unicode" w:cs="Lucida Sans Unicode"/>
          <w:sz w:val="21"/>
          <w:szCs w:val="21"/>
        </w:rPr>
        <w:t>crossover cables</w:t>
      </w:r>
      <w:r>
        <w:rPr>
          <w:rFonts w:ascii="Lucida Sans Unicode" w:hAnsi="Lucida Sans Unicode" w:cs="Lucida Sans Unicode"/>
          <w:noProof/>
          <w:color w:val="000000"/>
          <w:sz w:val="21"/>
          <w:szCs w:val="21"/>
          <w:lang w:val="en-US" w:eastAsia="en-US"/>
        </w:rPr>
        <w:drawing>
          <wp:inline distT="0" distB="0" distL="0" distR="0">
            <wp:extent cx="10795" cy="10795"/>
            <wp:effectExtent l="0" t="0" r="0" b="0"/>
            <wp:docPr id="160" name="Picture 108" descr="http://www.assoc-amazon.com/e/ir?t=homnetwirneta-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assoc-amazon.com/e/ir?t=homnetwirneta-20&amp;l=ur2&amp;o=1"/>
                    <pic:cNvPicPr>
                      <a:picLocks noChangeAspect="1" noChangeArrowheads="1"/>
                    </pic:cNvPicPr>
                  </pic:nvPicPr>
                  <pic:blipFill>
                    <a:blip r:embed="rId213"/>
                    <a:srcRect/>
                    <a:stretch>
                      <a:fillRect/>
                    </a:stretch>
                  </pic:blipFill>
                  <pic:spPr bwMode="auto">
                    <a:xfrm>
                      <a:off x="0" y="0"/>
                      <a:ext cx="10795" cy="10795"/>
                    </a:xfrm>
                    <a:prstGeom prst="rect">
                      <a:avLst/>
                    </a:prstGeom>
                    <a:noFill/>
                    <a:ln w="9525">
                      <a:noFill/>
                      <a:miter lim="800000"/>
                      <a:headEnd/>
                      <a:tailEnd/>
                    </a:ln>
                  </pic:spPr>
                </pic:pic>
              </a:graphicData>
            </a:graphic>
          </wp:inline>
        </w:drawing>
      </w:r>
      <w:r w:rsidRPr="00724D5E">
        <w:rPr>
          <w:rFonts w:ascii="Lucida Sans Unicode" w:hAnsi="Lucida Sans Unicode" w:cs="Lucida Sans Unicode"/>
          <w:color w:val="000000"/>
          <w:sz w:val="21"/>
          <w:szCs w:val="21"/>
        </w:rPr>
        <w:t> if you plan to buy one. You can also find more network cable choices and information from Comtrad Cables.</w:t>
      </w:r>
    </w:p>
    <w:p w:rsidR="00CC2888" w:rsidRPr="00724D5E" w:rsidRDefault="00CC2888" w:rsidP="00CC2888">
      <w:pPr>
        <w:pStyle w:val="NormalWeb"/>
        <w:shd w:val="clear" w:color="auto" w:fill="FFFFFF"/>
        <w:rPr>
          <w:rFonts w:ascii="Lucida Sans Unicode" w:hAnsi="Lucida Sans Unicode" w:cs="Lucida Sans Unicode"/>
          <w:color w:val="000000"/>
          <w:sz w:val="21"/>
          <w:szCs w:val="21"/>
        </w:rPr>
      </w:pPr>
    </w:p>
    <w:p w:rsidR="00CC2888" w:rsidRPr="00724D5E" w:rsidRDefault="00CC2888" w:rsidP="00CC2888">
      <w:pPr>
        <w:pStyle w:val="NormalWeb"/>
        <w:shd w:val="clear" w:color="auto" w:fill="FFFFFF"/>
        <w:jc w:val="center"/>
        <w:rPr>
          <w:rFonts w:ascii="Lucida Sans Unicode" w:hAnsi="Lucida Sans Unicode" w:cs="Lucida Sans Unicode"/>
          <w:color w:val="000000"/>
          <w:sz w:val="21"/>
          <w:szCs w:val="21"/>
        </w:rPr>
      </w:pPr>
      <w:r>
        <w:rPr>
          <w:rFonts w:ascii="Lucida Sans Unicode" w:hAnsi="Lucida Sans Unicode" w:cs="Lucida Sans Unicode"/>
          <w:noProof/>
          <w:color w:val="000000"/>
          <w:sz w:val="21"/>
          <w:szCs w:val="21"/>
          <w:lang w:val="en-US" w:eastAsia="en-US"/>
        </w:rPr>
        <w:drawing>
          <wp:inline distT="0" distB="0" distL="0" distR="0">
            <wp:extent cx="2445385" cy="3519170"/>
            <wp:effectExtent l="19050" t="0" r="0" b="0"/>
            <wp:docPr id="161" name="Picture 109"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rossover Cable"/>
                    <pic:cNvPicPr>
                      <a:picLocks noChangeAspect="1" noChangeArrowheads="1"/>
                    </pic:cNvPicPr>
                  </pic:nvPicPr>
                  <pic:blipFill>
                    <a:blip r:embed="rId215"/>
                    <a:srcRect/>
                    <a:stretch>
                      <a:fillRect/>
                    </a:stretch>
                  </pic:blipFill>
                  <pic:spPr bwMode="auto">
                    <a:xfrm>
                      <a:off x="0" y="0"/>
                      <a:ext cx="2445385" cy="3519170"/>
                    </a:xfrm>
                    <a:prstGeom prst="rect">
                      <a:avLst/>
                    </a:prstGeom>
                    <a:noFill/>
                    <a:ln w="9525">
                      <a:noFill/>
                      <a:miter lim="800000"/>
                      <a:headEnd/>
                      <a:tailEnd/>
                    </a:ln>
                  </pic:spPr>
                </pic:pic>
              </a:graphicData>
            </a:graphic>
          </wp:inline>
        </w:drawing>
      </w:r>
    </w:p>
    <w:p w:rsidR="00CC2888" w:rsidRPr="00724D5E" w:rsidRDefault="00CC2888" w:rsidP="00CC2888">
      <w:pPr>
        <w:pStyle w:val="NoSpacing"/>
        <w:rPr>
          <w:rFonts w:ascii="Lucida Sans Unicode" w:hAnsi="Lucida Sans Unicode" w:cs="Lucida Sans Unicode"/>
          <w:sz w:val="21"/>
          <w:szCs w:val="21"/>
        </w:rPr>
      </w:pPr>
    </w:p>
    <w:p w:rsidR="00CC2888" w:rsidRPr="00724D5E" w:rsidRDefault="00CC2888" w:rsidP="00CC2888">
      <w:pPr>
        <w:pStyle w:val="NoSpacing"/>
        <w:numPr>
          <w:ilvl w:val="0"/>
          <w:numId w:val="21"/>
        </w:numPr>
        <w:rPr>
          <w:rFonts w:ascii="Lucida Sans Unicode" w:hAnsi="Lucida Sans Unicode" w:cs="Lucida Sans Unicode"/>
          <w:b/>
          <w:sz w:val="24"/>
          <w:szCs w:val="24"/>
        </w:rPr>
      </w:pPr>
      <w:r w:rsidRPr="00724D5E">
        <w:rPr>
          <w:rFonts w:ascii="Lucida Sans Unicode" w:hAnsi="Lucida Sans Unicode" w:cs="Lucida Sans Unicode"/>
          <w:b/>
          <w:sz w:val="24"/>
          <w:szCs w:val="24"/>
        </w:rPr>
        <w:t>FIBER OPTICS</w:t>
      </w:r>
    </w:p>
    <w:p w:rsidR="00CC2888" w:rsidRPr="00724D5E" w:rsidRDefault="00CC2888" w:rsidP="00CC2888">
      <w:pPr>
        <w:pStyle w:val="NoSpacing"/>
        <w:rPr>
          <w:rFonts w:ascii="Lucida Sans Unicode" w:hAnsi="Lucida Sans Unicode" w:cs="Lucida Sans Unicode"/>
          <w:sz w:val="21"/>
          <w:szCs w:val="21"/>
        </w:rPr>
      </w:pPr>
      <w:r w:rsidRPr="00724D5E">
        <w:rPr>
          <w:rFonts w:ascii="Lucida Sans Unicode" w:hAnsi="Lucida Sans Unicode" w:cs="Lucida Sans Unicode"/>
          <w:sz w:val="21"/>
          <w:szCs w:val="21"/>
        </w:rPr>
        <w:t>Instead of insulated metal wires transmitting electrical signals, fiber optic network cables work using strands of glass and pulses of light.</w:t>
      </w:r>
    </w:p>
    <w:p w:rsidR="00CC2888" w:rsidRPr="00724D5E" w:rsidRDefault="00CC2888" w:rsidP="00CC2888">
      <w:pPr>
        <w:pStyle w:val="NoSpacing"/>
        <w:rPr>
          <w:rFonts w:ascii="Lucida Sans Unicode" w:hAnsi="Lucida Sans Unicode" w:cs="Lucida Sans Unicode"/>
          <w:sz w:val="21"/>
          <w:szCs w:val="21"/>
        </w:rPr>
      </w:pPr>
      <w:r w:rsidRPr="00724D5E">
        <w:rPr>
          <w:rFonts w:ascii="Lucida Sans Unicode" w:hAnsi="Lucida Sans Unicode" w:cs="Lucida Sans Unicode"/>
          <w:sz w:val="21"/>
          <w:szCs w:val="21"/>
        </w:rPr>
        <w:lastRenderedPageBreak/>
        <w:t>These network cables are bendable despite being made of glass. They have proven especially useful in wide area network (WAN) installations where long distance underground or outdoor cable runs are required and also in office buildings where a high volume of communication traffic is common.</w:t>
      </w:r>
    </w:p>
    <w:p w:rsidR="00CC2888" w:rsidRPr="00724D5E" w:rsidRDefault="00CC2888" w:rsidP="00CC2888">
      <w:pPr>
        <w:pStyle w:val="NoSpacing"/>
        <w:rPr>
          <w:rFonts w:ascii="Lucida Sans Unicode" w:hAnsi="Lucida Sans Unicode" w:cs="Lucida Sans Unicode"/>
          <w:sz w:val="21"/>
          <w:szCs w:val="21"/>
        </w:rPr>
      </w:pPr>
      <w:r w:rsidRPr="00724D5E">
        <w:rPr>
          <w:rFonts w:ascii="Lucida Sans Unicode" w:hAnsi="Lucida Sans Unicode" w:cs="Lucida Sans Unicode"/>
          <w:sz w:val="21"/>
          <w:szCs w:val="21"/>
        </w:rPr>
        <w:t>Two primary types of fiber optic cable industry standards are defined – </w:t>
      </w:r>
      <w:r w:rsidRPr="00724D5E">
        <w:rPr>
          <w:rStyle w:val="Strong"/>
          <w:rFonts w:ascii="Lucida Sans Unicode" w:hAnsi="Lucida Sans Unicode" w:cs="Lucida Sans Unicode"/>
          <w:sz w:val="21"/>
          <w:szCs w:val="21"/>
        </w:rPr>
        <w:t>single-</w:t>
      </w:r>
      <w:proofErr w:type="gramStart"/>
      <w:r w:rsidRPr="00724D5E">
        <w:rPr>
          <w:rStyle w:val="Strong"/>
          <w:rFonts w:ascii="Lucida Sans Unicode" w:hAnsi="Lucida Sans Unicode" w:cs="Lucida Sans Unicode"/>
          <w:sz w:val="21"/>
          <w:szCs w:val="21"/>
        </w:rPr>
        <w:t>mode</w:t>
      </w:r>
      <w:r w:rsidRPr="00724D5E">
        <w:rPr>
          <w:rFonts w:ascii="Lucida Sans Unicode" w:hAnsi="Lucida Sans Unicode" w:cs="Lucida Sans Unicode"/>
          <w:sz w:val="21"/>
          <w:szCs w:val="21"/>
        </w:rPr>
        <w:t>(</w:t>
      </w:r>
      <w:proofErr w:type="gramEnd"/>
      <w:r w:rsidRPr="00724D5E">
        <w:rPr>
          <w:rFonts w:ascii="Lucida Sans Unicode" w:hAnsi="Lucida Sans Unicode" w:cs="Lucida Sans Unicode"/>
          <w:sz w:val="21"/>
          <w:szCs w:val="21"/>
        </w:rPr>
        <w:t>100BaseBX standard) and </w:t>
      </w:r>
      <w:r w:rsidRPr="00724D5E">
        <w:rPr>
          <w:rStyle w:val="Strong"/>
          <w:rFonts w:ascii="Lucida Sans Unicode" w:hAnsi="Lucida Sans Unicode" w:cs="Lucida Sans Unicode"/>
          <w:sz w:val="21"/>
          <w:szCs w:val="21"/>
        </w:rPr>
        <w:t>multimode</w:t>
      </w:r>
      <w:r w:rsidRPr="00724D5E">
        <w:rPr>
          <w:rFonts w:ascii="Lucida Sans Unicode" w:hAnsi="Lucida Sans Unicode" w:cs="Lucida Sans Unicode"/>
          <w:sz w:val="21"/>
          <w:szCs w:val="21"/>
        </w:rPr>
        <w:t> (100BaseSX standard). Long-distance telecommunications networks more commonly use single-mode for its relatively higher bandwidth capacity, while local networks typically use multimode instead due to its lower cost.</w:t>
      </w:r>
    </w:p>
    <w:p w:rsidR="00D20EB2" w:rsidRDefault="00D20EB2" w:rsidP="00D20EB2">
      <w:pPr>
        <w:rPr>
          <w:rFonts w:ascii="Lucida Sans Unicode" w:hAnsi="Lucida Sans Unicode" w:cs="Lucida Sans Unicode"/>
          <w:color w:val="101010"/>
        </w:rPr>
      </w:pPr>
    </w:p>
    <w:p w:rsidR="00CC2888" w:rsidRPr="00D20EB2" w:rsidRDefault="00CC2888" w:rsidP="00D20EB2">
      <w:pPr>
        <w:rPr>
          <w:rFonts w:ascii="Lucida Sans Unicode" w:hAnsi="Lucida Sans Unicode" w:cs="Lucida Sans Unicode"/>
          <w:b/>
          <w:bCs/>
          <w:color w:val="101010"/>
          <w:sz w:val="32"/>
        </w:rPr>
      </w:pPr>
      <w:r w:rsidRPr="00D20EB2">
        <w:rPr>
          <w:rFonts w:ascii="Lucida Sans Unicode" w:hAnsi="Lucida Sans Unicode" w:cs="Lucida Sans Unicode"/>
          <w:b/>
          <w:sz w:val="32"/>
        </w:rPr>
        <w:t>TROUBLESHOOTING</w:t>
      </w:r>
    </w:p>
    <w:p w:rsidR="00CC2888" w:rsidRPr="00724D5E" w:rsidRDefault="00CC2888" w:rsidP="00CC2888">
      <w:pPr>
        <w:pStyle w:val="NoSpacing"/>
        <w:rPr>
          <w:rFonts w:ascii="Lucida Sans Unicode" w:hAnsi="Lucida Sans Unicode" w:cs="Lucida Sans Unicode"/>
          <w:sz w:val="21"/>
          <w:szCs w:val="21"/>
          <w:shd w:val="clear" w:color="auto" w:fill="FFFFFF"/>
        </w:rPr>
      </w:pPr>
      <w:proofErr w:type="gramStart"/>
      <w:r w:rsidRPr="00724D5E">
        <w:rPr>
          <w:rFonts w:ascii="Lucida Sans Unicode" w:hAnsi="Lucida Sans Unicode" w:cs="Lucida Sans Unicode"/>
          <w:sz w:val="21"/>
          <w:szCs w:val="21"/>
          <w:shd w:val="clear" w:color="auto" w:fill="FFFFFF"/>
        </w:rPr>
        <w:t>The process of solving a problem or determining a problem to an issue.</w:t>
      </w:r>
      <w:proofErr w:type="gramEnd"/>
      <w:r w:rsidRPr="00724D5E">
        <w:rPr>
          <w:rFonts w:ascii="Lucida Sans Unicode" w:hAnsi="Lucida Sans Unicode" w:cs="Lucida Sans Unicode"/>
          <w:sz w:val="21"/>
          <w:szCs w:val="21"/>
          <w:shd w:val="clear" w:color="auto" w:fill="FFFFFF"/>
        </w:rPr>
        <w:t> </w:t>
      </w:r>
    </w:p>
    <w:p w:rsidR="00CC2888" w:rsidRPr="00724D5E" w:rsidRDefault="00CC2888" w:rsidP="00CC2888">
      <w:pPr>
        <w:pStyle w:val="NoSpacing"/>
        <w:rPr>
          <w:rFonts w:ascii="Lucida Sans Unicode" w:hAnsi="Lucida Sans Unicode" w:cs="Lucida Sans Unicode"/>
          <w:sz w:val="21"/>
          <w:szCs w:val="21"/>
        </w:rPr>
      </w:pPr>
      <w:r w:rsidRPr="00724D5E">
        <w:rPr>
          <w:rFonts w:ascii="Lucida Sans Unicode" w:hAnsi="Lucida Sans Unicode" w:cs="Lucida Sans Unicode"/>
          <w:b/>
          <w:bCs/>
          <w:sz w:val="21"/>
          <w:szCs w:val="21"/>
          <w:shd w:val="clear" w:color="auto" w:fill="FFFFFF"/>
        </w:rPr>
        <w:t>Troubleshooting</w:t>
      </w:r>
      <w:r w:rsidRPr="00724D5E">
        <w:rPr>
          <w:rFonts w:ascii="Lucida Sans Unicode" w:hAnsi="Lucida Sans Unicode" w:cs="Lucida Sans Unicode"/>
          <w:sz w:val="21"/>
          <w:szCs w:val="21"/>
          <w:shd w:val="clear" w:color="auto" w:fill="FFFFFF"/>
        </w:rPr>
        <w:t> often involves the process of elimination, where a technician will follow a set of steps to determine the problem or resolve the problem.</w:t>
      </w:r>
    </w:p>
    <w:p w:rsidR="00CC2888" w:rsidRPr="00724D5E" w:rsidRDefault="00CC2888" w:rsidP="00CC2888">
      <w:pPr>
        <w:pStyle w:val="NoSpacing"/>
        <w:rPr>
          <w:rFonts w:ascii="Lucida Sans Unicode" w:hAnsi="Lucida Sans Unicode" w:cs="Lucida Sans Unicode"/>
          <w:sz w:val="24"/>
          <w:szCs w:val="24"/>
        </w:rPr>
      </w:pPr>
    </w:p>
    <w:p w:rsidR="00CC2888" w:rsidRPr="00724D5E" w:rsidRDefault="00CC2888" w:rsidP="00CC2888">
      <w:pPr>
        <w:pStyle w:val="NoSpacing"/>
        <w:rPr>
          <w:rFonts w:ascii="Lucida Sans Unicode" w:hAnsi="Lucida Sans Unicode" w:cs="Lucida Sans Unicode"/>
          <w:b/>
          <w:sz w:val="24"/>
          <w:szCs w:val="24"/>
        </w:rPr>
      </w:pPr>
      <w:r w:rsidRPr="00724D5E">
        <w:rPr>
          <w:rFonts w:ascii="Lucida Sans Unicode" w:hAnsi="Lucida Sans Unicode" w:cs="Lucida Sans Unicode"/>
          <w:b/>
          <w:sz w:val="24"/>
          <w:szCs w:val="24"/>
        </w:rPr>
        <w:t>Computer troubleshooting overview:</w:t>
      </w:r>
    </w:p>
    <w:p w:rsidR="00CC2888" w:rsidRPr="00724D5E" w:rsidRDefault="00CC2888" w:rsidP="00CC2888">
      <w:pPr>
        <w:pStyle w:val="NoSpacing"/>
        <w:rPr>
          <w:rFonts w:ascii="Lucida Sans Unicode" w:hAnsi="Lucida Sans Unicode" w:cs="Lucida Sans Unicode"/>
          <w:sz w:val="21"/>
          <w:szCs w:val="21"/>
        </w:rPr>
      </w:pPr>
      <w:r w:rsidRPr="00724D5E">
        <w:rPr>
          <w:rFonts w:ascii="Lucida Sans Unicode" w:hAnsi="Lucida Sans Unicode" w:cs="Lucida Sans Unicode"/>
          <w:sz w:val="21"/>
          <w:szCs w:val="21"/>
        </w:rPr>
        <w:t>Below is a brief overview of the basics of troubleshooting a computer problem. Following these steps can help identify or solve most computer problems.</w:t>
      </w:r>
    </w:p>
    <w:p w:rsidR="00CC2888" w:rsidRPr="00724D5E" w:rsidRDefault="00CC2888" w:rsidP="00CC2888">
      <w:pPr>
        <w:pStyle w:val="NoSpacing"/>
        <w:rPr>
          <w:rFonts w:ascii="Lucida Sans Unicode" w:hAnsi="Lucida Sans Unicode" w:cs="Lucida Sans Unicode"/>
          <w:sz w:val="24"/>
          <w:szCs w:val="24"/>
        </w:rPr>
      </w:pPr>
    </w:p>
    <w:p w:rsidR="00CC2888" w:rsidRPr="00724D5E" w:rsidRDefault="00CC2888" w:rsidP="00CC2888">
      <w:pPr>
        <w:pStyle w:val="NoSpacing"/>
        <w:rPr>
          <w:rFonts w:ascii="Lucida Sans Unicode" w:hAnsi="Lucida Sans Unicode" w:cs="Lucida Sans Unicode"/>
          <w:i/>
          <w:sz w:val="24"/>
          <w:szCs w:val="24"/>
        </w:rPr>
      </w:pPr>
      <w:r w:rsidRPr="00724D5E">
        <w:rPr>
          <w:rFonts w:ascii="Lucida Sans Unicode" w:hAnsi="Lucida Sans Unicode" w:cs="Lucida Sans Unicode"/>
          <w:i/>
          <w:sz w:val="24"/>
          <w:szCs w:val="24"/>
        </w:rPr>
        <w:t>PROBLEM: POWER BUTTON WILL NOT START COMPUTER</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1</w:t>
      </w:r>
      <w:r w:rsidRPr="00724D5E">
        <w:rPr>
          <w:rFonts w:ascii="Lucida Sans Unicode" w:hAnsi="Lucida Sans Unicode" w:cs="Lucida Sans Unicode"/>
          <w:sz w:val="21"/>
          <w:szCs w:val="21"/>
        </w:rPr>
        <w:t>: If your computer </w:t>
      </w:r>
      <w:r w:rsidRPr="00724D5E">
        <w:rPr>
          <w:rStyle w:val="Strong"/>
          <w:rFonts w:ascii="Lucida Sans Unicode" w:hAnsi="Lucida Sans Unicode" w:cs="Lucida Sans Unicode"/>
          <w:sz w:val="21"/>
          <w:szCs w:val="21"/>
        </w:rPr>
        <w:t>does not start</w:t>
      </w:r>
      <w:r w:rsidRPr="00724D5E">
        <w:rPr>
          <w:rFonts w:ascii="Lucida Sans Unicode" w:hAnsi="Lucida Sans Unicode" w:cs="Lucida Sans Unicode"/>
          <w:sz w:val="21"/>
          <w:szCs w:val="21"/>
        </w:rPr>
        <w:t>, begin by checking the power cord to confirm that it is plugged securely into the back of the computer case and the power outlet.</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2</w:t>
      </w:r>
      <w:r w:rsidRPr="00724D5E">
        <w:rPr>
          <w:rFonts w:ascii="Lucida Sans Unicode" w:hAnsi="Lucida Sans Unicode" w:cs="Lucida Sans Unicode"/>
          <w:sz w:val="21"/>
          <w:szCs w:val="21"/>
        </w:rPr>
        <w:t>: If it is plugged into an outlet, make sure it is a </w:t>
      </w:r>
      <w:r w:rsidRPr="00724D5E">
        <w:rPr>
          <w:rStyle w:val="Strong"/>
          <w:rFonts w:ascii="Lucida Sans Unicode" w:hAnsi="Lucida Sans Unicode" w:cs="Lucida Sans Unicode"/>
          <w:sz w:val="21"/>
          <w:szCs w:val="21"/>
        </w:rPr>
        <w:t>working outlet</w:t>
      </w:r>
      <w:r w:rsidRPr="00724D5E">
        <w:rPr>
          <w:rFonts w:ascii="Lucida Sans Unicode" w:hAnsi="Lucida Sans Unicode" w:cs="Lucida Sans Unicode"/>
          <w:sz w:val="21"/>
          <w:szCs w:val="21"/>
        </w:rPr>
        <w:t>. To check your outlet, you can plug in another </w:t>
      </w:r>
      <w:r w:rsidRPr="00724D5E">
        <w:rPr>
          <w:rStyle w:val="Strong"/>
          <w:rFonts w:ascii="Lucida Sans Unicode" w:hAnsi="Lucida Sans Unicode" w:cs="Lucida Sans Unicode"/>
          <w:sz w:val="21"/>
          <w:szCs w:val="21"/>
        </w:rPr>
        <w:t>electrical device</w:t>
      </w:r>
      <w:r w:rsidRPr="00724D5E">
        <w:rPr>
          <w:rFonts w:ascii="Lucida Sans Unicode" w:hAnsi="Lucida Sans Unicode" w:cs="Lucida Sans Unicode"/>
          <w:sz w:val="21"/>
          <w:szCs w:val="21"/>
        </w:rPr>
        <w:t>, such as a lamp</w:t>
      </w:r>
      <w:r w:rsidRPr="00724D5E">
        <w:rPr>
          <w:rStyle w:val="Strong"/>
          <w:rFonts w:ascii="Lucida Sans Unicode" w:hAnsi="Lucida Sans Unicode" w:cs="Lucida Sans Unicode"/>
          <w:sz w:val="21"/>
          <w:szCs w:val="21"/>
        </w:rPr>
        <w:t>.</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3</w:t>
      </w:r>
      <w:r w:rsidRPr="00724D5E">
        <w:rPr>
          <w:rFonts w:ascii="Lucida Sans Unicode" w:hAnsi="Lucida Sans Unicode" w:cs="Lucida Sans Unicode"/>
          <w:sz w:val="21"/>
          <w:szCs w:val="21"/>
        </w:rPr>
        <w:t>: If the computer is plugged in to a </w:t>
      </w:r>
      <w:r w:rsidRPr="00724D5E">
        <w:rPr>
          <w:rStyle w:val="Strong"/>
          <w:rFonts w:ascii="Lucida Sans Unicode" w:hAnsi="Lucida Sans Unicode" w:cs="Lucida Sans Unicode"/>
          <w:sz w:val="21"/>
          <w:szCs w:val="21"/>
        </w:rPr>
        <w:t>surge protector</w:t>
      </w:r>
      <w:r w:rsidRPr="00724D5E">
        <w:rPr>
          <w:rFonts w:ascii="Lucida Sans Unicode" w:hAnsi="Lucida Sans Unicode" w:cs="Lucida Sans Unicode"/>
          <w:sz w:val="21"/>
          <w:szCs w:val="21"/>
        </w:rPr>
        <w:t>, verify that it is turned on. You may have to </w:t>
      </w:r>
      <w:r w:rsidRPr="00724D5E">
        <w:rPr>
          <w:rStyle w:val="Strong"/>
          <w:rFonts w:ascii="Lucida Sans Unicode" w:hAnsi="Lucida Sans Unicode" w:cs="Lucida Sans Unicode"/>
          <w:sz w:val="21"/>
          <w:szCs w:val="21"/>
        </w:rPr>
        <w:t>reset</w:t>
      </w:r>
      <w:r w:rsidRPr="00724D5E">
        <w:rPr>
          <w:rFonts w:ascii="Lucida Sans Unicode" w:hAnsi="Lucida Sans Unicode" w:cs="Lucida Sans Unicode"/>
          <w:sz w:val="21"/>
          <w:szCs w:val="21"/>
        </w:rPr>
        <w:t> the surge protector by turning it off and then back on. You can also plug a lamp or other device into the surge protector to verify that it's working correctly.</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4</w:t>
      </w:r>
      <w:r w:rsidRPr="00724D5E">
        <w:rPr>
          <w:rFonts w:ascii="Lucida Sans Unicode" w:hAnsi="Lucida Sans Unicode" w:cs="Lucida Sans Unicode"/>
          <w:sz w:val="21"/>
          <w:szCs w:val="21"/>
        </w:rPr>
        <w:t>: If you are using a </w:t>
      </w:r>
      <w:r w:rsidRPr="00724D5E">
        <w:rPr>
          <w:rStyle w:val="Strong"/>
          <w:rFonts w:ascii="Lucida Sans Unicode" w:hAnsi="Lucida Sans Unicode" w:cs="Lucida Sans Unicode"/>
          <w:sz w:val="21"/>
          <w:szCs w:val="21"/>
        </w:rPr>
        <w:t>laptop</w:t>
      </w:r>
      <w:r w:rsidRPr="00724D5E">
        <w:rPr>
          <w:rFonts w:ascii="Lucida Sans Unicode" w:hAnsi="Lucida Sans Unicode" w:cs="Lucida Sans Unicode"/>
          <w:sz w:val="21"/>
          <w:szCs w:val="21"/>
        </w:rPr>
        <w:t>, the </w:t>
      </w:r>
      <w:r w:rsidRPr="00724D5E">
        <w:rPr>
          <w:rStyle w:val="Strong"/>
          <w:rFonts w:ascii="Lucida Sans Unicode" w:hAnsi="Lucida Sans Unicode" w:cs="Lucida Sans Unicode"/>
          <w:sz w:val="21"/>
          <w:szCs w:val="21"/>
        </w:rPr>
        <w:t>battery</w:t>
      </w:r>
      <w:r w:rsidRPr="00724D5E">
        <w:rPr>
          <w:rFonts w:ascii="Lucida Sans Unicode" w:hAnsi="Lucida Sans Unicode" w:cs="Lucida Sans Unicode"/>
          <w:sz w:val="21"/>
          <w:szCs w:val="21"/>
        </w:rPr>
        <w:t> may not be charged. Plug the </w:t>
      </w:r>
      <w:r w:rsidRPr="00724D5E">
        <w:rPr>
          <w:rStyle w:val="Strong"/>
          <w:rFonts w:ascii="Lucida Sans Unicode" w:hAnsi="Lucida Sans Unicode" w:cs="Lucida Sans Unicode"/>
          <w:sz w:val="21"/>
          <w:szCs w:val="21"/>
        </w:rPr>
        <w:t>AC adapter</w:t>
      </w:r>
      <w:r w:rsidRPr="00724D5E">
        <w:rPr>
          <w:rFonts w:ascii="Lucida Sans Unicode" w:hAnsi="Lucida Sans Unicode" w:cs="Lucida Sans Unicode"/>
          <w:sz w:val="21"/>
          <w:szCs w:val="21"/>
        </w:rPr>
        <w:t xml:space="preserve"> into the wall, </w:t>
      </w:r>
      <w:proofErr w:type="gramStart"/>
      <w:r w:rsidRPr="00724D5E">
        <w:rPr>
          <w:rFonts w:ascii="Lucida Sans Unicode" w:hAnsi="Lucida Sans Unicode" w:cs="Lucida Sans Unicode"/>
          <w:sz w:val="21"/>
          <w:szCs w:val="21"/>
        </w:rPr>
        <w:t>then</w:t>
      </w:r>
      <w:proofErr w:type="gramEnd"/>
      <w:r w:rsidRPr="00724D5E">
        <w:rPr>
          <w:rFonts w:ascii="Lucida Sans Unicode" w:hAnsi="Lucida Sans Unicode" w:cs="Lucida Sans Unicode"/>
          <w:sz w:val="21"/>
          <w:szCs w:val="21"/>
        </w:rPr>
        <w:t xml:space="preserve"> try to turn on the laptop. If it still doesn't start up, you may need to wait a few minutes and try again.</w:t>
      </w:r>
    </w:p>
    <w:p w:rsidR="00CC2888" w:rsidRPr="00724D5E" w:rsidRDefault="00CC2888" w:rsidP="00CC2888">
      <w:pPr>
        <w:pStyle w:val="NoSpacing"/>
        <w:rPr>
          <w:rFonts w:ascii="Lucida Sans Unicode" w:hAnsi="Lucida Sans Unicode" w:cs="Lucida Sans Unicode"/>
          <w:b/>
          <w:bCs/>
          <w:spacing w:val="-15"/>
          <w:sz w:val="24"/>
          <w:szCs w:val="24"/>
        </w:rPr>
      </w:pPr>
    </w:p>
    <w:p w:rsidR="00CC2888" w:rsidRPr="00724D5E" w:rsidRDefault="00CC2888" w:rsidP="00CC2888">
      <w:pPr>
        <w:pStyle w:val="NoSpacing"/>
        <w:rPr>
          <w:rFonts w:ascii="Lucida Sans Unicode" w:hAnsi="Lucida Sans Unicode" w:cs="Lucida Sans Unicode"/>
          <w:i/>
          <w:spacing w:val="-15"/>
          <w:sz w:val="24"/>
          <w:szCs w:val="24"/>
        </w:rPr>
      </w:pPr>
      <w:r w:rsidRPr="00724D5E">
        <w:rPr>
          <w:rFonts w:ascii="Lucida Sans Unicode" w:hAnsi="Lucida Sans Unicode" w:cs="Lucida Sans Unicode"/>
          <w:bCs/>
          <w:i/>
          <w:spacing w:val="-15"/>
          <w:sz w:val="24"/>
          <w:szCs w:val="24"/>
        </w:rPr>
        <w:t>PROBLEM: AN APPLICATION IS RUNNING SLOWLY</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1</w:t>
      </w:r>
      <w:r w:rsidRPr="00724D5E">
        <w:rPr>
          <w:rFonts w:ascii="Lucida Sans Unicode" w:hAnsi="Lucida Sans Unicode" w:cs="Lucida Sans Unicode"/>
          <w:sz w:val="21"/>
          <w:szCs w:val="21"/>
        </w:rPr>
        <w:t>: Close and reopen the application.</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2</w:t>
      </w:r>
      <w:r w:rsidRPr="00724D5E">
        <w:rPr>
          <w:rFonts w:ascii="Lucida Sans Unicode" w:hAnsi="Lucida Sans Unicode" w:cs="Lucida Sans Unicode"/>
          <w:sz w:val="21"/>
          <w:szCs w:val="21"/>
        </w:rPr>
        <w:t>: Update the application. To do this, click the </w:t>
      </w:r>
      <w:r w:rsidRPr="00724D5E">
        <w:rPr>
          <w:rStyle w:val="Strong"/>
          <w:rFonts w:ascii="Lucida Sans Unicode" w:hAnsi="Lucida Sans Unicode" w:cs="Lucida Sans Unicode"/>
          <w:sz w:val="21"/>
          <w:szCs w:val="21"/>
        </w:rPr>
        <w:t>Help</w:t>
      </w:r>
      <w:r w:rsidRPr="00724D5E">
        <w:rPr>
          <w:rFonts w:ascii="Lucida Sans Unicode" w:hAnsi="Lucida Sans Unicode" w:cs="Lucida Sans Unicode"/>
          <w:sz w:val="21"/>
          <w:szCs w:val="21"/>
        </w:rPr>
        <w:t> menu and look for an option to check for</w:t>
      </w:r>
      <w:r w:rsidRPr="00724D5E">
        <w:rPr>
          <w:rStyle w:val="Strong"/>
          <w:rFonts w:ascii="Lucida Sans Unicode" w:hAnsi="Lucida Sans Unicode" w:cs="Lucida Sans Unicode"/>
          <w:sz w:val="21"/>
          <w:szCs w:val="21"/>
        </w:rPr>
        <w:t> Updates</w:t>
      </w:r>
      <w:r w:rsidRPr="00724D5E">
        <w:rPr>
          <w:rFonts w:ascii="Lucida Sans Unicode" w:hAnsi="Lucida Sans Unicode" w:cs="Lucida Sans Unicode"/>
          <w:sz w:val="21"/>
          <w:szCs w:val="21"/>
        </w:rPr>
        <w:t>. If you don't find this option, another idea is to run an online search for application updates.</w:t>
      </w:r>
    </w:p>
    <w:p w:rsidR="00CC2888" w:rsidRPr="00724D5E" w:rsidRDefault="00CC2888" w:rsidP="00CC2888">
      <w:pPr>
        <w:pStyle w:val="NoSpacing"/>
        <w:rPr>
          <w:rFonts w:ascii="Lucida Sans Unicode" w:hAnsi="Lucida Sans Unicode" w:cs="Lucida Sans Unicode"/>
          <w:sz w:val="24"/>
          <w:szCs w:val="24"/>
        </w:rPr>
      </w:pPr>
    </w:p>
    <w:p w:rsidR="00CC2888" w:rsidRPr="00724D5E" w:rsidRDefault="00CC2888" w:rsidP="00CC2888">
      <w:pPr>
        <w:pStyle w:val="NoSpacing"/>
        <w:rPr>
          <w:rFonts w:ascii="Lucida Sans Unicode" w:hAnsi="Lucida Sans Unicode" w:cs="Lucida Sans Unicode"/>
          <w:i/>
          <w:sz w:val="24"/>
          <w:szCs w:val="24"/>
        </w:rPr>
      </w:pPr>
      <w:r w:rsidRPr="00724D5E">
        <w:rPr>
          <w:rFonts w:ascii="Lucida Sans Unicode" w:hAnsi="Lucida Sans Unicode" w:cs="Lucida Sans Unicode"/>
          <w:i/>
          <w:sz w:val="24"/>
          <w:szCs w:val="24"/>
        </w:rPr>
        <w:lastRenderedPageBreak/>
        <w:t>PROBLEM: AN APPLICATION IS FROZEN</w:t>
      </w:r>
    </w:p>
    <w:p w:rsidR="00CC2888" w:rsidRPr="00724D5E" w:rsidRDefault="00CC2888" w:rsidP="00CC2888">
      <w:pPr>
        <w:pStyle w:val="NoSpacing"/>
        <w:rPr>
          <w:rFonts w:ascii="Lucida Sans Unicode" w:hAnsi="Lucida Sans Unicode" w:cs="Lucida Sans Unicode"/>
          <w:sz w:val="21"/>
          <w:szCs w:val="21"/>
        </w:rPr>
      </w:pPr>
      <w:r w:rsidRPr="00724D5E">
        <w:rPr>
          <w:rFonts w:ascii="Lucida Sans Unicode" w:hAnsi="Lucida Sans Unicode" w:cs="Lucida Sans Unicode"/>
          <w:sz w:val="21"/>
          <w:szCs w:val="21"/>
        </w:rPr>
        <w:t>Sometimes an application may become stuck, or </w:t>
      </w:r>
      <w:r w:rsidRPr="00724D5E">
        <w:rPr>
          <w:rStyle w:val="Strong"/>
          <w:rFonts w:ascii="Lucida Sans Unicode" w:hAnsi="Lucida Sans Unicode" w:cs="Lucida Sans Unicode"/>
          <w:sz w:val="21"/>
          <w:szCs w:val="21"/>
        </w:rPr>
        <w:t>frozen</w:t>
      </w:r>
      <w:r w:rsidRPr="00724D5E">
        <w:rPr>
          <w:rFonts w:ascii="Lucida Sans Unicode" w:hAnsi="Lucida Sans Unicode" w:cs="Lucida Sans Unicode"/>
          <w:sz w:val="21"/>
          <w:szCs w:val="21"/>
        </w:rPr>
        <w:t>. When this happens, you won't be able to close the window or click any buttons within the application.</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1</w:t>
      </w:r>
      <w:r w:rsidRPr="00724D5E">
        <w:rPr>
          <w:rFonts w:ascii="Lucida Sans Unicode" w:hAnsi="Lucida Sans Unicode" w:cs="Lucida Sans Unicode"/>
          <w:sz w:val="21"/>
          <w:szCs w:val="21"/>
        </w:rPr>
        <w:t>: Force quit the application. On a PC, you can press (and hold) </w:t>
      </w:r>
      <w:r w:rsidRPr="00724D5E">
        <w:rPr>
          <w:rStyle w:val="Strong"/>
          <w:rFonts w:ascii="Lucida Sans Unicode" w:hAnsi="Lucida Sans Unicode" w:cs="Lucida Sans Unicode"/>
          <w:sz w:val="21"/>
          <w:szCs w:val="21"/>
        </w:rPr>
        <w:t>Ctrl+Alt+Delete</w:t>
      </w:r>
      <w:r w:rsidRPr="00724D5E">
        <w:rPr>
          <w:rFonts w:ascii="Lucida Sans Unicode" w:hAnsi="Lucida Sans Unicode" w:cs="Lucida Sans Unicode"/>
          <w:sz w:val="21"/>
          <w:szCs w:val="21"/>
        </w:rPr>
        <w:t> (the Control, Alt, and Delete keys) on your keyboard to open the </w:t>
      </w:r>
      <w:r w:rsidRPr="00724D5E">
        <w:rPr>
          <w:rStyle w:val="Strong"/>
          <w:rFonts w:ascii="Lucida Sans Unicode" w:hAnsi="Lucida Sans Unicode" w:cs="Lucida Sans Unicode"/>
          <w:sz w:val="21"/>
          <w:szCs w:val="21"/>
        </w:rPr>
        <w:t>Task Manager</w:t>
      </w:r>
      <w:r w:rsidRPr="00724D5E">
        <w:rPr>
          <w:rFonts w:ascii="Lucida Sans Unicode" w:hAnsi="Lucida Sans Unicode" w:cs="Lucida Sans Unicode"/>
          <w:sz w:val="21"/>
          <w:szCs w:val="21"/>
        </w:rPr>
        <w:t>. On a Mac, press and hold </w:t>
      </w:r>
      <w:r w:rsidRPr="00724D5E">
        <w:rPr>
          <w:rStyle w:val="Strong"/>
          <w:rFonts w:ascii="Lucida Sans Unicode" w:hAnsi="Lucida Sans Unicode" w:cs="Lucida Sans Unicode"/>
          <w:sz w:val="21"/>
          <w:szCs w:val="21"/>
        </w:rPr>
        <w:t>Command+Option+Esc</w:t>
      </w:r>
      <w:r w:rsidRPr="00724D5E">
        <w:rPr>
          <w:rFonts w:ascii="Lucida Sans Unicode" w:hAnsi="Lucida Sans Unicode" w:cs="Lucida Sans Unicode"/>
          <w:sz w:val="21"/>
          <w:szCs w:val="21"/>
        </w:rPr>
        <w:t>. You can then select the unresponsive application and click </w:t>
      </w:r>
      <w:r w:rsidRPr="00724D5E">
        <w:rPr>
          <w:rStyle w:val="Strong"/>
          <w:rFonts w:ascii="Lucida Sans Unicode" w:hAnsi="Lucida Sans Unicode" w:cs="Lucida Sans Unicode"/>
          <w:sz w:val="21"/>
          <w:szCs w:val="21"/>
        </w:rPr>
        <w:t>End task</w:t>
      </w:r>
      <w:r w:rsidRPr="00724D5E">
        <w:rPr>
          <w:rFonts w:ascii="Lucida Sans Unicode" w:hAnsi="Lucida Sans Unicode" w:cs="Lucida Sans Unicode"/>
          <w:sz w:val="21"/>
          <w:szCs w:val="21"/>
        </w:rPr>
        <w:t> (or </w:t>
      </w:r>
      <w:r w:rsidRPr="00724D5E">
        <w:rPr>
          <w:rStyle w:val="Strong"/>
          <w:rFonts w:ascii="Lucida Sans Unicode" w:hAnsi="Lucida Sans Unicode" w:cs="Lucida Sans Unicode"/>
          <w:sz w:val="21"/>
          <w:szCs w:val="21"/>
        </w:rPr>
        <w:t>Force Quit</w:t>
      </w:r>
      <w:r w:rsidRPr="00724D5E">
        <w:rPr>
          <w:rFonts w:ascii="Lucida Sans Unicode" w:hAnsi="Lucida Sans Unicode" w:cs="Lucida Sans Unicode"/>
          <w:sz w:val="21"/>
          <w:szCs w:val="21"/>
        </w:rPr>
        <w:t> on a Mac) to close it.</w:t>
      </w:r>
    </w:p>
    <w:p w:rsidR="00CC2888" w:rsidRPr="00724D5E" w:rsidRDefault="00CC2888" w:rsidP="00CC2888">
      <w:pPr>
        <w:pStyle w:val="NoSpacing"/>
        <w:rPr>
          <w:rFonts w:ascii="Lucida Sans Unicode" w:hAnsi="Lucida Sans Unicode" w:cs="Lucida Sans Unicode"/>
          <w:sz w:val="21"/>
          <w:szCs w:val="21"/>
        </w:rPr>
      </w:pPr>
      <w:r w:rsidRPr="00724D5E">
        <w:rPr>
          <w:rStyle w:val="Strong"/>
          <w:rFonts w:ascii="Lucida Sans Unicode" w:hAnsi="Lucida Sans Unicode" w:cs="Lucida Sans Unicode"/>
          <w:sz w:val="21"/>
          <w:szCs w:val="21"/>
        </w:rPr>
        <w:t>Solution 2</w:t>
      </w:r>
      <w:r w:rsidRPr="00724D5E">
        <w:rPr>
          <w:rFonts w:ascii="Lucida Sans Unicode" w:hAnsi="Lucida Sans Unicode" w:cs="Lucida Sans Unicode"/>
          <w:sz w:val="21"/>
          <w:szCs w:val="21"/>
        </w:rPr>
        <w:t>: Restart the computer. If you are unable to force quit an application, </w:t>
      </w:r>
      <w:r w:rsidRPr="00724D5E">
        <w:rPr>
          <w:rStyle w:val="Strong"/>
          <w:rFonts w:ascii="Lucida Sans Unicode" w:hAnsi="Lucida Sans Unicode" w:cs="Lucida Sans Unicode"/>
          <w:sz w:val="21"/>
          <w:szCs w:val="21"/>
        </w:rPr>
        <w:t>restarting</w:t>
      </w:r>
      <w:r w:rsidRPr="00724D5E">
        <w:rPr>
          <w:rFonts w:ascii="Lucida Sans Unicode" w:hAnsi="Lucida Sans Unicode" w:cs="Lucida Sans Unicode"/>
          <w:sz w:val="21"/>
          <w:szCs w:val="21"/>
        </w:rPr>
        <w:t> your computer will close all open apps.</w:t>
      </w:r>
    </w:p>
    <w:p w:rsidR="00CC2888" w:rsidRPr="00724D5E" w:rsidRDefault="00CC2888" w:rsidP="00CC2888">
      <w:pPr>
        <w:pStyle w:val="NoSpacing"/>
        <w:rPr>
          <w:rFonts w:ascii="Lucida Sans Unicode" w:hAnsi="Lucida Sans Unicode" w:cs="Lucida Sans Unicode"/>
          <w:b/>
          <w:bCs/>
          <w:spacing w:val="-15"/>
          <w:sz w:val="24"/>
          <w:szCs w:val="24"/>
        </w:rPr>
      </w:pPr>
    </w:p>
    <w:p w:rsidR="00CC2888" w:rsidRPr="001744B9" w:rsidRDefault="00CC2888" w:rsidP="00CC2888">
      <w:pPr>
        <w:pStyle w:val="NoSpacing"/>
        <w:rPr>
          <w:rFonts w:ascii="Lucida Sans Unicode" w:hAnsi="Lucida Sans Unicode" w:cs="Lucida Sans Unicode"/>
          <w:i/>
          <w:spacing w:val="-15"/>
          <w:sz w:val="24"/>
          <w:szCs w:val="20"/>
        </w:rPr>
      </w:pPr>
      <w:r w:rsidRPr="001744B9">
        <w:rPr>
          <w:rFonts w:ascii="Lucida Sans Unicode" w:hAnsi="Lucida Sans Unicode" w:cs="Lucida Sans Unicode"/>
          <w:bCs/>
          <w:i/>
          <w:spacing w:val="-15"/>
          <w:sz w:val="24"/>
          <w:szCs w:val="20"/>
        </w:rPr>
        <w:t>PROBLEM: ALL PROGRAMS ON THE COMPUTER RUN SLOWLY</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1</w:t>
      </w:r>
      <w:r w:rsidRPr="001744B9">
        <w:rPr>
          <w:rFonts w:ascii="Lucida Sans Unicode" w:hAnsi="Lucida Sans Unicode" w:cs="Lucida Sans Unicode"/>
          <w:sz w:val="21"/>
          <w:szCs w:val="21"/>
        </w:rPr>
        <w:t>: Run a </w:t>
      </w:r>
      <w:r w:rsidRPr="001744B9">
        <w:rPr>
          <w:rStyle w:val="Strong"/>
          <w:rFonts w:ascii="Lucida Sans Unicode" w:hAnsi="Lucida Sans Unicode" w:cs="Lucida Sans Unicode"/>
          <w:sz w:val="21"/>
          <w:szCs w:val="21"/>
        </w:rPr>
        <w:t>virus scanner</w:t>
      </w:r>
      <w:r w:rsidRPr="001744B9">
        <w:rPr>
          <w:rFonts w:ascii="Lucida Sans Unicode" w:hAnsi="Lucida Sans Unicode" w:cs="Lucida Sans Unicode"/>
          <w:sz w:val="21"/>
          <w:szCs w:val="21"/>
        </w:rPr>
        <w:t>. You may have </w:t>
      </w:r>
      <w:r w:rsidRPr="001744B9">
        <w:rPr>
          <w:rStyle w:val="Strong"/>
          <w:rFonts w:ascii="Lucida Sans Unicode" w:hAnsi="Lucida Sans Unicode" w:cs="Lucida Sans Unicode"/>
          <w:sz w:val="21"/>
          <w:szCs w:val="21"/>
        </w:rPr>
        <w:t>malware</w:t>
      </w:r>
      <w:r w:rsidRPr="001744B9">
        <w:rPr>
          <w:rFonts w:ascii="Lucida Sans Unicode" w:hAnsi="Lucida Sans Unicode" w:cs="Lucida Sans Unicode"/>
          <w:sz w:val="21"/>
          <w:szCs w:val="21"/>
        </w:rPr>
        <w:t> running in the background that is slowing things down.</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2</w:t>
      </w:r>
      <w:r w:rsidRPr="001744B9">
        <w:rPr>
          <w:rFonts w:ascii="Lucida Sans Unicode" w:hAnsi="Lucida Sans Unicode" w:cs="Lucida Sans Unicode"/>
          <w:sz w:val="21"/>
          <w:szCs w:val="21"/>
        </w:rPr>
        <w:t>: Your computer may be running out of hard drive space. Try </w:t>
      </w:r>
      <w:r w:rsidRPr="001744B9">
        <w:rPr>
          <w:rStyle w:val="Strong"/>
          <w:rFonts w:ascii="Lucida Sans Unicode" w:hAnsi="Lucida Sans Unicode" w:cs="Lucida Sans Unicode"/>
          <w:sz w:val="21"/>
          <w:szCs w:val="21"/>
        </w:rPr>
        <w:t>deleting</w:t>
      </w:r>
      <w:r w:rsidRPr="001744B9">
        <w:rPr>
          <w:rFonts w:ascii="Lucida Sans Unicode" w:hAnsi="Lucida Sans Unicode" w:cs="Lucida Sans Unicode"/>
          <w:sz w:val="21"/>
          <w:szCs w:val="21"/>
        </w:rPr>
        <w:t> any files or programs you don't need.</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3</w:t>
      </w:r>
      <w:r w:rsidRPr="001744B9">
        <w:rPr>
          <w:rFonts w:ascii="Lucida Sans Unicode" w:hAnsi="Lucida Sans Unicode" w:cs="Lucida Sans Unicode"/>
          <w:sz w:val="21"/>
          <w:szCs w:val="21"/>
        </w:rPr>
        <w:t>: If you're using a </w:t>
      </w:r>
      <w:r w:rsidRPr="001744B9">
        <w:rPr>
          <w:rStyle w:val="Strong"/>
          <w:rFonts w:ascii="Lucida Sans Unicode" w:hAnsi="Lucida Sans Unicode" w:cs="Lucida Sans Unicode"/>
          <w:sz w:val="21"/>
          <w:szCs w:val="21"/>
        </w:rPr>
        <w:t>PC</w:t>
      </w:r>
      <w:r w:rsidRPr="001744B9">
        <w:rPr>
          <w:rFonts w:ascii="Lucida Sans Unicode" w:hAnsi="Lucida Sans Unicode" w:cs="Lucida Sans Unicode"/>
          <w:sz w:val="21"/>
          <w:szCs w:val="21"/>
        </w:rPr>
        <w:t>, you can run </w:t>
      </w:r>
      <w:r w:rsidRPr="001744B9">
        <w:rPr>
          <w:rStyle w:val="Strong"/>
          <w:rFonts w:ascii="Lucida Sans Unicode" w:hAnsi="Lucida Sans Unicode" w:cs="Lucida Sans Unicode"/>
          <w:sz w:val="21"/>
          <w:szCs w:val="21"/>
        </w:rPr>
        <w:t>Disk Defragmenter</w:t>
      </w:r>
      <w:r w:rsidRPr="001744B9">
        <w:rPr>
          <w:rFonts w:ascii="Lucida Sans Unicode" w:hAnsi="Lucida Sans Unicode" w:cs="Lucida Sans Unicode"/>
          <w:sz w:val="21"/>
          <w:szCs w:val="21"/>
        </w:rPr>
        <w:t>. To learn more about </w:t>
      </w:r>
      <w:r w:rsidRPr="001744B9">
        <w:rPr>
          <w:rStyle w:val="Strong"/>
          <w:rFonts w:ascii="Lucida Sans Unicode" w:hAnsi="Lucida Sans Unicode" w:cs="Lucida Sans Unicode"/>
          <w:sz w:val="21"/>
          <w:szCs w:val="21"/>
        </w:rPr>
        <w:t>Disk Defragmenter</w:t>
      </w:r>
      <w:r w:rsidRPr="001744B9">
        <w:rPr>
          <w:rFonts w:ascii="Lucida Sans Unicode" w:hAnsi="Lucida Sans Unicode" w:cs="Lucida Sans Unicode"/>
          <w:sz w:val="21"/>
          <w:szCs w:val="21"/>
        </w:rPr>
        <w:t>, check out our lesson on </w:t>
      </w:r>
      <w:r w:rsidRPr="002B3D4C">
        <w:rPr>
          <w:rFonts w:ascii="Lucida Sans Unicode" w:hAnsi="Lucida Sans Unicode" w:cs="Lucida Sans Unicode"/>
          <w:b/>
          <w:bCs/>
          <w:sz w:val="21"/>
          <w:szCs w:val="21"/>
          <w:bdr w:val="none" w:sz="0" w:space="0" w:color="auto" w:frame="1"/>
        </w:rPr>
        <w:t>Protecting Your Computer</w:t>
      </w:r>
      <w:r w:rsidRPr="001744B9">
        <w:rPr>
          <w:rFonts w:ascii="Lucida Sans Unicode" w:hAnsi="Lucida Sans Unicode" w:cs="Lucida Sans Unicode"/>
          <w:sz w:val="21"/>
          <w:szCs w:val="21"/>
        </w:rPr>
        <w:t>.</w:t>
      </w:r>
    </w:p>
    <w:p w:rsidR="00CC2888" w:rsidRPr="00724D5E" w:rsidRDefault="00CC2888" w:rsidP="00CC2888">
      <w:pPr>
        <w:pStyle w:val="NoSpacing"/>
        <w:rPr>
          <w:rFonts w:ascii="Lucida Sans Unicode" w:hAnsi="Lucida Sans Unicode" w:cs="Lucida Sans Unicode"/>
          <w:b/>
          <w:bCs/>
          <w:spacing w:val="-15"/>
          <w:sz w:val="24"/>
          <w:szCs w:val="24"/>
        </w:rPr>
      </w:pPr>
    </w:p>
    <w:p w:rsidR="00CC2888" w:rsidRPr="001744B9" w:rsidRDefault="00CC2888" w:rsidP="00CC2888">
      <w:pPr>
        <w:pStyle w:val="NoSpacing"/>
        <w:rPr>
          <w:rFonts w:ascii="Lucida Sans Unicode" w:hAnsi="Lucida Sans Unicode" w:cs="Lucida Sans Unicode"/>
          <w:i/>
          <w:spacing w:val="-15"/>
          <w:sz w:val="24"/>
          <w:szCs w:val="24"/>
        </w:rPr>
      </w:pPr>
      <w:r w:rsidRPr="001744B9">
        <w:rPr>
          <w:rFonts w:ascii="Lucida Sans Unicode" w:hAnsi="Lucida Sans Unicode" w:cs="Lucida Sans Unicode"/>
          <w:bCs/>
          <w:i/>
          <w:spacing w:val="-15"/>
          <w:sz w:val="24"/>
          <w:szCs w:val="24"/>
        </w:rPr>
        <w:t>PROBLEM: THE COMPUTER IS FROZEN</w:t>
      </w:r>
    </w:p>
    <w:p w:rsidR="00CC2888" w:rsidRPr="001744B9" w:rsidRDefault="00CC2888" w:rsidP="00CC2888">
      <w:pPr>
        <w:pStyle w:val="NoSpacing"/>
        <w:rPr>
          <w:rFonts w:ascii="Lucida Sans Unicode" w:hAnsi="Lucida Sans Unicode" w:cs="Lucida Sans Unicode"/>
          <w:sz w:val="21"/>
          <w:szCs w:val="21"/>
        </w:rPr>
      </w:pPr>
      <w:r w:rsidRPr="001744B9">
        <w:rPr>
          <w:rFonts w:ascii="Lucida Sans Unicode" w:hAnsi="Lucida Sans Unicode" w:cs="Lucida Sans Unicode"/>
          <w:sz w:val="21"/>
          <w:szCs w:val="21"/>
        </w:rPr>
        <w:t>Sometimes your computer may become completely unresponsive, or </w:t>
      </w:r>
      <w:r w:rsidRPr="001744B9">
        <w:rPr>
          <w:rStyle w:val="Strong"/>
          <w:rFonts w:ascii="Lucida Sans Unicode" w:hAnsi="Lucida Sans Unicode" w:cs="Lucida Sans Unicode"/>
          <w:sz w:val="21"/>
          <w:szCs w:val="21"/>
        </w:rPr>
        <w:t>frozen</w:t>
      </w:r>
      <w:r w:rsidRPr="001744B9">
        <w:rPr>
          <w:rFonts w:ascii="Lucida Sans Unicode" w:hAnsi="Lucida Sans Unicode" w:cs="Lucida Sans Unicode"/>
          <w:sz w:val="21"/>
          <w:szCs w:val="21"/>
        </w:rPr>
        <w:t>. When this happens, you won't be able to click anywhere on the screen, open or close applications, or access shut-down options.</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1 (Windows only)</w:t>
      </w:r>
      <w:r w:rsidRPr="001744B9">
        <w:rPr>
          <w:rFonts w:ascii="Lucida Sans Unicode" w:hAnsi="Lucida Sans Unicode" w:cs="Lucida Sans Unicode"/>
          <w:sz w:val="21"/>
          <w:szCs w:val="21"/>
        </w:rPr>
        <w:t>: Restart Windows Explorer. To do this, press and hold </w:t>
      </w:r>
      <w:r w:rsidRPr="001744B9">
        <w:rPr>
          <w:rStyle w:val="Strong"/>
          <w:rFonts w:ascii="Lucida Sans Unicode" w:hAnsi="Lucida Sans Unicode" w:cs="Lucida Sans Unicode"/>
          <w:sz w:val="21"/>
          <w:szCs w:val="21"/>
        </w:rPr>
        <w:t>Ctrl+Alt+Delete </w:t>
      </w:r>
      <w:r w:rsidRPr="001744B9">
        <w:rPr>
          <w:rFonts w:ascii="Lucida Sans Unicode" w:hAnsi="Lucida Sans Unicode" w:cs="Lucida Sans Unicode"/>
          <w:sz w:val="21"/>
          <w:szCs w:val="21"/>
        </w:rPr>
        <w:t>on your keyboard to open the </w:t>
      </w:r>
      <w:r w:rsidRPr="001744B9">
        <w:rPr>
          <w:rStyle w:val="Strong"/>
          <w:rFonts w:ascii="Lucida Sans Unicode" w:hAnsi="Lucida Sans Unicode" w:cs="Lucida Sans Unicode"/>
          <w:sz w:val="21"/>
          <w:szCs w:val="21"/>
        </w:rPr>
        <w:t>Task Manager</w:t>
      </w:r>
      <w:r w:rsidRPr="001744B9">
        <w:rPr>
          <w:rFonts w:ascii="Lucida Sans Unicode" w:hAnsi="Lucida Sans Unicode" w:cs="Lucida Sans Unicode"/>
          <w:sz w:val="21"/>
          <w:szCs w:val="21"/>
        </w:rPr>
        <w:t>. Next, locate and select </w:t>
      </w:r>
      <w:r w:rsidRPr="001744B9">
        <w:rPr>
          <w:rStyle w:val="Strong"/>
          <w:rFonts w:ascii="Lucida Sans Unicode" w:hAnsi="Lucida Sans Unicode" w:cs="Lucida Sans Unicode"/>
          <w:sz w:val="21"/>
          <w:szCs w:val="21"/>
        </w:rPr>
        <w:t>Windows Explorer</w:t>
      </w:r>
      <w:r w:rsidRPr="001744B9">
        <w:rPr>
          <w:rFonts w:ascii="Lucida Sans Unicode" w:hAnsi="Lucida Sans Unicode" w:cs="Lucida Sans Unicode"/>
          <w:sz w:val="21"/>
          <w:szCs w:val="21"/>
        </w:rPr>
        <w:t> from the </w:t>
      </w:r>
      <w:r w:rsidRPr="001744B9">
        <w:rPr>
          <w:rStyle w:val="Strong"/>
          <w:rFonts w:ascii="Lucida Sans Unicode" w:hAnsi="Lucida Sans Unicode" w:cs="Lucida Sans Unicode"/>
          <w:sz w:val="21"/>
          <w:szCs w:val="21"/>
        </w:rPr>
        <w:t>Processes</w:t>
      </w:r>
      <w:r w:rsidRPr="001744B9">
        <w:rPr>
          <w:rFonts w:ascii="Lucida Sans Unicode" w:hAnsi="Lucida Sans Unicode" w:cs="Lucida Sans Unicode"/>
          <w:sz w:val="21"/>
          <w:szCs w:val="21"/>
        </w:rPr>
        <w:t> tab and click </w:t>
      </w:r>
      <w:r w:rsidRPr="001744B9">
        <w:rPr>
          <w:rStyle w:val="Strong"/>
          <w:rFonts w:ascii="Lucida Sans Unicode" w:hAnsi="Lucida Sans Unicode" w:cs="Lucida Sans Unicode"/>
          <w:sz w:val="21"/>
          <w:szCs w:val="21"/>
        </w:rPr>
        <w:t>Restart</w:t>
      </w:r>
      <w:r w:rsidRPr="001744B9">
        <w:rPr>
          <w:rFonts w:ascii="Lucida Sans Unicode" w:hAnsi="Lucida Sans Unicode" w:cs="Lucida Sans Unicode"/>
          <w:sz w:val="21"/>
          <w:szCs w:val="21"/>
        </w:rPr>
        <w:t>. You may need to click</w:t>
      </w:r>
      <w:r w:rsidRPr="001744B9">
        <w:rPr>
          <w:rStyle w:val="Strong"/>
          <w:rFonts w:ascii="Lucida Sans Unicode" w:hAnsi="Lucida Sans Unicode" w:cs="Lucida Sans Unicode"/>
          <w:sz w:val="21"/>
          <w:szCs w:val="21"/>
        </w:rPr>
        <w:t> More Details</w:t>
      </w:r>
      <w:r w:rsidRPr="001744B9">
        <w:rPr>
          <w:rFonts w:ascii="Lucida Sans Unicode" w:hAnsi="Lucida Sans Unicode" w:cs="Lucida Sans Unicode"/>
          <w:sz w:val="21"/>
          <w:szCs w:val="21"/>
        </w:rPr>
        <w:t> at the bottom of the window to see the Processes tab.</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b w:val="0"/>
          <w:bCs w:val="0"/>
          <w:sz w:val="21"/>
          <w:szCs w:val="21"/>
          <w:shd w:val="clear" w:color="auto" w:fill="FFFFFF"/>
        </w:rPr>
        <w:t>Solution 2 (Mac only): </w:t>
      </w:r>
      <w:r w:rsidRPr="001744B9">
        <w:rPr>
          <w:rFonts w:ascii="Lucida Sans Unicode" w:hAnsi="Lucida Sans Unicode" w:cs="Lucida Sans Unicode"/>
          <w:sz w:val="21"/>
          <w:szCs w:val="21"/>
          <w:shd w:val="clear" w:color="auto" w:fill="FFFFFF"/>
        </w:rPr>
        <w:t>Restart Finder. To do this, press and hold </w:t>
      </w:r>
      <w:r w:rsidRPr="001744B9">
        <w:rPr>
          <w:rStyle w:val="Strong"/>
          <w:rFonts w:ascii="Lucida Sans Unicode" w:hAnsi="Lucida Sans Unicode" w:cs="Lucida Sans Unicode"/>
          <w:b w:val="0"/>
          <w:bCs w:val="0"/>
          <w:sz w:val="21"/>
          <w:szCs w:val="21"/>
          <w:shd w:val="clear" w:color="auto" w:fill="FFFFFF"/>
        </w:rPr>
        <w:t>Command+Option+Esc </w:t>
      </w:r>
      <w:r w:rsidRPr="001744B9">
        <w:rPr>
          <w:rFonts w:ascii="Lucida Sans Unicode" w:hAnsi="Lucida Sans Unicode" w:cs="Lucida Sans Unicode"/>
          <w:sz w:val="21"/>
          <w:szCs w:val="21"/>
          <w:shd w:val="clear" w:color="auto" w:fill="FFFFFF"/>
        </w:rPr>
        <w:t>on your keyboard to open the </w:t>
      </w:r>
      <w:r w:rsidRPr="001744B9">
        <w:rPr>
          <w:rStyle w:val="Strong"/>
          <w:rFonts w:ascii="Lucida Sans Unicode" w:hAnsi="Lucida Sans Unicode" w:cs="Lucida Sans Unicode"/>
          <w:b w:val="0"/>
          <w:bCs w:val="0"/>
          <w:sz w:val="21"/>
          <w:szCs w:val="21"/>
          <w:shd w:val="clear" w:color="auto" w:fill="FFFFFF"/>
        </w:rPr>
        <w:t>Force Quit Applications</w:t>
      </w:r>
      <w:r w:rsidRPr="001744B9">
        <w:rPr>
          <w:rFonts w:ascii="Lucida Sans Unicode" w:hAnsi="Lucida Sans Unicode" w:cs="Lucida Sans Unicode"/>
          <w:sz w:val="21"/>
          <w:szCs w:val="21"/>
          <w:shd w:val="clear" w:color="auto" w:fill="FFFFFF"/>
        </w:rPr>
        <w:t> dialog box. Next, locate and select </w:t>
      </w:r>
      <w:r w:rsidRPr="001744B9">
        <w:rPr>
          <w:rStyle w:val="Strong"/>
          <w:rFonts w:ascii="Lucida Sans Unicode" w:hAnsi="Lucida Sans Unicode" w:cs="Lucida Sans Unicode"/>
          <w:b w:val="0"/>
          <w:bCs w:val="0"/>
          <w:sz w:val="21"/>
          <w:szCs w:val="21"/>
          <w:shd w:val="clear" w:color="auto" w:fill="FFFFFF"/>
        </w:rPr>
        <w:t>Finder</w:t>
      </w:r>
      <w:r w:rsidRPr="001744B9">
        <w:rPr>
          <w:rFonts w:ascii="Lucida Sans Unicode" w:hAnsi="Lucida Sans Unicode" w:cs="Lucida Sans Unicode"/>
          <w:sz w:val="21"/>
          <w:szCs w:val="21"/>
          <w:shd w:val="clear" w:color="auto" w:fill="FFFFFF"/>
        </w:rPr>
        <w:t>, then click </w:t>
      </w:r>
      <w:r w:rsidRPr="001744B9">
        <w:rPr>
          <w:rStyle w:val="Strong"/>
          <w:rFonts w:ascii="Lucida Sans Unicode" w:hAnsi="Lucida Sans Unicode" w:cs="Lucida Sans Unicode"/>
          <w:b w:val="0"/>
          <w:bCs w:val="0"/>
          <w:sz w:val="21"/>
          <w:szCs w:val="21"/>
          <w:shd w:val="clear" w:color="auto" w:fill="FFFFFF"/>
        </w:rPr>
        <w:t>Relaunch</w:t>
      </w:r>
      <w:r w:rsidRPr="001744B9">
        <w:rPr>
          <w:rFonts w:ascii="Lucida Sans Unicode" w:hAnsi="Lucida Sans Unicode" w:cs="Lucida Sans Unicode"/>
          <w:sz w:val="21"/>
          <w:szCs w:val="21"/>
          <w:shd w:val="clear" w:color="auto" w:fill="FFFFFF"/>
        </w:rPr>
        <w:t>.</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3</w:t>
      </w:r>
      <w:r w:rsidRPr="001744B9">
        <w:rPr>
          <w:rFonts w:ascii="Lucida Sans Unicode" w:hAnsi="Lucida Sans Unicode" w:cs="Lucida Sans Unicode"/>
          <w:sz w:val="21"/>
          <w:szCs w:val="21"/>
        </w:rPr>
        <w:t>: Press and hold the Power button. The Power button is usually located on the front or side of the computer, typically indicated by the </w:t>
      </w:r>
      <w:r w:rsidRPr="001744B9">
        <w:rPr>
          <w:rStyle w:val="Strong"/>
          <w:rFonts w:ascii="Lucida Sans Unicode" w:hAnsi="Lucida Sans Unicode" w:cs="Lucida Sans Unicode"/>
          <w:sz w:val="21"/>
          <w:szCs w:val="21"/>
        </w:rPr>
        <w:t>power</w:t>
      </w:r>
      <w:r w:rsidRPr="001744B9">
        <w:rPr>
          <w:rFonts w:ascii="Lucida Sans Unicode" w:hAnsi="Lucida Sans Unicode" w:cs="Lucida Sans Unicode"/>
          <w:sz w:val="21"/>
          <w:szCs w:val="21"/>
        </w:rPr>
        <w:t> </w:t>
      </w:r>
      <w:r w:rsidRPr="001744B9">
        <w:rPr>
          <w:rStyle w:val="Strong"/>
          <w:rFonts w:ascii="Lucida Sans Unicode" w:hAnsi="Lucida Sans Unicode" w:cs="Lucida Sans Unicode"/>
          <w:sz w:val="21"/>
          <w:szCs w:val="21"/>
        </w:rPr>
        <w:t>symbol</w:t>
      </w:r>
      <w:r w:rsidRPr="001744B9">
        <w:rPr>
          <w:rFonts w:ascii="Lucida Sans Unicode" w:hAnsi="Lucida Sans Unicode" w:cs="Lucida Sans Unicode"/>
          <w:sz w:val="21"/>
          <w:szCs w:val="21"/>
        </w:rPr>
        <w:t>. Press and hold the Power button for </w:t>
      </w:r>
      <w:r w:rsidRPr="001744B9">
        <w:rPr>
          <w:rStyle w:val="Strong"/>
          <w:rFonts w:ascii="Lucida Sans Unicode" w:hAnsi="Lucida Sans Unicode" w:cs="Lucida Sans Unicode"/>
          <w:sz w:val="21"/>
          <w:szCs w:val="21"/>
        </w:rPr>
        <w:t>5 to 10 seconds</w:t>
      </w:r>
      <w:r w:rsidRPr="001744B9">
        <w:rPr>
          <w:rFonts w:ascii="Lucida Sans Unicode" w:hAnsi="Lucida Sans Unicode" w:cs="Lucida Sans Unicode"/>
          <w:sz w:val="21"/>
          <w:szCs w:val="21"/>
        </w:rPr>
        <w:t> to force the computer to shut down.</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4</w:t>
      </w:r>
      <w:r w:rsidRPr="001744B9">
        <w:rPr>
          <w:rFonts w:ascii="Lucida Sans Unicode" w:hAnsi="Lucida Sans Unicode" w:cs="Lucida Sans Unicode"/>
          <w:sz w:val="21"/>
          <w:szCs w:val="21"/>
        </w:rPr>
        <w:t>: If the computer still won't shut down, you can </w:t>
      </w:r>
      <w:r w:rsidRPr="001744B9">
        <w:rPr>
          <w:rStyle w:val="Strong"/>
          <w:rFonts w:ascii="Lucida Sans Unicode" w:hAnsi="Lucida Sans Unicode" w:cs="Lucida Sans Unicode"/>
          <w:sz w:val="21"/>
          <w:szCs w:val="21"/>
        </w:rPr>
        <w:t>unplug the power cable</w:t>
      </w:r>
      <w:r w:rsidRPr="001744B9">
        <w:rPr>
          <w:rFonts w:ascii="Lucida Sans Unicode" w:hAnsi="Lucida Sans Unicode" w:cs="Lucida Sans Unicode"/>
          <w:sz w:val="21"/>
          <w:szCs w:val="21"/>
        </w:rPr>
        <w:t> from the electrical outlet. If you're using a laptop, you may be able to remove the battery to force the computer to turn off. </w:t>
      </w:r>
      <w:r w:rsidRPr="001744B9">
        <w:rPr>
          <w:rStyle w:val="Strong"/>
          <w:rFonts w:ascii="Lucida Sans Unicode" w:hAnsi="Lucida Sans Unicode" w:cs="Lucida Sans Unicode"/>
          <w:sz w:val="21"/>
          <w:szCs w:val="21"/>
        </w:rPr>
        <w:t>Note</w:t>
      </w:r>
      <w:r w:rsidRPr="001744B9">
        <w:rPr>
          <w:rFonts w:ascii="Lucida Sans Unicode" w:hAnsi="Lucida Sans Unicode" w:cs="Lucida Sans Unicode"/>
          <w:sz w:val="21"/>
          <w:szCs w:val="21"/>
        </w:rPr>
        <w:t>: This solution should be your </w:t>
      </w:r>
      <w:r w:rsidRPr="001744B9">
        <w:rPr>
          <w:rStyle w:val="Strong"/>
          <w:rFonts w:ascii="Lucida Sans Unicode" w:hAnsi="Lucida Sans Unicode" w:cs="Lucida Sans Unicode"/>
          <w:sz w:val="21"/>
          <w:szCs w:val="21"/>
        </w:rPr>
        <w:t>last resort</w:t>
      </w:r>
      <w:r w:rsidRPr="001744B9">
        <w:rPr>
          <w:rFonts w:ascii="Lucida Sans Unicode" w:hAnsi="Lucida Sans Unicode" w:cs="Lucida Sans Unicode"/>
          <w:sz w:val="21"/>
          <w:szCs w:val="21"/>
        </w:rPr>
        <w:t> after trying the other suggestions above.</w:t>
      </w:r>
    </w:p>
    <w:p w:rsidR="00CC2888" w:rsidRPr="00724D5E" w:rsidRDefault="00CC2888" w:rsidP="00CC2888">
      <w:pPr>
        <w:pStyle w:val="NoSpacing"/>
        <w:rPr>
          <w:rFonts w:ascii="Lucida Sans Unicode" w:hAnsi="Lucida Sans Unicode" w:cs="Lucida Sans Unicode"/>
          <w:b/>
          <w:bCs/>
          <w:spacing w:val="-15"/>
          <w:sz w:val="24"/>
          <w:szCs w:val="24"/>
        </w:rPr>
      </w:pPr>
    </w:p>
    <w:p w:rsidR="00D20EB2" w:rsidRDefault="00D20EB2" w:rsidP="00CC2888">
      <w:pPr>
        <w:pStyle w:val="NoSpacing"/>
        <w:rPr>
          <w:rFonts w:ascii="Lucida Sans Unicode" w:hAnsi="Lucida Sans Unicode" w:cs="Lucida Sans Unicode"/>
          <w:bCs/>
          <w:i/>
          <w:spacing w:val="-15"/>
          <w:sz w:val="24"/>
          <w:szCs w:val="24"/>
        </w:rPr>
      </w:pPr>
    </w:p>
    <w:p w:rsidR="00CC2888" w:rsidRPr="001744B9" w:rsidRDefault="00CC2888" w:rsidP="00CC2888">
      <w:pPr>
        <w:pStyle w:val="NoSpacing"/>
        <w:rPr>
          <w:rFonts w:ascii="Lucida Sans Unicode" w:hAnsi="Lucida Sans Unicode" w:cs="Lucida Sans Unicode"/>
          <w:i/>
          <w:spacing w:val="-15"/>
          <w:sz w:val="24"/>
          <w:szCs w:val="24"/>
        </w:rPr>
      </w:pPr>
      <w:r w:rsidRPr="001744B9">
        <w:rPr>
          <w:rFonts w:ascii="Lucida Sans Unicode" w:hAnsi="Lucida Sans Unicode" w:cs="Lucida Sans Unicode"/>
          <w:bCs/>
          <w:i/>
          <w:spacing w:val="-15"/>
          <w:sz w:val="24"/>
          <w:szCs w:val="24"/>
        </w:rPr>
        <w:lastRenderedPageBreak/>
        <w:t>PROBLEM: THE MOUSE OR KEYBOARD HAS STOPPED WORKING</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1</w:t>
      </w:r>
      <w:r w:rsidRPr="001744B9">
        <w:rPr>
          <w:rFonts w:ascii="Lucida Sans Unicode" w:hAnsi="Lucida Sans Unicode" w:cs="Lucida Sans Unicode"/>
          <w:sz w:val="21"/>
          <w:szCs w:val="21"/>
        </w:rPr>
        <w:t>: If you're using a </w:t>
      </w:r>
      <w:r w:rsidRPr="001744B9">
        <w:rPr>
          <w:rStyle w:val="Strong"/>
          <w:rFonts w:ascii="Lucida Sans Unicode" w:hAnsi="Lucida Sans Unicode" w:cs="Lucida Sans Unicode"/>
          <w:sz w:val="21"/>
          <w:szCs w:val="21"/>
        </w:rPr>
        <w:t>wired</w:t>
      </w:r>
      <w:r w:rsidRPr="001744B9">
        <w:rPr>
          <w:rFonts w:ascii="Lucida Sans Unicode" w:hAnsi="Lucida Sans Unicode" w:cs="Lucida Sans Unicode"/>
          <w:sz w:val="21"/>
          <w:szCs w:val="21"/>
        </w:rPr>
        <w:t> mouse or keyboard, make sure it's correctly plugged into the computer.</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2</w:t>
      </w:r>
      <w:r w:rsidRPr="001744B9">
        <w:rPr>
          <w:rFonts w:ascii="Lucida Sans Unicode" w:hAnsi="Lucida Sans Unicode" w:cs="Lucida Sans Unicode"/>
          <w:sz w:val="21"/>
          <w:szCs w:val="21"/>
        </w:rPr>
        <w:t>: If you're using a </w:t>
      </w:r>
      <w:r w:rsidRPr="001744B9">
        <w:rPr>
          <w:rStyle w:val="Strong"/>
          <w:rFonts w:ascii="Lucida Sans Unicode" w:hAnsi="Lucida Sans Unicode" w:cs="Lucida Sans Unicode"/>
          <w:sz w:val="21"/>
          <w:szCs w:val="21"/>
        </w:rPr>
        <w:t>wireless</w:t>
      </w:r>
      <w:r w:rsidRPr="001744B9">
        <w:rPr>
          <w:rFonts w:ascii="Lucida Sans Unicode" w:hAnsi="Lucida Sans Unicode" w:cs="Lucida Sans Unicode"/>
          <w:sz w:val="21"/>
          <w:szCs w:val="21"/>
        </w:rPr>
        <w:t> mouse or keyboard, make sure it's turned on and that its batteries are charged.</w:t>
      </w:r>
    </w:p>
    <w:p w:rsidR="00CC2888" w:rsidRPr="00724D5E" w:rsidRDefault="00CC2888" w:rsidP="00CC2888">
      <w:pPr>
        <w:pStyle w:val="NoSpacing"/>
        <w:rPr>
          <w:rFonts w:ascii="Lucida Sans Unicode" w:hAnsi="Lucida Sans Unicode" w:cs="Lucida Sans Unicode"/>
          <w:b/>
          <w:bCs/>
          <w:spacing w:val="-15"/>
          <w:sz w:val="24"/>
          <w:szCs w:val="24"/>
        </w:rPr>
      </w:pPr>
    </w:p>
    <w:p w:rsidR="00CC2888" w:rsidRPr="001744B9" w:rsidRDefault="00CC2888" w:rsidP="00CC2888">
      <w:pPr>
        <w:pStyle w:val="NoSpacing"/>
        <w:rPr>
          <w:rFonts w:ascii="Lucida Sans Unicode" w:hAnsi="Lucida Sans Unicode" w:cs="Lucida Sans Unicode"/>
          <w:i/>
          <w:spacing w:val="-15"/>
          <w:sz w:val="24"/>
          <w:szCs w:val="24"/>
        </w:rPr>
      </w:pPr>
      <w:r w:rsidRPr="001744B9">
        <w:rPr>
          <w:rFonts w:ascii="Lucida Sans Unicode" w:hAnsi="Lucida Sans Unicode" w:cs="Lucida Sans Unicode"/>
          <w:bCs/>
          <w:i/>
          <w:spacing w:val="-15"/>
          <w:sz w:val="24"/>
          <w:szCs w:val="24"/>
        </w:rPr>
        <w:t>PROBLEM: THE SOUND ISN'T WORKING</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1</w:t>
      </w:r>
      <w:r w:rsidRPr="001744B9">
        <w:rPr>
          <w:rFonts w:ascii="Lucida Sans Unicode" w:hAnsi="Lucida Sans Unicode" w:cs="Lucida Sans Unicode"/>
          <w:sz w:val="21"/>
          <w:szCs w:val="21"/>
        </w:rPr>
        <w:t>: Check the volume level. Click the audio button in the top-right or bottom-right corner of the screen to make sure the sound is turned on and that the volume is up.</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2</w:t>
      </w:r>
      <w:r w:rsidRPr="001744B9">
        <w:rPr>
          <w:rFonts w:ascii="Lucida Sans Unicode" w:hAnsi="Lucida Sans Unicode" w:cs="Lucida Sans Unicode"/>
          <w:sz w:val="21"/>
          <w:szCs w:val="21"/>
        </w:rPr>
        <w:t>: Check the audio player controls. Many audio and video players will have their own separate audio controls. Make sure the sound is turned on and that the volume is turned up in the player.</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3</w:t>
      </w:r>
      <w:r w:rsidRPr="001744B9">
        <w:rPr>
          <w:rFonts w:ascii="Lucida Sans Unicode" w:hAnsi="Lucida Sans Unicode" w:cs="Lucida Sans Unicode"/>
          <w:sz w:val="21"/>
          <w:szCs w:val="21"/>
        </w:rPr>
        <w:t>: Check the cables. Make sure external speakers are plugged in, turned on, and connected to the correct audio port or a USB port. If your computer has </w:t>
      </w:r>
      <w:r w:rsidRPr="001744B9">
        <w:rPr>
          <w:rStyle w:val="Strong"/>
          <w:rFonts w:ascii="Lucida Sans Unicode" w:hAnsi="Lucida Sans Unicode" w:cs="Lucida Sans Unicode"/>
          <w:sz w:val="21"/>
          <w:szCs w:val="21"/>
        </w:rPr>
        <w:t>color-coded</w:t>
      </w:r>
      <w:r w:rsidRPr="001744B9">
        <w:rPr>
          <w:rFonts w:ascii="Lucida Sans Unicode" w:hAnsi="Lucida Sans Unicode" w:cs="Lucida Sans Unicode"/>
          <w:sz w:val="21"/>
          <w:szCs w:val="21"/>
        </w:rPr>
        <w:t> ports, the audio output port will usually be </w:t>
      </w:r>
      <w:r w:rsidRPr="001744B9">
        <w:rPr>
          <w:rStyle w:val="Strong"/>
          <w:rFonts w:ascii="Lucida Sans Unicode" w:hAnsi="Lucida Sans Unicode" w:cs="Lucida Sans Unicode"/>
          <w:sz w:val="21"/>
          <w:szCs w:val="21"/>
        </w:rPr>
        <w:t>green</w:t>
      </w:r>
      <w:r w:rsidRPr="001744B9">
        <w:rPr>
          <w:rFonts w:ascii="Lucida Sans Unicode" w:hAnsi="Lucida Sans Unicode" w:cs="Lucida Sans Unicode"/>
          <w:sz w:val="21"/>
          <w:szCs w:val="21"/>
        </w:rPr>
        <w:t>.</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4</w:t>
      </w:r>
      <w:r w:rsidRPr="001744B9">
        <w:rPr>
          <w:rFonts w:ascii="Lucida Sans Unicode" w:hAnsi="Lucida Sans Unicode" w:cs="Lucida Sans Unicode"/>
          <w:sz w:val="21"/>
          <w:szCs w:val="21"/>
        </w:rPr>
        <w:t>: Connect headphones to the computer to find out if you can hear sound through the headphones.</w:t>
      </w:r>
    </w:p>
    <w:p w:rsidR="00CC2888" w:rsidRPr="00724D5E" w:rsidRDefault="00CC2888" w:rsidP="00CC2888">
      <w:pPr>
        <w:pStyle w:val="NoSpacing"/>
        <w:rPr>
          <w:rFonts w:ascii="Lucida Sans Unicode" w:hAnsi="Lucida Sans Unicode" w:cs="Lucida Sans Unicode"/>
          <w:b/>
          <w:bCs/>
          <w:spacing w:val="-15"/>
          <w:sz w:val="24"/>
          <w:szCs w:val="24"/>
        </w:rPr>
      </w:pPr>
    </w:p>
    <w:p w:rsidR="00CC2888" w:rsidRPr="001744B9" w:rsidRDefault="00CC2888" w:rsidP="00CC2888">
      <w:pPr>
        <w:pStyle w:val="NoSpacing"/>
        <w:rPr>
          <w:rFonts w:ascii="Lucida Sans Unicode" w:hAnsi="Lucida Sans Unicode" w:cs="Lucida Sans Unicode"/>
          <w:i/>
          <w:spacing w:val="-15"/>
          <w:sz w:val="24"/>
          <w:szCs w:val="24"/>
        </w:rPr>
      </w:pPr>
      <w:r w:rsidRPr="001744B9">
        <w:rPr>
          <w:rFonts w:ascii="Lucida Sans Unicode" w:hAnsi="Lucida Sans Unicode" w:cs="Lucida Sans Unicode"/>
          <w:bCs/>
          <w:i/>
          <w:spacing w:val="-15"/>
          <w:sz w:val="24"/>
          <w:szCs w:val="24"/>
        </w:rPr>
        <w:t>PROBLEM: THE SCREEN IS BLANK</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1</w:t>
      </w:r>
      <w:r w:rsidRPr="001744B9">
        <w:rPr>
          <w:rFonts w:ascii="Lucida Sans Unicode" w:hAnsi="Lucida Sans Unicode" w:cs="Lucida Sans Unicode"/>
          <w:sz w:val="21"/>
          <w:szCs w:val="21"/>
        </w:rPr>
        <w:t>: The computer may be in </w:t>
      </w:r>
      <w:r w:rsidRPr="001744B9">
        <w:rPr>
          <w:rStyle w:val="Strong"/>
          <w:rFonts w:ascii="Lucida Sans Unicode" w:hAnsi="Lucida Sans Unicode" w:cs="Lucida Sans Unicode"/>
          <w:sz w:val="21"/>
          <w:szCs w:val="21"/>
        </w:rPr>
        <w:t>Sleep</w:t>
      </w:r>
      <w:r w:rsidRPr="001744B9">
        <w:rPr>
          <w:rFonts w:ascii="Lucida Sans Unicode" w:hAnsi="Lucida Sans Unicode" w:cs="Lucida Sans Unicode"/>
          <w:sz w:val="21"/>
          <w:szCs w:val="21"/>
        </w:rPr>
        <w:t> mode. Click the mouse or press any key on the keyboard to wake it.</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2</w:t>
      </w:r>
      <w:r w:rsidRPr="001744B9">
        <w:rPr>
          <w:rFonts w:ascii="Lucida Sans Unicode" w:hAnsi="Lucida Sans Unicode" w:cs="Lucida Sans Unicode"/>
          <w:sz w:val="21"/>
          <w:szCs w:val="21"/>
        </w:rPr>
        <w:t>: Make sure the monitor is </w:t>
      </w:r>
      <w:r w:rsidRPr="001744B9">
        <w:rPr>
          <w:rStyle w:val="Strong"/>
          <w:rFonts w:ascii="Lucida Sans Unicode" w:hAnsi="Lucida Sans Unicode" w:cs="Lucida Sans Unicode"/>
          <w:sz w:val="21"/>
          <w:szCs w:val="21"/>
        </w:rPr>
        <w:t>plugged in</w:t>
      </w:r>
      <w:r w:rsidRPr="001744B9">
        <w:rPr>
          <w:rFonts w:ascii="Lucida Sans Unicode" w:hAnsi="Lucida Sans Unicode" w:cs="Lucida Sans Unicode"/>
          <w:sz w:val="21"/>
          <w:szCs w:val="21"/>
        </w:rPr>
        <w:t> and </w:t>
      </w:r>
      <w:r w:rsidRPr="001744B9">
        <w:rPr>
          <w:rStyle w:val="Strong"/>
          <w:rFonts w:ascii="Lucida Sans Unicode" w:hAnsi="Lucida Sans Unicode" w:cs="Lucida Sans Unicode"/>
          <w:sz w:val="21"/>
          <w:szCs w:val="21"/>
        </w:rPr>
        <w:t>turned on</w:t>
      </w:r>
      <w:r w:rsidRPr="001744B9">
        <w:rPr>
          <w:rFonts w:ascii="Lucida Sans Unicode" w:hAnsi="Lucida Sans Unicode" w:cs="Lucida Sans Unicode"/>
          <w:sz w:val="21"/>
          <w:szCs w:val="21"/>
        </w:rPr>
        <w:t>.</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3</w:t>
      </w:r>
      <w:r w:rsidRPr="001744B9">
        <w:rPr>
          <w:rFonts w:ascii="Lucida Sans Unicode" w:hAnsi="Lucida Sans Unicode" w:cs="Lucida Sans Unicode"/>
          <w:sz w:val="21"/>
          <w:szCs w:val="21"/>
        </w:rPr>
        <w:t>: Make sure the computer is </w:t>
      </w:r>
      <w:r w:rsidRPr="001744B9">
        <w:rPr>
          <w:rStyle w:val="Strong"/>
          <w:rFonts w:ascii="Lucida Sans Unicode" w:hAnsi="Lucida Sans Unicode" w:cs="Lucida Sans Unicode"/>
          <w:sz w:val="21"/>
          <w:szCs w:val="21"/>
        </w:rPr>
        <w:t>plugged in</w:t>
      </w:r>
      <w:r w:rsidRPr="001744B9">
        <w:rPr>
          <w:rFonts w:ascii="Lucida Sans Unicode" w:hAnsi="Lucida Sans Unicode" w:cs="Lucida Sans Unicode"/>
          <w:sz w:val="21"/>
          <w:szCs w:val="21"/>
        </w:rPr>
        <w:t> and </w:t>
      </w:r>
      <w:r w:rsidRPr="001744B9">
        <w:rPr>
          <w:rStyle w:val="Strong"/>
          <w:rFonts w:ascii="Lucida Sans Unicode" w:hAnsi="Lucida Sans Unicode" w:cs="Lucida Sans Unicode"/>
          <w:sz w:val="21"/>
          <w:szCs w:val="21"/>
        </w:rPr>
        <w:t>turned on</w:t>
      </w:r>
      <w:r w:rsidRPr="001744B9">
        <w:rPr>
          <w:rFonts w:ascii="Lucida Sans Unicode" w:hAnsi="Lucida Sans Unicode" w:cs="Lucida Sans Unicode"/>
          <w:sz w:val="21"/>
          <w:szCs w:val="21"/>
        </w:rPr>
        <w:t>.</w:t>
      </w:r>
    </w:p>
    <w:p w:rsidR="00CC2888" w:rsidRPr="001744B9" w:rsidRDefault="00CC2888" w:rsidP="00CC2888">
      <w:pPr>
        <w:pStyle w:val="NoSpacing"/>
        <w:rPr>
          <w:rFonts w:ascii="Lucida Sans Unicode" w:hAnsi="Lucida Sans Unicode" w:cs="Lucida Sans Unicode"/>
          <w:sz w:val="21"/>
          <w:szCs w:val="21"/>
        </w:rPr>
      </w:pPr>
      <w:r w:rsidRPr="001744B9">
        <w:rPr>
          <w:rStyle w:val="Strong"/>
          <w:rFonts w:ascii="Lucida Sans Unicode" w:hAnsi="Lucida Sans Unicode" w:cs="Lucida Sans Unicode"/>
          <w:sz w:val="21"/>
          <w:szCs w:val="21"/>
        </w:rPr>
        <w:t>Solution 4</w:t>
      </w:r>
      <w:r w:rsidRPr="001744B9">
        <w:rPr>
          <w:rFonts w:ascii="Lucida Sans Unicode" w:hAnsi="Lucida Sans Unicode" w:cs="Lucida Sans Unicode"/>
          <w:sz w:val="21"/>
          <w:szCs w:val="21"/>
        </w:rPr>
        <w:t>: If you're using a desktop, make sure the monitor cable is properly connected to the computer tower and the monitor.</w:t>
      </w:r>
    </w:p>
    <w:p w:rsidR="00CC2888" w:rsidRPr="001744B9" w:rsidRDefault="00CC2888" w:rsidP="00CC2888">
      <w:pPr>
        <w:pStyle w:val="NoSpacing"/>
        <w:rPr>
          <w:rFonts w:ascii="Lucida Sans Unicode" w:hAnsi="Lucida Sans Unicode" w:cs="Lucida Sans Unicode"/>
          <w:sz w:val="21"/>
          <w:szCs w:val="21"/>
        </w:rPr>
      </w:pPr>
    </w:p>
    <w:p w:rsidR="00CC2888" w:rsidRPr="001744B9" w:rsidRDefault="00CC2888" w:rsidP="00CC2888">
      <w:pPr>
        <w:pStyle w:val="NoSpacing"/>
        <w:rPr>
          <w:rFonts w:ascii="Lucida Sans Unicode" w:hAnsi="Lucida Sans Unicode" w:cs="Lucida Sans Unicode"/>
          <w:sz w:val="21"/>
          <w:szCs w:val="21"/>
        </w:rPr>
      </w:pPr>
    </w:p>
    <w:p w:rsidR="00CC2888" w:rsidRPr="001744B9" w:rsidRDefault="00CC2888" w:rsidP="00CC2888">
      <w:pPr>
        <w:pStyle w:val="NoSpacing"/>
        <w:rPr>
          <w:rFonts w:ascii="Lucida Sans Unicode" w:hAnsi="Lucida Sans Unicode" w:cs="Lucida Sans Unicode"/>
          <w:b/>
          <w:sz w:val="24"/>
          <w:szCs w:val="21"/>
        </w:rPr>
      </w:pPr>
      <w:r w:rsidRPr="001744B9">
        <w:rPr>
          <w:rFonts w:ascii="Lucida Sans Unicode" w:hAnsi="Lucida Sans Unicode" w:cs="Lucida Sans Unicode"/>
          <w:b/>
          <w:sz w:val="24"/>
          <w:szCs w:val="21"/>
        </w:rPr>
        <w:t>What to do if troubleshooting doesn't help?</w:t>
      </w:r>
    </w:p>
    <w:p w:rsidR="00CC2888" w:rsidRPr="00724D5E" w:rsidRDefault="00CC2888" w:rsidP="00CC2888">
      <w:pPr>
        <w:pStyle w:val="NoSpacing"/>
        <w:rPr>
          <w:rFonts w:ascii="Lucida Sans Unicode" w:hAnsi="Lucida Sans Unicode" w:cs="Lucida Sans Unicode"/>
          <w:sz w:val="24"/>
          <w:szCs w:val="24"/>
        </w:rPr>
      </w:pPr>
      <w:r w:rsidRPr="001744B9">
        <w:rPr>
          <w:rFonts w:ascii="Lucida Sans Unicode" w:hAnsi="Lucida Sans Unicode" w:cs="Lucida Sans Unicode"/>
          <w:sz w:val="21"/>
          <w:szCs w:val="21"/>
        </w:rPr>
        <w:t>The goal of troubleshooting is to try to isolate the problem by eliminating the possible problems one at a time. If you've gone through all the steps on this page and you're still not sure what the problem is, you should bring the computer to a repair shop and have the issue evaluated by an expert.</w:t>
      </w:r>
    </w:p>
    <w:p w:rsidR="00CC2888" w:rsidRDefault="00CC2888" w:rsidP="00CC2888">
      <w:pPr>
        <w:jc w:val="center"/>
        <w:rPr>
          <w:b/>
          <w:bCs/>
          <w:sz w:val="144"/>
          <w:szCs w:val="144"/>
        </w:rPr>
      </w:pPr>
    </w:p>
    <w:p w:rsidR="00CC2888" w:rsidRPr="00060C62" w:rsidRDefault="00CC2888" w:rsidP="00D20EB2">
      <w:pPr>
        <w:pStyle w:val="NormalWeb"/>
        <w:shd w:val="clear" w:color="auto" w:fill="FFFFFF"/>
        <w:spacing w:after="360"/>
        <w:jc w:val="center"/>
        <w:rPr>
          <w:rFonts w:ascii="Lucida Sans Unicode" w:hAnsi="Lucida Sans Unicode" w:cs="Lucida Sans Unicode"/>
          <w:b/>
          <w:sz w:val="44"/>
        </w:rPr>
      </w:pPr>
      <w:r w:rsidRPr="00060C62">
        <w:rPr>
          <w:rFonts w:ascii="Lucida Sans Unicode" w:hAnsi="Lucida Sans Unicode" w:cs="Lucida Sans Unicode"/>
          <w:b/>
          <w:sz w:val="44"/>
        </w:rPr>
        <w:lastRenderedPageBreak/>
        <w:t>Practical No.7</w:t>
      </w:r>
    </w:p>
    <w:p w:rsidR="00CC2888" w:rsidRPr="00060C62" w:rsidRDefault="00CC2888" w:rsidP="00CC2888">
      <w:pPr>
        <w:pStyle w:val="NormalWeb"/>
        <w:shd w:val="clear" w:color="auto" w:fill="FFFFFF"/>
        <w:spacing w:after="360"/>
        <w:jc w:val="center"/>
        <w:rPr>
          <w:rFonts w:ascii="Lucida Sans Unicode" w:hAnsi="Lucida Sans Unicode" w:cs="Lucida Sans Unicode"/>
          <w:b/>
          <w:sz w:val="44"/>
        </w:rPr>
      </w:pPr>
      <w:r w:rsidRPr="00060C62">
        <w:rPr>
          <w:rFonts w:ascii="Lucida Sans Unicode" w:hAnsi="Lucida Sans Unicode" w:cs="Lucida Sans Unicode"/>
          <w:b/>
          <w:sz w:val="36"/>
        </w:rPr>
        <w:t>Printer and derives sharing.</w:t>
      </w:r>
    </w:p>
    <w:p w:rsidR="00CC2888" w:rsidRPr="00F20FFC" w:rsidRDefault="00CC2888" w:rsidP="00CC2888">
      <w:pPr>
        <w:pStyle w:val="NormalWeb"/>
        <w:shd w:val="clear" w:color="auto" w:fill="FFFFFF"/>
        <w:spacing w:after="360"/>
        <w:rPr>
          <w:rFonts w:ascii="Lucida Sans Unicode" w:hAnsi="Lucida Sans Unicode" w:cs="Lucida Sans Unicode"/>
          <w:sz w:val="21"/>
          <w:szCs w:val="21"/>
        </w:rPr>
      </w:pPr>
      <w:r w:rsidRPr="00F20FFC">
        <w:rPr>
          <w:rFonts w:ascii="Lucida Sans Unicode" w:hAnsi="Lucida Sans Unicode" w:cs="Lucida Sans Unicode"/>
          <w:sz w:val="21"/>
          <w:szCs w:val="21"/>
        </w:rPr>
        <w:t>Over the years, Windows has gotten much better about how it handles networked printers. But if you want to share a printer over the network, you may still need to do a little legwork to get it all up and running. Here’s how it all works.</w:t>
      </w:r>
    </w:p>
    <w:p w:rsidR="00CC2888" w:rsidRPr="003A1F75" w:rsidRDefault="00CC2888" w:rsidP="00CC2888">
      <w:pPr>
        <w:pStyle w:val="NormalWeb"/>
        <w:shd w:val="clear" w:color="auto" w:fill="FFFFFF"/>
        <w:spacing w:after="360"/>
        <w:rPr>
          <w:rFonts w:ascii="Lucida Sans Unicode" w:hAnsi="Lucida Sans Unicode" w:cs="Lucida Sans Unicode"/>
          <w:sz w:val="21"/>
          <w:szCs w:val="21"/>
        </w:rPr>
      </w:pPr>
      <w:r w:rsidRPr="003A1F75">
        <w:rPr>
          <w:rFonts w:ascii="Lucida Sans Unicode" w:hAnsi="Lucida Sans Unicode" w:cs="Lucida Sans Unicode"/>
          <w:sz w:val="21"/>
          <w:szCs w:val="21"/>
        </w:rPr>
        <w:t>Setting up a printer on your network involves two steps. The first step is getting the printer connected to the network, and there are three ways you can do that:</w:t>
      </w:r>
    </w:p>
    <w:p w:rsidR="00CC2888" w:rsidRPr="003A1F75" w:rsidRDefault="00CC2888" w:rsidP="00CC2888">
      <w:pPr>
        <w:numPr>
          <w:ilvl w:val="0"/>
          <w:numId w:val="20"/>
        </w:numPr>
        <w:shd w:val="clear" w:color="auto" w:fill="FFFFFF"/>
        <w:spacing w:before="100" w:beforeAutospacing="1" w:after="150"/>
        <w:ind w:left="300"/>
        <w:rPr>
          <w:rFonts w:ascii="Lucida Sans Unicode" w:hAnsi="Lucida Sans Unicode" w:cs="Lucida Sans Unicode"/>
          <w:sz w:val="21"/>
          <w:szCs w:val="21"/>
        </w:rPr>
      </w:pPr>
      <w:r w:rsidRPr="003A1F75">
        <w:rPr>
          <w:rStyle w:val="Strong"/>
          <w:rFonts w:ascii="Lucida Sans Unicode" w:hAnsi="Lucida Sans Unicode" w:cs="Lucida Sans Unicode"/>
          <w:sz w:val="21"/>
          <w:szCs w:val="21"/>
        </w:rPr>
        <w:t>Connect the printer to the network directly</w:t>
      </w:r>
      <w:r w:rsidRPr="003A1F75">
        <w:rPr>
          <w:rFonts w:ascii="Lucida Sans Unicode" w:hAnsi="Lucida Sans Unicode" w:cs="Lucida Sans Unicode"/>
          <w:sz w:val="21"/>
          <w:szCs w:val="21"/>
        </w:rPr>
        <w:t>. This is the easiest way to set up a network printer.  It doesn’t require that another PC be turned on to print (like the below methods do), and you don’t have to go through the hassle of setting up sharing. And, since most printers made within the last few years have networking built in, there’s a good chance your printer supports this option.</w:t>
      </w:r>
    </w:p>
    <w:p w:rsidR="00CC2888" w:rsidRPr="003A1F75" w:rsidRDefault="00CC2888" w:rsidP="00CC2888">
      <w:pPr>
        <w:numPr>
          <w:ilvl w:val="0"/>
          <w:numId w:val="20"/>
        </w:numPr>
        <w:shd w:val="clear" w:color="auto" w:fill="FFFFFF"/>
        <w:spacing w:before="100" w:beforeAutospacing="1" w:after="150"/>
        <w:ind w:left="300"/>
        <w:rPr>
          <w:rFonts w:ascii="Lucida Sans Unicode" w:hAnsi="Lucida Sans Unicode" w:cs="Lucida Sans Unicode"/>
          <w:sz w:val="21"/>
          <w:szCs w:val="21"/>
        </w:rPr>
      </w:pPr>
      <w:r w:rsidRPr="003A1F75">
        <w:rPr>
          <w:rStyle w:val="Strong"/>
          <w:rFonts w:ascii="Lucida Sans Unicode" w:hAnsi="Lucida Sans Unicode" w:cs="Lucida Sans Unicode"/>
          <w:sz w:val="21"/>
          <w:szCs w:val="21"/>
        </w:rPr>
        <w:t>Connect the printer to one of your PCs and share it with the network over Homegroup</w:t>
      </w:r>
      <w:r w:rsidRPr="003A1F75">
        <w:rPr>
          <w:rFonts w:ascii="Lucida Sans Unicode" w:hAnsi="Lucida Sans Unicode" w:cs="Lucida Sans Unicode"/>
          <w:sz w:val="21"/>
          <w:szCs w:val="21"/>
        </w:rPr>
        <w:t xml:space="preserve">. If connecting a printer directly to the network isn’t an option, you can connect it to a PC on the network and share it with Windows Homegroup. It’s easy to set up, and is optimal for networks that are made up of mostly Windows computers. This method, however, requires that the computer </w:t>
      </w:r>
      <w:proofErr w:type="gramStart"/>
      <w:r w:rsidRPr="003A1F75">
        <w:rPr>
          <w:rFonts w:ascii="Lucida Sans Unicode" w:hAnsi="Lucida Sans Unicode" w:cs="Lucida Sans Unicode"/>
          <w:sz w:val="21"/>
          <w:szCs w:val="21"/>
        </w:rPr>
        <w:t>its</w:t>
      </w:r>
      <w:proofErr w:type="gramEnd"/>
      <w:r w:rsidRPr="003A1F75">
        <w:rPr>
          <w:rFonts w:ascii="Lucida Sans Unicode" w:hAnsi="Lucida Sans Unicode" w:cs="Lucida Sans Unicode"/>
          <w:sz w:val="21"/>
          <w:szCs w:val="21"/>
        </w:rPr>
        <w:t xml:space="preserve"> connected to be up and running in order for you to use the printer.</w:t>
      </w:r>
    </w:p>
    <w:p w:rsidR="00CC2888" w:rsidRPr="003A1F75" w:rsidRDefault="00CC2888" w:rsidP="00CC2888">
      <w:pPr>
        <w:numPr>
          <w:ilvl w:val="0"/>
          <w:numId w:val="20"/>
        </w:numPr>
        <w:shd w:val="clear" w:color="auto" w:fill="FFFFFF"/>
        <w:spacing w:before="100" w:beforeAutospacing="1" w:after="150"/>
        <w:ind w:left="300"/>
        <w:rPr>
          <w:rFonts w:ascii="Lucida Sans Unicode" w:hAnsi="Lucida Sans Unicode" w:cs="Lucida Sans Unicode"/>
          <w:sz w:val="21"/>
          <w:szCs w:val="21"/>
        </w:rPr>
      </w:pPr>
      <w:r w:rsidRPr="003A1F75">
        <w:rPr>
          <w:rStyle w:val="Strong"/>
          <w:rFonts w:ascii="Lucida Sans Unicode" w:hAnsi="Lucida Sans Unicode" w:cs="Lucida Sans Unicode"/>
          <w:sz w:val="21"/>
          <w:szCs w:val="21"/>
        </w:rPr>
        <w:t>Connect the printer to one of your PCs and share it without Homegroup</w:t>
      </w:r>
      <w:r w:rsidRPr="003A1F75">
        <w:rPr>
          <w:rFonts w:ascii="Lucida Sans Unicode" w:hAnsi="Lucida Sans Unicode" w:cs="Lucida Sans Unicode"/>
          <w:sz w:val="21"/>
          <w:szCs w:val="21"/>
        </w:rPr>
        <w:t xml:space="preserve">. This is ideal if your network has other computers running different operating systems, if you want more control over file and printer sharing, or if Homegroup just isn’t working very well. Like the Homegroup method, this requires that the computer </w:t>
      </w:r>
      <w:proofErr w:type="gramStart"/>
      <w:r w:rsidRPr="003A1F75">
        <w:rPr>
          <w:rFonts w:ascii="Lucida Sans Unicode" w:hAnsi="Lucida Sans Unicode" w:cs="Lucida Sans Unicode"/>
          <w:sz w:val="21"/>
          <w:szCs w:val="21"/>
        </w:rPr>
        <w:t>its</w:t>
      </w:r>
      <w:proofErr w:type="gramEnd"/>
      <w:r w:rsidRPr="003A1F75">
        <w:rPr>
          <w:rFonts w:ascii="Lucida Sans Unicode" w:hAnsi="Lucida Sans Unicode" w:cs="Lucida Sans Unicode"/>
          <w:sz w:val="21"/>
          <w:szCs w:val="21"/>
        </w:rPr>
        <w:t xml:space="preserve"> connected to be up and running in order for you to use the printer.</w:t>
      </w:r>
    </w:p>
    <w:p w:rsidR="00CC2888" w:rsidRPr="003A1F75" w:rsidRDefault="00CC2888" w:rsidP="00CC2888">
      <w:pPr>
        <w:pStyle w:val="NormalWeb"/>
        <w:shd w:val="clear" w:color="auto" w:fill="FFFFFF"/>
        <w:spacing w:after="360"/>
        <w:rPr>
          <w:rFonts w:ascii="Lucida Sans Unicode" w:hAnsi="Lucida Sans Unicode" w:cs="Lucida Sans Unicode"/>
          <w:sz w:val="21"/>
          <w:szCs w:val="21"/>
        </w:rPr>
      </w:pPr>
      <w:r w:rsidRPr="003A1F75">
        <w:rPr>
          <w:rFonts w:ascii="Lucida Sans Unicode" w:hAnsi="Lucida Sans Unicode" w:cs="Lucida Sans Unicode"/>
          <w:sz w:val="21"/>
          <w:szCs w:val="21"/>
        </w:rPr>
        <w:t>The second step, once you’ve hooked up your printer, will be connecting other PCs to the network printer…which depends a lot on how you hooked it up. Confused yet? Don’t worry. We’re about to go over all of this.</w:t>
      </w:r>
    </w:p>
    <w:p w:rsidR="00CC2888" w:rsidRPr="003A1F75" w:rsidRDefault="00CC2888" w:rsidP="00CC2888">
      <w:pPr>
        <w:pStyle w:val="Heading2"/>
        <w:shd w:val="clear" w:color="auto" w:fill="FFFFFF"/>
        <w:rPr>
          <w:rFonts w:ascii="Lucida Sans Unicode" w:hAnsi="Lucida Sans Unicode" w:cs="Lucida Sans Unicode"/>
          <w:sz w:val="32"/>
          <w:szCs w:val="21"/>
        </w:rPr>
      </w:pPr>
      <w:r w:rsidRPr="003A1F75">
        <w:rPr>
          <w:rFonts w:ascii="Lucida Sans Unicode" w:hAnsi="Lucida Sans Unicode" w:cs="Lucida Sans Unicode"/>
          <w:sz w:val="32"/>
          <w:szCs w:val="21"/>
        </w:rPr>
        <w:t>Step One: Connect Your Printer to the Network</w:t>
      </w:r>
    </w:p>
    <w:p w:rsidR="00CC2888" w:rsidRPr="003A1F75" w:rsidRDefault="00CC2888" w:rsidP="00CC2888">
      <w:pPr>
        <w:pStyle w:val="NormalWeb"/>
        <w:shd w:val="clear" w:color="auto" w:fill="FFFFFF"/>
        <w:spacing w:after="360"/>
        <w:rPr>
          <w:rFonts w:ascii="Lucida Sans Unicode" w:hAnsi="Lucida Sans Unicode" w:cs="Lucida Sans Unicode"/>
          <w:sz w:val="21"/>
          <w:szCs w:val="21"/>
        </w:rPr>
      </w:pPr>
      <w:r w:rsidRPr="003A1F75">
        <w:rPr>
          <w:rFonts w:ascii="Lucida Sans Unicode" w:hAnsi="Lucida Sans Unicode" w:cs="Lucida Sans Unicode"/>
          <w:sz w:val="21"/>
          <w:szCs w:val="21"/>
        </w:rPr>
        <w:t xml:space="preserve">First, let’s talk about getting that printer connected to your network. As we mentioned above, you have three options here. You can connect it directly to the network, you can </w:t>
      </w:r>
      <w:r w:rsidRPr="003A1F75">
        <w:rPr>
          <w:rFonts w:ascii="Lucida Sans Unicode" w:hAnsi="Lucida Sans Unicode" w:cs="Lucida Sans Unicode"/>
          <w:sz w:val="21"/>
          <w:szCs w:val="21"/>
        </w:rPr>
        <w:lastRenderedPageBreak/>
        <w:t>connect it to a PC and share it through a Homegroup, or you can connect it to a PC and share it without using Homegroup.</w:t>
      </w:r>
    </w:p>
    <w:p w:rsidR="00CC2888" w:rsidRPr="003A1F75" w:rsidRDefault="00CC2888" w:rsidP="00CC2888">
      <w:pPr>
        <w:pStyle w:val="Heading3"/>
        <w:shd w:val="clear" w:color="auto" w:fill="FFFFFF"/>
        <w:rPr>
          <w:rFonts w:ascii="Lucida Sans Unicode" w:hAnsi="Lucida Sans Unicode" w:cs="Lucida Sans Unicode"/>
          <w:sz w:val="28"/>
          <w:szCs w:val="21"/>
        </w:rPr>
      </w:pPr>
      <w:r w:rsidRPr="003A1F75">
        <w:rPr>
          <w:rFonts w:ascii="Lucida Sans Unicode" w:hAnsi="Lucida Sans Unicode" w:cs="Lucida Sans Unicode"/>
          <w:sz w:val="28"/>
          <w:szCs w:val="21"/>
        </w:rPr>
        <w:t>Connect Your Printer Directly to the Network</w:t>
      </w:r>
    </w:p>
    <w:p w:rsidR="00CC2888" w:rsidRPr="0007048F" w:rsidRDefault="00CC2888" w:rsidP="00CC2888">
      <w:pPr>
        <w:pStyle w:val="NormalWeb"/>
        <w:shd w:val="clear" w:color="auto" w:fill="FFFFFF"/>
        <w:spacing w:after="360"/>
        <w:rPr>
          <w:rFonts w:ascii="Lucida Sans Unicode" w:hAnsi="Lucida Sans Unicode" w:cs="Lucida Sans Unicode"/>
          <w:color w:val="404040"/>
          <w:sz w:val="21"/>
          <w:szCs w:val="21"/>
        </w:rPr>
      </w:pPr>
      <w:r w:rsidRPr="0007048F">
        <w:rPr>
          <w:rFonts w:ascii="Lucida Sans Unicode" w:hAnsi="Lucida Sans Unicode" w:cs="Lucida Sans Unicode"/>
          <w:color w:val="404040"/>
          <w:sz w:val="21"/>
          <w:szCs w:val="21"/>
        </w:rPr>
        <w:t>Most printers these days have networking built in. Some come equipped with Wi-Fi, some with Ethernet, and many have both options available. Unfortunately, we can’t give you precise instructions for getting this done, since how you do it depends on the type of printer you have. If your printer has an LCD display, chances are you can find the network settings somewhere in the Settings or Tools portion of the menus. If your printer has no display, you’ll probably have to rely on some series of physical button presses to tell it whether it should use its Wi-Fi or Ethernet network adapter. Some printers even have a dedicated easy connect button that can set up the Wi-Fi for you.</w:t>
      </w:r>
    </w:p>
    <w:p w:rsidR="00CC2888" w:rsidRPr="0007048F" w:rsidRDefault="00CC2888" w:rsidP="00CC2888">
      <w:pPr>
        <w:pStyle w:val="NormalWeb"/>
        <w:shd w:val="clear" w:color="auto" w:fill="FFFFFF"/>
        <w:spacing w:after="360"/>
        <w:rPr>
          <w:rFonts w:ascii="Lucida Sans Unicode" w:hAnsi="Lucida Sans Unicode" w:cs="Lucida Sans Unicode"/>
          <w:color w:val="404040"/>
          <w:sz w:val="21"/>
          <w:szCs w:val="21"/>
        </w:rPr>
      </w:pPr>
      <w:r w:rsidRPr="0007048F">
        <w:rPr>
          <w:rFonts w:ascii="Lucida Sans Unicode" w:hAnsi="Lucida Sans Unicode" w:cs="Lucida Sans Unicode"/>
          <w:color w:val="404040"/>
          <w:sz w:val="21"/>
          <w:szCs w:val="21"/>
        </w:rPr>
        <w:t>If you’re having trouble setting up a printer that connects directly to the network, the manufacturer should have instructions for making it happen. Check the manual that came with your printer or the manufacturer’s web site for information on hooking it up.</w:t>
      </w:r>
    </w:p>
    <w:p w:rsidR="00CC2888" w:rsidRPr="0007048F" w:rsidRDefault="00CC2888" w:rsidP="00CC2888">
      <w:pPr>
        <w:pStyle w:val="Heading3"/>
        <w:shd w:val="clear" w:color="auto" w:fill="FFFFFF"/>
        <w:rPr>
          <w:rFonts w:ascii="Lucida Sans Unicode" w:hAnsi="Lucida Sans Unicode" w:cs="Lucida Sans Unicode"/>
          <w:color w:val="404040"/>
          <w:sz w:val="28"/>
        </w:rPr>
      </w:pPr>
      <w:r w:rsidRPr="0007048F">
        <w:rPr>
          <w:rFonts w:ascii="Lucida Sans Unicode" w:hAnsi="Lucida Sans Unicode" w:cs="Lucida Sans Unicode"/>
          <w:color w:val="404040"/>
          <w:sz w:val="28"/>
        </w:rPr>
        <w:t>Share a Printer Connected to a PC by Using a Homegroup</w:t>
      </w:r>
    </w:p>
    <w:p w:rsidR="00CC2888" w:rsidRPr="0007048F" w:rsidRDefault="00CC2888" w:rsidP="00CC2888">
      <w:pPr>
        <w:pStyle w:val="NormalWeb"/>
        <w:shd w:val="clear" w:color="auto" w:fill="FFFFFF"/>
        <w:spacing w:after="360"/>
        <w:rPr>
          <w:rFonts w:ascii="Lucida Sans Unicode" w:hAnsi="Lucida Sans Unicode" w:cs="Lucida Sans Unicode"/>
          <w:color w:val="404040"/>
          <w:sz w:val="21"/>
          <w:szCs w:val="21"/>
        </w:rPr>
      </w:pPr>
      <w:r w:rsidRPr="0007048F">
        <w:rPr>
          <w:rFonts w:ascii="Lucida Sans Unicode" w:hAnsi="Lucida Sans Unicode" w:cs="Lucida Sans Unicode"/>
          <w:color w:val="404040"/>
          <w:sz w:val="21"/>
          <w:szCs w:val="21"/>
        </w:rPr>
        <w:t>Sharing a printer with Homegroup is super easy. First, of course, you’ll want to make sure that the printer is connected to one of the PCs on the network and set up properly. If that PC can print to the printer, then you’re good to go.</w:t>
      </w:r>
    </w:p>
    <w:p w:rsidR="00CC2888" w:rsidRPr="0007048F" w:rsidRDefault="00CC2888" w:rsidP="00CC2888">
      <w:pPr>
        <w:pStyle w:val="NormalWeb"/>
        <w:shd w:val="clear" w:color="auto" w:fill="FFFFFF"/>
        <w:spacing w:after="360"/>
        <w:rPr>
          <w:rFonts w:ascii="Lucida Sans Unicode" w:hAnsi="Lucida Sans Unicode" w:cs="Lucida Sans Unicode"/>
          <w:color w:val="404040"/>
          <w:sz w:val="21"/>
          <w:szCs w:val="21"/>
        </w:rPr>
      </w:pPr>
      <w:r w:rsidRPr="0007048F">
        <w:rPr>
          <w:rFonts w:ascii="Lucida Sans Unicode" w:hAnsi="Lucida Sans Unicode" w:cs="Lucida Sans Unicode"/>
          <w:color w:val="404040"/>
          <w:sz w:val="21"/>
          <w:szCs w:val="21"/>
        </w:rPr>
        <w:t>Start by firing up the Homegroup control panel app. Click Start, type “homegroup,” and then click the selection or hit Enter.</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lastRenderedPageBreak/>
        <w:drawing>
          <wp:inline distT="0" distB="0" distL="0" distR="0">
            <wp:extent cx="1860550" cy="3242945"/>
            <wp:effectExtent l="19050" t="0" r="6350" b="0"/>
            <wp:docPr id="162" name="Picture 162" descr="inp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np_e"/>
                    <pic:cNvPicPr>
                      <a:picLocks noChangeAspect="1" noChangeArrowheads="1"/>
                    </pic:cNvPicPr>
                  </pic:nvPicPr>
                  <pic:blipFill>
                    <a:blip r:embed="rId216"/>
                    <a:srcRect/>
                    <a:stretch>
                      <a:fillRect/>
                    </a:stretch>
                  </pic:blipFill>
                  <pic:spPr bwMode="auto">
                    <a:xfrm>
                      <a:off x="0" y="0"/>
                      <a:ext cx="1860550" cy="3242945"/>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ins w:id="1" w:author="Unknown"/>
          <w:rFonts w:ascii="Lucida Sans Unicode" w:hAnsi="Lucida Sans Unicode" w:cs="Lucida Sans Unicode"/>
          <w:sz w:val="21"/>
          <w:szCs w:val="21"/>
        </w:rPr>
      </w:pPr>
      <w:r w:rsidRPr="0007048F">
        <w:rPr>
          <w:rFonts w:ascii="Lucida Sans Unicode" w:hAnsi="Lucida Sans Unicode" w:cs="Lucida Sans Unicode"/>
          <w:sz w:val="21"/>
          <w:szCs w:val="21"/>
        </w:rPr>
        <w:t>What you do next depends on what you see in the Homegroup window. If the PC you have the printer connected to is already part of a Homegroup, you’ll see something like the following screen. If it shows that you’re already sharing printers, then you’re done. You can skip on to step two, where you connect other PCs on the network. If you’re not already sharing printers, click the “Change what you’re sharing with the homegroup” link.</w:t>
      </w:r>
    </w:p>
    <w:p w:rsidR="00CC2888" w:rsidRDefault="00CC2888" w:rsidP="00CC2888">
      <w:pPr>
        <w:pStyle w:val="NormalWeb"/>
        <w:shd w:val="clear" w:color="auto" w:fill="FFFFFF"/>
        <w:spacing w:after="360"/>
        <w:jc w:val="center"/>
        <w:rPr>
          <w:ins w:id="2" w:author="Unknown"/>
          <w:rFonts w:ascii="Arial" w:hAnsi="Arial" w:cs="Arial"/>
          <w:color w:val="404040"/>
        </w:rPr>
      </w:pPr>
      <w:r>
        <w:rPr>
          <w:rFonts w:ascii="Arial" w:hAnsi="Arial" w:cs="Arial"/>
          <w:noProof/>
          <w:color w:val="114491"/>
          <w:lang w:val="en-US" w:eastAsia="en-US"/>
        </w:rPr>
        <w:drawing>
          <wp:inline distT="0" distB="0" distL="0" distR="0">
            <wp:extent cx="3840568" cy="2352054"/>
            <wp:effectExtent l="19050" t="0" r="7532" b="0"/>
            <wp:docPr id="163" name="Picture 163" descr="inp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np_f"/>
                    <pic:cNvPicPr>
                      <a:picLocks noChangeAspect="1" noChangeArrowheads="1"/>
                    </pic:cNvPicPr>
                  </pic:nvPicPr>
                  <pic:blipFill>
                    <a:blip r:embed="rId217"/>
                    <a:srcRect/>
                    <a:stretch>
                      <a:fillRect/>
                    </a:stretch>
                  </pic:blipFill>
                  <pic:spPr bwMode="auto">
                    <a:xfrm>
                      <a:off x="0" y="0"/>
                      <a:ext cx="3840586" cy="2352065"/>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 xml:space="preserve">On the “Printers &amp; Devices” drop-down menu, choose the “Shared” option. Click </w:t>
      </w:r>
      <w:proofErr w:type="gramStart"/>
      <w:r w:rsidRPr="0007048F">
        <w:rPr>
          <w:rFonts w:ascii="Lucida Sans Unicode" w:hAnsi="Lucida Sans Unicode" w:cs="Lucida Sans Unicode"/>
          <w:sz w:val="21"/>
          <w:szCs w:val="21"/>
        </w:rPr>
        <w:t>Next</w:t>
      </w:r>
      <w:proofErr w:type="gramEnd"/>
      <w:r w:rsidRPr="0007048F">
        <w:rPr>
          <w:rFonts w:ascii="Lucida Sans Unicode" w:hAnsi="Lucida Sans Unicode" w:cs="Lucida Sans Unicode"/>
          <w:sz w:val="21"/>
          <w:szCs w:val="21"/>
        </w:rPr>
        <w:t xml:space="preserve"> and then you can close the Homegroup options and move on to step two.</w:t>
      </w:r>
    </w:p>
    <w:p w:rsidR="00CC2888" w:rsidRDefault="00CC2888" w:rsidP="00CC2888">
      <w:pPr>
        <w:pStyle w:val="NormalWeb"/>
        <w:shd w:val="clear" w:color="auto" w:fill="FFFFFF"/>
        <w:spacing w:after="360"/>
        <w:jc w:val="center"/>
        <w:rPr>
          <w:ins w:id="3" w:author="Unknown"/>
          <w:rFonts w:ascii="Arial" w:hAnsi="Arial" w:cs="Arial"/>
          <w:color w:val="404040"/>
        </w:rPr>
      </w:pPr>
      <w:r>
        <w:rPr>
          <w:rFonts w:ascii="Arial" w:hAnsi="Arial" w:cs="Arial"/>
          <w:noProof/>
          <w:color w:val="114491"/>
          <w:lang w:val="en-US" w:eastAsia="en-US"/>
        </w:rPr>
        <w:lastRenderedPageBreak/>
        <w:drawing>
          <wp:inline distT="0" distB="0" distL="0" distR="0">
            <wp:extent cx="4093845" cy="3232150"/>
            <wp:effectExtent l="19050" t="0" r="1905" b="0"/>
            <wp:docPr id="164" name="Picture 164" descr="in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np_g"/>
                    <pic:cNvPicPr>
                      <a:picLocks noChangeAspect="1" noChangeArrowheads="1"/>
                    </pic:cNvPicPr>
                  </pic:nvPicPr>
                  <pic:blipFill>
                    <a:blip r:embed="rId218"/>
                    <a:srcRect/>
                    <a:stretch>
                      <a:fillRect/>
                    </a:stretch>
                  </pic:blipFill>
                  <pic:spPr bwMode="auto">
                    <a:xfrm>
                      <a:off x="0" y="0"/>
                      <a:ext cx="4093845" cy="3232150"/>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 xml:space="preserve">If there is already a Homegroup created for other PCs on the network, but the PC you’ve got your printer connected to </w:t>
      </w:r>
      <w:proofErr w:type="gramStart"/>
      <w:r w:rsidRPr="0007048F">
        <w:rPr>
          <w:rFonts w:ascii="Lucida Sans Unicode" w:hAnsi="Lucida Sans Unicode" w:cs="Lucida Sans Unicode"/>
          <w:sz w:val="21"/>
          <w:szCs w:val="21"/>
        </w:rPr>
        <w:t>isn’t</w:t>
      </w:r>
      <w:proofErr w:type="gramEnd"/>
      <w:r w:rsidRPr="0007048F">
        <w:rPr>
          <w:rFonts w:ascii="Lucida Sans Unicode" w:hAnsi="Lucida Sans Unicode" w:cs="Lucida Sans Unicode"/>
          <w:sz w:val="21"/>
          <w:szCs w:val="21"/>
        </w:rPr>
        <w:t xml:space="preserve"> a member, the main screen when you start the Homegroup control panel app will look something like the one below. Click the “Join now” button and then click “Next” on the following screen that just tells you a bit about Homegroups.</w:t>
      </w:r>
    </w:p>
    <w:p w:rsidR="00CC2888" w:rsidRDefault="00CC2888" w:rsidP="00CC2888">
      <w:pPr>
        <w:pStyle w:val="NormalWeb"/>
        <w:shd w:val="clear" w:color="auto" w:fill="FFFFFF"/>
        <w:spacing w:after="360"/>
        <w:jc w:val="center"/>
        <w:rPr>
          <w:ins w:id="4" w:author="Unknown"/>
          <w:rFonts w:ascii="Arial" w:hAnsi="Arial" w:cs="Arial"/>
          <w:color w:val="404040"/>
        </w:rPr>
      </w:pPr>
      <w:r>
        <w:rPr>
          <w:rFonts w:ascii="Arial" w:hAnsi="Arial" w:cs="Arial"/>
          <w:noProof/>
          <w:color w:val="114491"/>
          <w:lang w:val="en-US" w:eastAsia="en-US"/>
        </w:rPr>
        <w:drawing>
          <wp:inline distT="0" distB="0" distL="0" distR="0">
            <wp:extent cx="5135245" cy="2987675"/>
            <wp:effectExtent l="19050" t="0" r="8255" b="0"/>
            <wp:docPr id="165" name="Picture 165" descr="inp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np_h"/>
                    <pic:cNvPicPr>
                      <a:picLocks noChangeAspect="1" noChangeArrowheads="1"/>
                    </pic:cNvPicPr>
                  </pic:nvPicPr>
                  <pic:blipFill>
                    <a:blip r:embed="rId219"/>
                    <a:srcRect/>
                    <a:stretch>
                      <a:fillRect/>
                    </a:stretch>
                  </pic:blipFill>
                  <pic:spPr bwMode="auto">
                    <a:xfrm>
                      <a:off x="0" y="0"/>
                      <a:ext cx="5135245" cy="2987675"/>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Set your sharing options, making sure that “Printers and devices” is set to “Shared,” and then click “Next.”</w:t>
      </w:r>
    </w:p>
    <w:p w:rsidR="00CC2888" w:rsidRDefault="00CC2888" w:rsidP="00CC2888">
      <w:pPr>
        <w:pStyle w:val="NormalWeb"/>
        <w:shd w:val="clear" w:color="auto" w:fill="FFFFFF"/>
        <w:spacing w:after="360"/>
        <w:jc w:val="center"/>
        <w:rPr>
          <w:ins w:id="5" w:author="Unknown"/>
          <w:rFonts w:ascii="Arial" w:hAnsi="Arial" w:cs="Arial"/>
          <w:color w:val="404040"/>
        </w:rPr>
      </w:pPr>
      <w:r>
        <w:rPr>
          <w:rFonts w:ascii="Arial" w:hAnsi="Arial" w:cs="Arial"/>
          <w:noProof/>
          <w:color w:val="114491"/>
          <w:lang w:val="en-US" w:eastAsia="en-US"/>
        </w:rPr>
        <w:lastRenderedPageBreak/>
        <w:drawing>
          <wp:inline distT="0" distB="0" distL="0" distR="0">
            <wp:extent cx="4274185" cy="3381375"/>
            <wp:effectExtent l="19050" t="0" r="0" b="0"/>
            <wp:docPr id="166" name="Picture 166" descr="in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np_i"/>
                    <pic:cNvPicPr>
                      <a:picLocks noChangeAspect="1" noChangeArrowheads="1"/>
                    </pic:cNvPicPr>
                  </pic:nvPicPr>
                  <pic:blipFill>
                    <a:blip r:embed="rId220"/>
                    <a:srcRect/>
                    <a:stretch>
                      <a:fillRect/>
                    </a:stretch>
                  </pic:blipFill>
                  <pic:spPr bwMode="auto">
                    <a:xfrm>
                      <a:off x="0" y="0"/>
                      <a:ext cx="4274185" cy="3381375"/>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 xml:space="preserve">Type the password for the Homegroup and then click “Next.” If you don’t know the password, go to one of the other PCs on the network that is already a member of the Homegroup, launch the Homegroup control panel </w:t>
      </w:r>
      <w:proofErr w:type="gramStart"/>
      <w:r w:rsidRPr="0007048F">
        <w:rPr>
          <w:rFonts w:ascii="Lucida Sans Unicode" w:hAnsi="Lucida Sans Unicode" w:cs="Lucida Sans Unicode"/>
          <w:sz w:val="21"/>
          <w:szCs w:val="21"/>
        </w:rPr>
        <w:t>app,</w:t>
      </w:r>
      <w:proofErr w:type="gramEnd"/>
      <w:r w:rsidRPr="0007048F">
        <w:rPr>
          <w:rFonts w:ascii="Lucida Sans Unicode" w:hAnsi="Lucida Sans Unicode" w:cs="Lucida Sans Unicode"/>
          <w:sz w:val="21"/>
          <w:szCs w:val="21"/>
        </w:rPr>
        <w:t xml:space="preserve"> and you can look it up there.</w:t>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If you’re connecting from another PC that you’ve signed onto using the same Microsoft account as the PC that’s already a member of the Homegroup, Windows 8 and 10 won’t ask for your password. Instead, Windows will authorize you automatically.</w:t>
      </w:r>
    </w:p>
    <w:p w:rsidR="00CC2888" w:rsidRDefault="00CC2888" w:rsidP="00CC2888">
      <w:pPr>
        <w:pStyle w:val="NormalWeb"/>
        <w:shd w:val="clear" w:color="auto" w:fill="FFFFFF"/>
        <w:spacing w:after="360"/>
        <w:jc w:val="center"/>
        <w:rPr>
          <w:ins w:id="6" w:author="Unknown"/>
          <w:rFonts w:ascii="Arial" w:hAnsi="Arial" w:cs="Arial"/>
          <w:color w:val="404040"/>
        </w:rPr>
      </w:pPr>
      <w:r>
        <w:rPr>
          <w:rFonts w:ascii="Arial" w:hAnsi="Arial" w:cs="Arial"/>
          <w:noProof/>
          <w:color w:val="114491"/>
          <w:lang w:val="en-US" w:eastAsia="en-US"/>
        </w:rPr>
        <w:lastRenderedPageBreak/>
        <w:drawing>
          <wp:inline distT="0" distB="0" distL="0" distR="0">
            <wp:extent cx="4827270" cy="3806190"/>
            <wp:effectExtent l="19050" t="0" r="0" b="0"/>
            <wp:docPr id="167" name="Picture 167" descr="in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np_j"/>
                    <pic:cNvPicPr>
                      <a:picLocks noChangeAspect="1" noChangeArrowheads="1"/>
                    </pic:cNvPicPr>
                  </pic:nvPicPr>
                  <pic:blipFill>
                    <a:blip r:embed="rId221"/>
                    <a:srcRect/>
                    <a:stretch>
                      <a:fillRect/>
                    </a:stretch>
                  </pic:blipFill>
                  <pic:spPr bwMode="auto">
                    <a:xfrm>
                      <a:off x="0" y="0"/>
                      <a:ext cx="4827270" cy="3806190"/>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On the final screen, click the “Finish” button and then you can move on to step two and get your other PCs on the network connected to the printer.</w:t>
      </w:r>
    </w:p>
    <w:p w:rsidR="00CC2888" w:rsidRDefault="00CC2888" w:rsidP="00CC2888">
      <w:pPr>
        <w:pStyle w:val="NormalWeb"/>
        <w:shd w:val="clear" w:color="auto" w:fill="FFFFFF"/>
        <w:spacing w:after="360"/>
        <w:jc w:val="center"/>
        <w:rPr>
          <w:ins w:id="7" w:author="Unknown"/>
          <w:rFonts w:ascii="Arial" w:hAnsi="Arial" w:cs="Arial"/>
          <w:color w:val="404040"/>
        </w:rPr>
      </w:pPr>
      <w:r>
        <w:rPr>
          <w:rFonts w:ascii="Arial" w:hAnsi="Arial" w:cs="Arial"/>
          <w:noProof/>
          <w:color w:val="114491"/>
          <w:lang w:val="en-US" w:eastAsia="en-US"/>
        </w:rPr>
        <w:drawing>
          <wp:inline distT="0" distB="0" distL="0" distR="0">
            <wp:extent cx="4370070" cy="3444875"/>
            <wp:effectExtent l="19050" t="0" r="0" b="0"/>
            <wp:docPr id="168" name="Picture 168" descr="in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np_k"/>
                    <pic:cNvPicPr>
                      <a:picLocks noChangeAspect="1" noChangeArrowheads="1"/>
                    </pic:cNvPicPr>
                  </pic:nvPicPr>
                  <pic:blipFill>
                    <a:blip r:embed="rId222"/>
                    <a:srcRect/>
                    <a:stretch>
                      <a:fillRect/>
                    </a:stretch>
                  </pic:blipFill>
                  <pic:spPr bwMode="auto">
                    <a:xfrm>
                      <a:off x="0" y="0"/>
                      <a:ext cx="4370070" cy="3444875"/>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lastRenderedPageBreak/>
        <w:t>And finally, if there is no Homegroup at all on your network, you’ll see something like the following screen when you open the Homegroup control panel window. To create a new homegroup, click the “Create a homegroup” button.</w:t>
      </w:r>
    </w:p>
    <w:p w:rsidR="00CC2888" w:rsidRDefault="00CC2888" w:rsidP="00CC2888">
      <w:pPr>
        <w:pStyle w:val="NormalWeb"/>
        <w:shd w:val="clear" w:color="auto" w:fill="FFFFFF"/>
        <w:spacing w:after="360"/>
        <w:jc w:val="center"/>
        <w:rPr>
          <w:ins w:id="8" w:author="Unknown"/>
          <w:rFonts w:ascii="Arial" w:hAnsi="Arial" w:cs="Arial"/>
          <w:color w:val="404040"/>
        </w:rPr>
      </w:pPr>
      <w:r>
        <w:rPr>
          <w:rFonts w:ascii="Arial" w:hAnsi="Arial" w:cs="Arial"/>
          <w:noProof/>
          <w:color w:val="114491"/>
          <w:lang w:val="en-US" w:eastAsia="en-US"/>
        </w:rPr>
        <w:drawing>
          <wp:inline distT="0" distB="0" distL="0" distR="0">
            <wp:extent cx="5125085" cy="3030220"/>
            <wp:effectExtent l="19050" t="0" r="0" b="0"/>
            <wp:docPr id="169" name="Picture 169" descr="inp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p_a"/>
                    <pic:cNvPicPr>
                      <a:picLocks noChangeAspect="1" noChangeArrowheads="1"/>
                    </pic:cNvPicPr>
                  </pic:nvPicPr>
                  <pic:blipFill>
                    <a:blip r:embed="rId223"/>
                    <a:srcRect/>
                    <a:stretch>
                      <a:fillRect/>
                    </a:stretch>
                  </pic:blipFill>
                  <pic:spPr bwMode="auto">
                    <a:xfrm>
                      <a:off x="0" y="0"/>
                      <a:ext cx="5125085" cy="3030220"/>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The following screen just tells you a little about Homegroups. Go ahead and click “Next.”</w:t>
      </w:r>
    </w:p>
    <w:p w:rsidR="00CC2888" w:rsidRDefault="00CC2888" w:rsidP="00CC2888">
      <w:pPr>
        <w:pStyle w:val="NormalWeb"/>
        <w:shd w:val="clear" w:color="auto" w:fill="FFFFFF"/>
        <w:spacing w:after="360"/>
        <w:jc w:val="center"/>
        <w:rPr>
          <w:ins w:id="9" w:author="Unknown"/>
          <w:rFonts w:ascii="Arial" w:hAnsi="Arial" w:cs="Arial"/>
          <w:color w:val="404040"/>
        </w:rPr>
      </w:pPr>
      <w:r>
        <w:rPr>
          <w:rFonts w:ascii="Arial" w:hAnsi="Arial" w:cs="Arial"/>
          <w:noProof/>
          <w:color w:val="114491"/>
          <w:lang w:val="en-US" w:eastAsia="en-US"/>
        </w:rPr>
        <w:drawing>
          <wp:inline distT="0" distB="0" distL="0" distR="0">
            <wp:extent cx="4859020" cy="3423920"/>
            <wp:effectExtent l="19050" t="0" r="0" b="0"/>
            <wp:docPr id="170" name="Picture 170" descr="inp_b">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np_b"/>
                    <pic:cNvPicPr>
                      <a:picLocks noChangeAspect="1" noChangeArrowheads="1"/>
                    </pic:cNvPicPr>
                  </pic:nvPicPr>
                  <pic:blipFill>
                    <a:blip r:embed="rId225"/>
                    <a:srcRect/>
                    <a:stretch>
                      <a:fillRect/>
                    </a:stretch>
                  </pic:blipFill>
                  <pic:spPr bwMode="auto">
                    <a:xfrm>
                      <a:off x="0" y="0"/>
                      <a:ext cx="4859020" cy="3423920"/>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lastRenderedPageBreak/>
        <w:t>Choose whatever libraries and folders you want to share with the network from the PC you’re on. Just make sure that you select the “Shared” option for “Printers &amp; Devices.” Click “Next” when you’re done making your selections.</w:t>
      </w:r>
    </w:p>
    <w:p w:rsidR="00CC2888" w:rsidRDefault="00CC2888" w:rsidP="00CC2888">
      <w:pPr>
        <w:pStyle w:val="NormalWeb"/>
        <w:shd w:val="clear" w:color="auto" w:fill="FFFFFF"/>
        <w:spacing w:after="360"/>
        <w:jc w:val="center"/>
        <w:rPr>
          <w:ins w:id="10" w:author="Unknown"/>
          <w:rFonts w:ascii="Arial" w:hAnsi="Arial" w:cs="Arial"/>
          <w:color w:val="404040"/>
        </w:rPr>
      </w:pPr>
      <w:r>
        <w:rPr>
          <w:rFonts w:ascii="Arial" w:hAnsi="Arial" w:cs="Arial"/>
          <w:noProof/>
          <w:color w:val="114491"/>
          <w:lang w:val="en-US" w:eastAsia="en-US"/>
        </w:rPr>
        <w:drawing>
          <wp:inline distT="0" distB="0" distL="0" distR="0">
            <wp:extent cx="4338320" cy="3423920"/>
            <wp:effectExtent l="19050" t="0" r="5080" b="0"/>
            <wp:docPr id="171" name="Picture 171" descr="inp_c">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np_c"/>
                    <pic:cNvPicPr>
                      <a:picLocks noChangeAspect="1" noChangeArrowheads="1"/>
                    </pic:cNvPicPr>
                  </pic:nvPicPr>
                  <pic:blipFill>
                    <a:blip r:embed="rId227"/>
                    <a:srcRect/>
                    <a:stretch>
                      <a:fillRect/>
                    </a:stretch>
                  </pic:blipFill>
                  <pic:spPr bwMode="auto">
                    <a:xfrm>
                      <a:off x="0" y="0"/>
                      <a:ext cx="4338320" cy="3423920"/>
                    </a:xfrm>
                    <a:prstGeom prst="rect">
                      <a:avLst/>
                    </a:prstGeom>
                    <a:noFill/>
                    <a:ln w="9525">
                      <a:noFill/>
                      <a:miter lim="800000"/>
                      <a:headEnd/>
                      <a:tailEnd/>
                    </a:ln>
                  </pic:spPr>
                </pic:pic>
              </a:graphicData>
            </a:graphic>
          </wp:inline>
        </w:drawing>
      </w:r>
    </w:p>
    <w:p w:rsidR="00CC2888" w:rsidRPr="0007048F" w:rsidRDefault="00CC2888" w:rsidP="00CC2888">
      <w:pPr>
        <w:pStyle w:val="NormalWeb"/>
        <w:shd w:val="clear" w:color="auto" w:fill="FFFFFF"/>
        <w:spacing w:after="360"/>
        <w:rPr>
          <w:rFonts w:ascii="Lucida Sans Unicode" w:hAnsi="Lucida Sans Unicode" w:cs="Lucida Sans Unicode"/>
          <w:sz w:val="21"/>
          <w:szCs w:val="21"/>
        </w:rPr>
      </w:pPr>
      <w:r w:rsidRPr="0007048F">
        <w:rPr>
          <w:rFonts w:ascii="Lucida Sans Unicode" w:hAnsi="Lucida Sans Unicode" w:cs="Lucida Sans Unicode"/>
          <w:sz w:val="21"/>
          <w:szCs w:val="21"/>
        </w:rPr>
        <w:t>The final screen shows the password you’ll need for other PCs on your network to connect to the Homegroup. Write it down and then click the “Finish” button.</w:t>
      </w:r>
    </w:p>
    <w:p w:rsidR="00CC2888" w:rsidRDefault="00CC2888" w:rsidP="00CC2888">
      <w:pPr>
        <w:pStyle w:val="NormalWeb"/>
        <w:shd w:val="clear" w:color="auto" w:fill="FFFFFF"/>
        <w:spacing w:after="360"/>
        <w:jc w:val="center"/>
        <w:rPr>
          <w:ins w:id="11" w:author="Unknown"/>
          <w:rFonts w:ascii="Arial" w:hAnsi="Arial" w:cs="Arial"/>
          <w:color w:val="404040"/>
        </w:rPr>
      </w:pPr>
      <w:r>
        <w:rPr>
          <w:rFonts w:ascii="Arial" w:hAnsi="Arial" w:cs="Arial"/>
          <w:noProof/>
          <w:color w:val="114491"/>
          <w:lang w:val="en-US" w:eastAsia="en-US"/>
        </w:rPr>
        <w:lastRenderedPageBreak/>
        <w:drawing>
          <wp:inline distT="0" distB="0" distL="0" distR="0">
            <wp:extent cx="4338320" cy="3434080"/>
            <wp:effectExtent l="19050" t="0" r="5080" b="0"/>
            <wp:docPr id="172" name="Picture 172" descr="inp_d">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np_d"/>
                    <pic:cNvPicPr>
                      <a:picLocks noChangeAspect="1" noChangeArrowheads="1"/>
                    </pic:cNvPicPr>
                  </pic:nvPicPr>
                  <pic:blipFill>
                    <a:blip r:embed="rId229"/>
                    <a:srcRect/>
                    <a:stretch>
                      <a:fillRect/>
                    </a:stretch>
                  </pic:blipFill>
                  <pic:spPr bwMode="auto">
                    <a:xfrm>
                      <a:off x="0" y="0"/>
                      <a:ext cx="4338320" cy="3434080"/>
                    </a:xfrm>
                    <a:prstGeom prst="rect">
                      <a:avLst/>
                    </a:prstGeom>
                    <a:noFill/>
                    <a:ln w="9525">
                      <a:noFill/>
                      <a:miter lim="800000"/>
                      <a:headEnd/>
                      <a:tailEnd/>
                    </a:ln>
                  </pic:spPr>
                </pic:pic>
              </a:graphicData>
            </a:graphic>
          </wp:inline>
        </w:drawing>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Now that you’ve got your Homegroup set up and your PC is sharing its printers with it, you can skip down to step two and get those other PCs on the network connected to the printer.</w:t>
      </w:r>
    </w:p>
    <w:p w:rsidR="00CC2888" w:rsidRPr="004B1186" w:rsidRDefault="00CC2888" w:rsidP="00CC2888">
      <w:pPr>
        <w:pStyle w:val="Heading3"/>
        <w:shd w:val="clear" w:color="auto" w:fill="FFFFFF"/>
        <w:rPr>
          <w:rFonts w:ascii="Lucida Sans Unicode" w:hAnsi="Lucida Sans Unicode" w:cs="Lucida Sans Unicode"/>
          <w:sz w:val="28"/>
        </w:rPr>
      </w:pPr>
      <w:r w:rsidRPr="004B1186">
        <w:rPr>
          <w:rFonts w:ascii="Lucida Sans Unicode" w:hAnsi="Lucida Sans Unicode" w:cs="Lucida Sans Unicode"/>
          <w:sz w:val="28"/>
        </w:rPr>
        <w:t xml:space="preserve">Share a Printer Connected to a PC </w:t>
      </w:r>
      <w:proofErr w:type="gramStart"/>
      <w:r w:rsidRPr="004B1186">
        <w:rPr>
          <w:rFonts w:ascii="Lucida Sans Unicode" w:hAnsi="Lucida Sans Unicode" w:cs="Lucida Sans Unicode"/>
          <w:sz w:val="28"/>
        </w:rPr>
        <w:t>Without</w:t>
      </w:r>
      <w:proofErr w:type="gramEnd"/>
      <w:r w:rsidRPr="004B1186">
        <w:rPr>
          <w:rFonts w:ascii="Lucida Sans Unicode" w:hAnsi="Lucida Sans Unicode" w:cs="Lucida Sans Unicode"/>
          <w:sz w:val="28"/>
        </w:rPr>
        <w:t xml:space="preserve"> Using a Homegroup</w:t>
      </w:r>
    </w:p>
    <w:p w:rsidR="00CC2888"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If you have computers or mobile devices on your network that run an OS other than Windows 7, 8, or 10–or you just don’t want to use Homegroup for some reason–you can always use the sharing tools that have always been a part of Windows to share a printer with the network. Again, your first step is making sure the printer is connected to a PC and that you can print to it.</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Click Start, type “devices and printers,” and then hit Enter or click the result.</w:t>
      </w:r>
    </w:p>
    <w:p w:rsidR="00CC2888" w:rsidRDefault="00CC2888" w:rsidP="00CC2888">
      <w:pPr>
        <w:pStyle w:val="NormalWeb"/>
        <w:shd w:val="clear" w:color="auto" w:fill="FFFFFF"/>
        <w:spacing w:after="360"/>
        <w:jc w:val="center"/>
        <w:rPr>
          <w:ins w:id="12" w:author="Unknown"/>
          <w:rFonts w:ascii="Arial" w:hAnsi="Arial" w:cs="Arial"/>
          <w:color w:val="404040"/>
        </w:rPr>
      </w:pPr>
      <w:r>
        <w:rPr>
          <w:rFonts w:ascii="Arial" w:hAnsi="Arial" w:cs="Arial"/>
          <w:noProof/>
          <w:color w:val="114491"/>
          <w:lang w:val="en-US" w:eastAsia="en-US"/>
        </w:rPr>
        <w:lastRenderedPageBreak/>
        <w:drawing>
          <wp:inline distT="0" distB="0" distL="0" distR="0">
            <wp:extent cx="1934845" cy="3359785"/>
            <wp:effectExtent l="19050" t="0" r="8255" b="0"/>
            <wp:docPr id="173" name="Picture 173" descr="inp_1">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np_1"/>
                    <pic:cNvPicPr>
                      <a:picLocks noChangeAspect="1" noChangeArrowheads="1"/>
                    </pic:cNvPicPr>
                  </pic:nvPicPr>
                  <pic:blipFill>
                    <a:blip r:embed="rId231"/>
                    <a:srcRect/>
                    <a:stretch>
                      <a:fillRect/>
                    </a:stretch>
                  </pic:blipFill>
                  <pic:spPr bwMode="auto">
                    <a:xfrm>
                      <a:off x="0" y="0"/>
                      <a:ext cx="1934845" cy="3359785"/>
                    </a:xfrm>
                    <a:prstGeom prst="rect">
                      <a:avLst/>
                    </a:prstGeom>
                    <a:noFill/>
                    <a:ln w="9525">
                      <a:noFill/>
                      <a:miter lim="800000"/>
                      <a:headEnd/>
                      <a:tailEnd/>
                    </a:ln>
                  </pic:spPr>
                </pic:pic>
              </a:graphicData>
            </a:graphic>
          </wp:inline>
        </w:drawing>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Right-click the printer you want to share with the network and then select “Printer properties”.</w:t>
      </w:r>
    </w:p>
    <w:p w:rsidR="00CC2888" w:rsidRDefault="00CC2888" w:rsidP="00CC2888">
      <w:pPr>
        <w:pStyle w:val="NormalWeb"/>
        <w:shd w:val="clear" w:color="auto" w:fill="FFFFFF"/>
        <w:spacing w:after="360"/>
        <w:jc w:val="center"/>
        <w:rPr>
          <w:ins w:id="13" w:author="Unknown"/>
          <w:rFonts w:ascii="Arial" w:hAnsi="Arial" w:cs="Arial"/>
          <w:color w:val="404040"/>
        </w:rPr>
      </w:pPr>
      <w:r>
        <w:rPr>
          <w:rFonts w:ascii="Arial" w:hAnsi="Arial" w:cs="Arial"/>
          <w:noProof/>
          <w:color w:val="114491"/>
          <w:lang w:val="en-US" w:eastAsia="en-US"/>
        </w:rPr>
        <w:drawing>
          <wp:inline distT="0" distB="0" distL="0" distR="0">
            <wp:extent cx="3157855" cy="2870835"/>
            <wp:effectExtent l="19050" t="0" r="4445" b="0"/>
            <wp:docPr id="174" name="Picture 174" descr="inp_m">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p_m"/>
                    <pic:cNvPicPr>
                      <a:picLocks noChangeAspect="1" noChangeArrowheads="1"/>
                    </pic:cNvPicPr>
                  </pic:nvPicPr>
                  <pic:blipFill>
                    <a:blip r:embed="rId233"/>
                    <a:srcRect/>
                    <a:stretch>
                      <a:fillRect/>
                    </a:stretch>
                  </pic:blipFill>
                  <pic:spPr bwMode="auto">
                    <a:xfrm>
                      <a:off x="0" y="0"/>
                      <a:ext cx="3157855" cy="2870835"/>
                    </a:xfrm>
                    <a:prstGeom prst="rect">
                      <a:avLst/>
                    </a:prstGeom>
                    <a:noFill/>
                    <a:ln w="9525">
                      <a:noFill/>
                      <a:miter lim="800000"/>
                      <a:headEnd/>
                      <a:tailEnd/>
                    </a:ln>
                  </pic:spPr>
                </pic:pic>
              </a:graphicData>
            </a:graphic>
          </wp:inline>
        </w:drawing>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The “Printer Properties” window shows you all kinds of things you can configure about the printer. For now, click the “Sharing” tab.</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lastRenderedPageBreak/>
        <w:drawing>
          <wp:inline distT="0" distB="0" distL="0" distR="0">
            <wp:extent cx="3061970" cy="3370580"/>
            <wp:effectExtent l="19050" t="0" r="5080" b="0"/>
            <wp:docPr id="175" name="Picture 175" descr="inp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np_n"/>
                    <pic:cNvPicPr>
                      <a:picLocks noChangeAspect="1" noChangeArrowheads="1"/>
                    </pic:cNvPicPr>
                  </pic:nvPicPr>
                  <pic:blipFill>
                    <a:blip r:embed="rId234"/>
                    <a:srcRect/>
                    <a:stretch>
                      <a:fillRect/>
                    </a:stretch>
                  </pic:blipFill>
                  <pic:spPr bwMode="auto">
                    <a:xfrm>
                      <a:off x="0" y="0"/>
                      <a:ext cx="3061970" cy="3370580"/>
                    </a:xfrm>
                    <a:prstGeom prst="rect">
                      <a:avLst/>
                    </a:prstGeom>
                    <a:noFill/>
                    <a:ln w="9525">
                      <a:noFill/>
                      <a:miter lim="800000"/>
                      <a:headEnd/>
                      <a:tailEnd/>
                    </a:ln>
                  </pic:spPr>
                </pic:pic>
              </a:graphicData>
            </a:graphic>
          </wp:inline>
        </w:drawing>
      </w:r>
    </w:p>
    <w:p w:rsidR="00CC2888" w:rsidRDefault="00CC2888" w:rsidP="00CC2888">
      <w:pPr>
        <w:shd w:val="clear" w:color="auto" w:fill="FFFFFF"/>
        <w:rPr>
          <w:rFonts w:ascii="Arial" w:hAnsi="Arial" w:cs="Arial"/>
          <w:color w:val="404040"/>
          <w:sz w:val="23"/>
          <w:szCs w:val="23"/>
        </w:rPr>
      </w:pPr>
    </w:p>
    <w:p w:rsidR="00CC2888" w:rsidRPr="004B1186" w:rsidRDefault="00CC2888" w:rsidP="00CC2888">
      <w:pPr>
        <w:shd w:val="clear" w:color="auto" w:fill="FFFFFF"/>
        <w:rPr>
          <w:rFonts w:ascii="Lucida Sans Unicode" w:hAnsi="Lucida Sans Unicode" w:cs="Lucida Sans Unicode"/>
          <w:b/>
          <w:sz w:val="28"/>
          <w:szCs w:val="21"/>
        </w:rPr>
      </w:pPr>
      <w:r w:rsidRPr="004B1186">
        <w:rPr>
          <w:rFonts w:ascii="Lucida Sans Unicode" w:hAnsi="Lucida Sans Unicode" w:cs="Lucida Sans Unicode"/>
          <w:b/>
          <w:bCs/>
          <w:sz w:val="28"/>
          <w:szCs w:val="21"/>
        </w:rPr>
        <w:t>Customizing Your Network Sharing Settings</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You are informed that the printer will not be available when your computer sleeps or it is shut down. Also, if you are using password protected sharing, you are informed that only users on your network with a username and password for this computer can print to it. Credentials are a one-time thing you’ll have to enter the first time you connect another PC to the shared printer; you won’t have to do it each time you print. If you’d prefer, you can make sharing available to guests so that passwords aren’t necessary, but that setting will also apply to any files you have shared. We suggest you read up on </w:t>
      </w:r>
      <w:r w:rsidRPr="00B50D90">
        <w:rPr>
          <w:rFonts w:ascii="Lucida Sans Unicode" w:hAnsi="Lucida Sans Unicode" w:cs="Lucida Sans Unicode"/>
          <w:sz w:val="21"/>
          <w:szCs w:val="21"/>
        </w:rPr>
        <w:t>customizing your network sharing settings</w:t>
      </w:r>
      <w:r w:rsidRPr="004B1186">
        <w:rPr>
          <w:rFonts w:ascii="Lucida Sans Unicode" w:hAnsi="Lucida Sans Unicode" w:cs="Lucida Sans Unicode"/>
          <w:sz w:val="21"/>
          <w:szCs w:val="21"/>
        </w:rPr>
        <w:t> before making that decision.</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To proceed, enable the “Share this printer” option and, if you want, give the printer a friendlier name so that others on the network can more easily identify the printer.</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The other option you can set here is whether you would like to render print jobs on client computers. If this setting is enabled, all the documents that will be printed are rendered on the computers where people are doing the printing. When this setting is disabled, the documents are rendered on the computer to which the printer is attached. If it’s a PC that someone uses actively, we recommend enabling this setting so that system performance is not impacted every time something gets printed.</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lastRenderedPageBreak/>
        <w:t>When you’re done setting things up, go ahead and click “OK.”</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3306445" cy="3646805"/>
            <wp:effectExtent l="19050" t="0" r="8255" b="0"/>
            <wp:docPr id="176" name="Picture 176" descr="inp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np_o"/>
                    <pic:cNvPicPr>
                      <a:picLocks noChangeAspect="1" noChangeArrowheads="1"/>
                    </pic:cNvPicPr>
                  </pic:nvPicPr>
                  <pic:blipFill>
                    <a:blip r:embed="rId235"/>
                    <a:srcRect/>
                    <a:stretch>
                      <a:fillRect/>
                    </a:stretch>
                  </pic:blipFill>
                  <pic:spPr bwMode="auto">
                    <a:xfrm>
                      <a:off x="0" y="0"/>
                      <a:ext cx="3306445" cy="3646805"/>
                    </a:xfrm>
                    <a:prstGeom prst="rect">
                      <a:avLst/>
                    </a:prstGeom>
                    <a:noFill/>
                    <a:ln w="9525">
                      <a:noFill/>
                      <a:miter lim="800000"/>
                      <a:headEnd/>
                      <a:tailEnd/>
                    </a:ln>
                  </pic:spPr>
                </pic:pic>
              </a:graphicData>
            </a:graphic>
          </wp:inline>
        </w:drawing>
      </w:r>
    </w:p>
    <w:p w:rsidR="00CC2888" w:rsidRPr="004B1186" w:rsidRDefault="00CC2888" w:rsidP="00CC2888">
      <w:pPr>
        <w:pStyle w:val="NormalWeb"/>
        <w:shd w:val="clear" w:color="auto" w:fill="FFFFFF"/>
        <w:spacing w:after="360"/>
        <w:rPr>
          <w:rFonts w:ascii="Lucida Sans Unicode" w:hAnsi="Lucida Sans Unicode" w:cs="Lucida Sans Unicode"/>
          <w:color w:val="404040"/>
          <w:sz w:val="21"/>
          <w:szCs w:val="21"/>
        </w:rPr>
      </w:pPr>
      <w:r w:rsidRPr="004B1186">
        <w:rPr>
          <w:rFonts w:ascii="Lucida Sans Unicode" w:hAnsi="Lucida Sans Unicode" w:cs="Lucida Sans Unicode"/>
          <w:color w:val="404040"/>
          <w:sz w:val="21"/>
          <w:szCs w:val="21"/>
        </w:rPr>
        <w:t>Now that you’ve shared the printer, other PCs on your network should be able to connect to it. So, you’re ready to move on to step two.</w:t>
      </w:r>
    </w:p>
    <w:p w:rsidR="00CC2888" w:rsidRPr="004B1186" w:rsidRDefault="00CC2888" w:rsidP="00CC2888">
      <w:pPr>
        <w:pStyle w:val="Heading2"/>
        <w:shd w:val="clear" w:color="auto" w:fill="FFFFFF"/>
        <w:rPr>
          <w:rFonts w:ascii="Lucida Sans Unicode" w:hAnsi="Lucida Sans Unicode" w:cs="Lucida Sans Unicode"/>
          <w:i w:val="0"/>
          <w:sz w:val="32"/>
          <w:szCs w:val="32"/>
          <w:u w:val="single"/>
        </w:rPr>
      </w:pPr>
      <w:r w:rsidRPr="004B1186">
        <w:rPr>
          <w:rFonts w:ascii="Lucida Sans Unicode" w:hAnsi="Lucida Sans Unicode" w:cs="Lucida Sans Unicode"/>
          <w:i w:val="0"/>
          <w:sz w:val="32"/>
          <w:szCs w:val="32"/>
          <w:u w:val="single"/>
        </w:rPr>
        <w:t>Step Two: Connect to Your Printer from Any PC on the Network</w:t>
      </w:r>
    </w:p>
    <w:p w:rsidR="00CC2888" w:rsidRPr="004B1186" w:rsidRDefault="00CC2888" w:rsidP="00CC2888">
      <w:pPr>
        <w:pStyle w:val="NormalWeb"/>
        <w:shd w:val="clear" w:color="auto" w:fill="FFFFFF"/>
        <w:spacing w:after="360"/>
        <w:rPr>
          <w:rFonts w:ascii="Lucida Sans Unicode" w:hAnsi="Lucida Sans Unicode" w:cs="Lucida Sans Unicode"/>
          <w:color w:val="404040"/>
          <w:sz w:val="21"/>
          <w:szCs w:val="21"/>
        </w:rPr>
      </w:pPr>
      <w:r w:rsidRPr="004B1186">
        <w:rPr>
          <w:rFonts w:ascii="Lucida Sans Unicode" w:hAnsi="Lucida Sans Unicode" w:cs="Lucida Sans Unicode"/>
          <w:color w:val="404040"/>
          <w:sz w:val="21"/>
          <w:szCs w:val="21"/>
        </w:rPr>
        <w:t xml:space="preserve">Now that you’ve got your printer connected to the network using one of the above methods, it’s time to turn your attention to the second part of the process: connecting other PCs on the network to that printer. </w:t>
      </w:r>
      <w:proofErr w:type="gramStart"/>
      <w:r w:rsidRPr="004B1186">
        <w:rPr>
          <w:rFonts w:ascii="Lucida Sans Unicode" w:hAnsi="Lucida Sans Unicode" w:cs="Lucida Sans Unicode"/>
          <w:color w:val="404040"/>
          <w:sz w:val="21"/>
          <w:szCs w:val="21"/>
        </w:rPr>
        <w:t>How you do that really just depends on whether you’re using Homegroup or not.</w:t>
      </w:r>
      <w:proofErr w:type="gramEnd"/>
    </w:p>
    <w:p w:rsidR="00CC2888" w:rsidRPr="004B1186" w:rsidRDefault="00CC2888" w:rsidP="00CC2888">
      <w:pPr>
        <w:pStyle w:val="Heading3"/>
        <w:shd w:val="clear" w:color="auto" w:fill="FFFFFF"/>
        <w:rPr>
          <w:rFonts w:ascii="Lucida Sans Unicode" w:hAnsi="Lucida Sans Unicode" w:cs="Lucida Sans Unicode"/>
          <w:color w:val="404040"/>
          <w:sz w:val="28"/>
        </w:rPr>
      </w:pPr>
      <w:r w:rsidRPr="004B1186">
        <w:rPr>
          <w:rFonts w:ascii="Lucida Sans Unicode" w:hAnsi="Lucida Sans Unicode" w:cs="Lucida Sans Unicode"/>
          <w:color w:val="404040"/>
          <w:sz w:val="28"/>
        </w:rPr>
        <w:t>Connect to a Printer That’s Shared by a PC Using a Homegroup</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 xml:space="preserve">This is probably the easiest step in this whole tutorial. If you’ve got the printer connected to a PC and that PC is sharing the printer as part of a Homegroup, all you have to do is make sure that other PCs on the network are also joined to the Homegroup. You can use the same process we went over in Step One to get them joined. When PCs are part of the same </w:t>
      </w:r>
      <w:r w:rsidRPr="004B1186">
        <w:rPr>
          <w:rFonts w:ascii="Lucida Sans Unicode" w:hAnsi="Lucida Sans Unicode" w:cs="Lucida Sans Unicode"/>
          <w:sz w:val="21"/>
          <w:szCs w:val="21"/>
        </w:rPr>
        <w:lastRenderedPageBreak/>
        <w:t xml:space="preserve">Homegroup, Windows will automatically connect to any printers shared from other PCs. They’ll just show up in your Devices and Printers window automatically and any PC in the Homegroup can print to them. </w:t>
      </w:r>
      <w:proofErr w:type="gramStart"/>
      <w:r w:rsidRPr="004B1186">
        <w:rPr>
          <w:rFonts w:ascii="Lucida Sans Unicode" w:hAnsi="Lucida Sans Unicode" w:cs="Lucida Sans Unicode"/>
          <w:sz w:val="21"/>
          <w:szCs w:val="21"/>
        </w:rPr>
        <w:t>Super simple.</w:t>
      </w:r>
      <w:proofErr w:type="gramEnd"/>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5869305" cy="3136900"/>
            <wp:effectExtent l="19050" t="0" r="0" b="0"/>
            <wp:docPr id="177" name="Picture 177" descr="inp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np_l"/>
                    <pic:cNvPicPr>
                      <a:picLocks noChangeAspect="1" noChangeArrowheads="1"/>
                    </pic:cNvPicPr>
                  </pic:nvPicPr>
                  <pic:blipFill>
                    <a:blip r:embed="rId236"/>
                    <a:srcRect/>
                    <a:stretch>
                      <a:fillRect/>
                    </a:stretch>
                  </pic:blipFill>
                  <pic:spPr bwMode="auto">
                    <a:xfrm>
                      <a:off x="0" y="0"/>
                      <a:ext cx="5869305" cy="3136900"/>
                    </a:xfrm>
                    <a:prstGeom prst="rect">
                      <a:avLst/>
                    </a:prstGeom>
                    <a:noFill/>
                    <a:ln w="9525">
                      <a:noFill/>
                      <a:miter lim="800000"/>
                      <a:headEnd/>
                      <a:tailEnd/>
                    </a:ln>
                  </pic:spPr>
                </pic:pic>
              </a:graphicData>
            </a:graphic>
          </wp:inline>
        </w:drawing>
      </w:r>
    </w:p>
    <w:p w:rsidR="00CC2888" w:rsidRPr="004B1186" w:rsidRDefault="00CC2888" w:rsidP="00CC2888">
      <w:pPr>
        <w:pStyle w:val="Heading3"/>
        <w:shd w:val="clear" w:color="auto" w:fill="FFFFFF"/>
        <w:rPr>
          <w:rFonts w:ascii="Lucida Sans Unicode" w:hAnsi="Lucida Sans Unicode" w:cs="Lucida Sans Unicode"/>
          <w:sz w:val="28"/>
        </w:rPr>
      </w:pPr>
      <w:r w:rsidRPr="004B1186">
        <w:rPr>
          <w:rFonts w:ascii="Lucida Sans Unicode" w:hAnsi="Lucida Sans Unicode" w:cs="Lucida Sans Unicode"/>
          <w:sz w:val="28"/>
        </w:rPr>
        <w:t>Connect to a Printer without Using Home group</w:t>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If your printer is connected directly to a network, or is shared from a PC without using Homegroup, you’ll have to do a little more work to connect to it from other PCs on the network. It’s still pretty straightforward, though. Click Start, type “devices and printers,” and then hit Enter or click the result.</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lastRenderedPageBreak/>
        <w:drawing>
          <wp:inline distT="0" distB="0" distL="0" distR="0">
            <wp:extent cx="2498725" cy="4338320"/>
            <wp:effectExtent l="19050" t="0" r="0" b="0"/>
            <wp:docPr id="178" name="Picture 178" descr="inp_1">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p_1"/>
                    <pic:cNvPicPr>
                      <a:picLocks noChangeAspect="1" noChangeArrowheads="1"/>
                    </pic:cNvPicPr>
                  </pic:nvPicPr>
                  <pic:blipFill>
                    <a:blip r:embed="rId231"/>
                    <a:srcRect/>
                    <a:stretch>
                      <a:fillRect/>
                    </a:stretch>
                  </pic:blipFill>
                  <pic:spPr bwMode="auto">
                    <a:xfrm>
                      <a:off x="0" y="0"/>
                      <a:ext cx="2498725" cy="4338320"/>
                    </a:xfrm>
                    <a:prstGeom prst="rect">
                      <a:avLst/>
                    </a:prstGeom>
                    <a:noFill/>
                    <a:ln w="9525">
                      <a:noFill/>
                      <a:miter lim="800000"/>
                      <a:headEnd/>
                      <a:tailEnd/>
                    </a:ln>
                  </pic:spPr>
                </pic:pic>
              </a:graphicData>
            </a:graphic>
          </wp:inline>
        </w:drawing>
      </w:r>
    </w:p>
    <w:p w:rsidR="00CC2888" w:rsidRPr="004B1186" w:rsidRDefault="00CC2888" w:rsidP="00CC2888">
      <w:pPr>
        <w:pStyle w:val="NormalWeb"/>
        <w:shd w:val="clear" w:color="auto" w:fill="FFFFFF"/>
        <w:spacing w:after="360"/>
        <w:rPr>
          <w:rFonts w:ascii="Lucida Sans Unicode" w:hAnsi="Lucida Sans Unicode" w:cs="Lucida Sans Unicode"/>
          <w:sz w:val="21"/>
          <w:szCs w:val="21"/>
        </w:rPr>
      </w:pPr>
      <w:r w:rsidRPr="004B1186">
        <w:rPr>
          <w:rFonts w:ascii="Lucida Sans Unicode" w:hAnsi="Lucida Sans Unicode" w:cs="Lucida Sans Unicode"/>
          <w:sz w:val="21"/>
          <w:szCs w:val="21"/>
        </w:rPr>
        <w:t>The Devices and Printers window shows a collection of devices on your PC. Click the “Add a printer” link to get started adding your network printer.</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3415266" cy="2771761"/>
            <wp:effectExtent l="19050" t="0" r="0" b="0"/>
            <wp:docPr id="179" name="Picture 179" descr="in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np_2"/>
                    <pic:cNvPicPr>
                      <a:picLocks noChangeAspect="1" noChangeArrowheads="1"/>
                    </pic:cNvPicPr>
                  </pic:nvPicPr>
                  <pic:blipFill>
                    <a:blip r:embed="rId237"/>
                    <a:srcRect/>
                    <a:stretch>
                      <a:fillRect/>
                    </a:stretch>
                  </pic:blipFill>
                  <pic:spPr bwMode="auto">
                    <a:xfrm>
                      <a:off x="0" y="0"/>
                      <a:ext cx="3415233" cy="2771734"/>
                    </a:xfrm>
                    <a:prstGeom prst="rect">
                      <a:avLst/>
                    </a:prstGeom>
                    <a:noFill/>
                    <a:ln w="9525">
                      <a:noFill/>
                      <a:miter lim="800000"/>
                      <a:headEnd/>
                      <a:tailEnd/>
                    </a:ln>
                  </pic:spPr>
                </pic:pic>
              </a:graphicData>
            </a:graphic>
          </wp:inline>
        </w:drawing>
      </w:r>
    </w:p>
    <w:p w:rsidR="00CC2888" w:rsidRPr="00073139" w:rsidRDefault="00CC2888" w:rsidP="00CC2888">
      <w:pPr>
        <w:pStyle w:val="NormalWeb"/>
        <w:shd w:val="clear" w:color="auto" w:fill="FFFFFF"/>
        <w:spacing w:after="360"/>
        <w:rPr>
          <w:rFonts w:ascii="Lucida Sans Unicode" w:hAnsi="Lucida Sans Unicode" w:cs="Lucida Sans Unicode"/>
          <w:sz w:val="21"/>
          <w:szCs w:val="21"/>
        </w:rPr>
      </w:pPr>
      <w:r w:rsidRPr="00073139">
        <w:rPr>
          <w:rFonts w:ascii="Lucida Sans Unicode" w:hAnsi="Lucida Sans Unicode" w:cs="Lucida Sans Unicode"/>
          <w:sz w:val="21"/>
          <w:szCs w:val="21"/>
        </w:rPr>
        <w:lastRenderedPageBreak/>
        <w:t xml:space="preserve">Windows will </w:t>
      </w:r>
      <w:r w:rsidRPr="00522D29">
        <w:rPr>
          <w:rFonts w:ascii="Lucida Sans Unicode" w:hAnsi="Lucida Sans Unicode" w:cs="Lucida Sans Unicode"/>
          <w:sz w:val="21"/>
          <w:szCs w:val="21"/>
        </w:rPr>
        <w:t>perform a quick scan of your network for discoverable devices that are not yet installed on your PC and display them in the “Add a device” window. Chances are high that you’ll see</w:t>
      </w:r>
      <w:r w:rsidRPr="00073139">
        <w:rPr>
          <w:rFonts w:ascii="Lucida Sans Unicode" w:hAnsi="Lucida Sans Unicode" w:cs="Lucida Sans Unicode"/>
          <w:sz w:val="21"/>
          <w:szCs w:val="21"/>
        </w:rPr>
        <w:t xml:space="preserve"> your printer on the list, whether it’s directly connected to the network or shared from another PC. If you see the printer you’re looking for, then your job just got super easy. Click the printer you want to install. Windows will handle the installation, download drivers if needed, and ask you to provide a name for the printer. That’s all you have to do.</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4340299" cy="2961377"/>
            <wp:effectExtent l="19050" t="0" r="3101" b="0"/>
            <wp:docPr id="180" name="Picture 180" descr="in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np_3"/>
                    <pic:cNvPicPr>
                      <a:picLocks noChangeAspect="1" noChangeArrowheads="1"/>
                    </pic:cNvPicPr>
                  </pic:nvPicPr>
                  <pic:blipFill>
                    <a:blip r:embed="rId238"/>
                    <a:srcRect/>
                    <a:stretch>
                      <a:fillRect/>
                    </a:stretch>
                  </pic:blipFill>
                  <pic:spPr bwMode="auto">
                    <a:xfrm>
                      <a:off x="0" y="0"/>
                      <a:ext cx="4340319" cy="2961391"/>
                    </a:xfrm>
                    <a:prstGeom prst="rect">
                      <a:avLst/>
                    </a:prstGeom>
                    <a:noFill/>
                    <a:ln w="9525">
                      <a:noFill/>
                      <a:miter lim="800000"/>
                      <a:headEnd/>
                      <a:tailEnd/>
                    </a:ln>
                  </pic:spPr>
                </pic:pic>
              </a:graphicData>
            </a:graphic>
          </wp:inline>
        </w:drawing>
      </w:r>
    </w:p>
    <w:p w:rsidR="00CC2888" w:rsidRPr="00522D29" w:rsidRDefault="00CC2888" w:rsidP="00CC2888">
      <w:pPr>
        <w:pStyle w:val="NormalWeb"/>
        <w:shd w:val="clear" w:color="auto" w:fill="FFFFFF"/>
        <w:spacing w:after="360"/>
        <w:rPr>
          <w:rFonts w:ascii="Lucida Sans Unicode" w:hAnsi="Lucida Sans Unicode" w:cs="Lucida Sans Unicode"/>
          <w:sz w:val="21"/>
          <w:szCs w:val="21"/>
        </w:rPr>
      </w:pPr>
      <w:r w:rsidRPr="00522D29">
        <w:rPr>
          <w:rFonts w:ascii="Lucida Sans Unicode" w:hAnsi="Lucida Sans Unicode" w:cs="Lucida Sans Unicode"/>
          <w:sz w:val="21"/>
          <w:szCs w:val="21"/>
        </w:rPr>
        <w:t>If you don’t see the printer you want to install–and you’re sure you’ve got it properly connected to the network–click the “The printer that I want isn’t listed” link. The next window will present you with several options for helping you find it:</w:t>
      </w:r>
    </w:p>
    <w:p w:rsidR="00CC2888" w:rsidRPr="00522D29" w:rsidRDefault="00CC2888" w:rsidP="00CC2888">
      <w:pPr>
        <w:numPr>
          <w:ilvl w:val="0"/>
          <w:numId w:val="19"/>
        </w:numPr>
        <w:shd w:val="clear" w:color="auto" w:fill="FFFFFF"/>
        <w:spacing w:before="100" w:beforeAutospacing="1" w:after="150"/>
        <w:ind w:left="300"/>
        <w:rPr>
          <w:rFonts w:ascii="Lucida Sans Unicode" w:hAnsi="Lucida Sans Unicode" w:cs="Lucida Sans Unicode"/>
          <w:sz w:val="21"/>
          <w:szCs w:val="21"/>
        </w:rPr>
      </w:pPr>
      <w:r w:rsidRPr="00522D29">
        <w:rPr>
          <w:rStyle w:val="Strong"/>
          <w:rFonts w:ascii="Lucida Sans Unicode" w:hAnsi="Lucida Sans Unicode" w:cs="Lucida Sans Unicode"/>
          <w:sz w:val="21"/>
          <w:szCs w:val="21"/>
        </w:rPr>
        <w:t>My printer is a little older</w:t>
      </w:r>
      <w:r w:rsidRPr="00522D29">
        <w:rPr>
          <w:rFonts w:ascii="Lucida Sans Unicode" w:hAnsi="Lucida Sans Unicode" w:cs="Lucida Sans Unicode"/>
          <w:sz w:val="21"/>
          <w:szCs w:val="21"/>
        </w:rPr>
        <w:t>. If you select this option, Windows will perform a more thorough scan of your network looking for the printer. In our experience, though, it rarely finds anything that it didn’t already find during its initial scan. It’s an easy enough option to try, but it may take a few minutes.</w:t>
      </w:r>
    </w:p>
    <w:p w:rsidR="00CC2888" w:rsidRPr="00522D29" w:rsidRDefault="00CC2888" w:rsidP="00CC2888">
      <w:pPr>
        <w:numPr>
          <w:ilvl w:val="0"/>
          <w:numId w:val="19"/>
        </w:numPr>
        <w:shd w:val="clear" w:color="auto" w:fill="FFFFFF"/>
        <w:spacing w:before="100" w:beforeAutospacing="1" w:after="150"/>
        <w:ind w:left="300"/>
        <w:rPr>
          <w:rFonts w:ascii="Lucida Sans Unicode" w:hAnsi="Lucida Sans Unicode" w:cs="Lucida Sans Unicode"/>
          <w:sz w:val="21"/>
          <w:szCs w:val="21"/>
        </w:rPr>
      </w:pPr>
      <w:r w:rsidRPr="00522D29">
        <w:rPr>
          <w:rStyle w:val="Strong"/>
          <w:rFonts w:ascii="Lucida Sans Unicode" w:hAnsi="Lucida Sans Unicode" w:cs="Lucida Sans Unicode"/>
          <w:sz w:val="21"/>
          <w:szCs w:val="21"/>
        </w:rPr>
        <w:t>Select a shared printer by name</w:t>
      </w:r>
      <w:r w:rsidRPr="00522D29">
        <w:rPr>
          <w:rFonts w:ascii="Lucida Sans Unicode" w:hAnsi="Lucida Sans Unicode" w:cs="Lucida Sans Unicode"/>
          <w:sz w:val="21"/>
          <w:szCs w:val="21"/>
        </w:rPr>
        <w:t>. If the network computer is shared from another PC, this is the best option for finding it. If you know the exact network name of the computer and printer, you can type it here. Or you can click the “Browse” button to look through the PCs on your network that have sharing enabled and see if you can find the printer that way.</w:t>
      </w:r>
    </w:p>
    <w:p w:rsidR="00CC2888" w:rsidRPr="00522D29" w:rsidRDefault="00CC2888" w:rsidP="00CC2888">
      <w:pPr>
        <w:numPr>
          <w:ilvl w:val="0"/>
          <w:numId w:val="19"/>
        </w:numPr>
        <w:shd w:val="clear" w:color="auto" w:fill="FFFFFF"/>
        <w:spacing w:before="100" w:beforeAutospacing="1" w:after="150"/>
        <w:ind w:left="300"/>
        <w:rPr>
          <w:rFonts w:ascii="Lucida Sans Unicode" w:hAnsi="Lucida Sans Unicode" w:cs="Lucida Sans Unicode"/>
          <w:sz w:val="21"/>
          <w:szCs w:val="21"/>
        </w:rPr>
      </w:pPr>
      <w:r w:rsidRPr="00522D29">
        <w:rPr>
          <w:rStyle w:val="Strong"/>
          <w:rFonts w:ascii="Lucida Sans Unicode" w:hAnsi="Lucida Sans Unicode" w:cs="Lucida Sans Unicode"/>
          <w:sz w:val="21"/>
          <w:szCs w:val="21"/>
        </w:rPr>
        <w:t>Add a printer using a TCP/IP address or hostname</w:t>
      </w:r>
      <w:r w:rsidRPr="00522D29">
        <w:rPr>
          <w:rFonts w:ascii="Lucida Sans Unicode" w:hAnsi="Lucida Sans Unicode" w:cs="Lucida Sans Unicode"/>
          <w:sz w:val="21"/>
          <w:szCs w:val="21"/>
        </w:rPr>
        <w:t xml:space="preserve">. If your printer is attached directly to the network and you know its IP address, this is probably the simplest and surest option. Most network printers have a function that lets you determine their IP address. If your </w:t>
      </w:r>
      <w:r w:rsidRPr="00522D29">
        <w:rPr>
          <w:rFonts w:ascii="Lucida Sans Unicode" w:hAnsi="Lucida Sans Unicode" w:cs="Lucida Sans Unicode"/>
          <w:sz w:val="21"/>
          <w:szCs w:val="21"/>
        </w:rPr>
        <w:lastRenderedPageBreak/>
        <w:t>printer has an LCD display, you may be able to find the IP address by scrolling through the printer settings. For printers without a display, you can usually perform some sequence of button presses that will print the settings for you. If all else fails, you can always use an IP scanning app like </w:t>
      </w:r>
      <w:hyperlink r:id="rId239" w:history="1">
        <w:r w:rsidRPr="00522D29">
          <w:rPr>
            <w:rStyle w:val="Hyperlink"/>
            <w:rFonts w:ascii="Lucida Sans Unicode" w:hAnsi="Lucida Sans Unicode" w:cs="Lucida Sans Unicode"/>
            <w:sz w:val="21"/>
            <w:szCs w:val="21"/>
          </w:rPr>
          <w:t>Wireless Network Watcher</w:t>
        </w:r>
      </w:hyperlink>
      <w:r w:rsidRPr="00522D29">
        <w:rPr>
          <w:rFonts w:ascii="Lucida Sans Unicode" w:hAnsi="Lucida Sans Unicode" w:cs="Lucida Sans Unicode"/>
          <w:sz w:val="21"/>
          <w:szCs w:val="21"/>
        </w:rPr>
        <w:t> to locate devices on your network. Check out </w:t>
      </w:r>
      <w:hyperlink r:id="rId240" w:history="1">
        <w:r w:rsidRPr="00522D29">
          <w:rPr>
            <w:rStyle w:val="Hyperlink"/>
            <w:rFonts w:ascii="Lucida Sans Unicode" w:hAnsi="Lucida Sans Unicode" w:cs="Lucida Sans Unicode"/>
            <w:sz w:val="21"/>
            <w:szCs w:val="21"/>
          </w:rPr>
          <w:t>the last section of this guide</w:t>
        </w:r>
      </w:hyperlink>
      <w:r w:rsidRPr="00522D29">
        <w:rPr>
          <w:rFonts w:ascii="Lucida Sans Unicode" w:hAnsi="Lucida Sans Unicode" w:cs="Lucida Sans Unicode"/>
          <w:sz w:val="21"/>
          <w:szCs w:val="21"/>
        </w:rPr>
        <w:t>for more information on how to do that.</w:t>
      </w:r>
    </w:p>
    <w:p w:rsidR="00CC2888" w:rsidRPr="00522D29" w:rsidRDefault="00CC2888" w:rsidP="00CC2888">
      <w:pPr>
        <w:numPr>
          <w:ilvl w:val="0"/>
          <w:numId w:val="19"/>
        </w:numPr>
        <w:shd w:val="clear" w:color="auto" w:fill="FFFFFF"/>
        <w:spacing w:before="100" w:beforeAutospacing="1" w:after="150"/>
        <w:ind w:left="300"/>
        <w:rPr>
          <w:rFonts w:ascii="Lucida Sans Unicode" w:hAnsi="Lucida Sans Unicode" w:cs="Lucida Sans Unicode"/>
          <w:sz w:val="21"/>
          <w:szCs w:val="21"/>
        </w:rPr>
      </w:pPr>
      <w:r w:rsidRPr="00522D29">
        <w:rPr>
          <w:rStyle w:val="Strong"/>
          <w:rFonts w:ascii="Lucida Sans Unicode" w:hAnsi="Lucida Sans Unicode" w:cs="Lucida Sans Unicode"/>
          <w:sz w:val="21"/>
          <w:szCs w:val="21"/>
        </w:rPr>
        <w:t>Add a Bluetooth, wireless, or network discoverable printer</w:t>
      </w:r>
      <w:r w:rsidRPr="00522D29">
        <w:rPr>
          <w:rFonts w:ascii="Lucida Sans Unicode" w:hAnsi="Lucida Sans Unicode" w:cs="Lucida Sans Unicode"/>
          <w:sz w:val="21"/>
          <w:szCs w:val="21"/>
        </w:rPr>
        <w:t>. If you choose this option, Windows will scan for those types of devices. Again, we’ve rarely seen it pick up a device that it didn’t find during the initial scan. But, it still may be worth a try.</w:t>
      </w:r>
    </w:p>
    <w:p w:rsidR="00CC2888" w:rsidRPr="00522D29" w:rsidRDefault="00CC2888" w:rsidP="00CC2888">
      <w:pPr>
        <w:numPr>
          <w:ilvl w:val="0"/>
          <w:numId w:val="19"/>
        </w:numPr>
        <w:shd w:val="clear" w:color="auto" w:fill="FFFFFF"/>
        <w:spacing w:before="100" w:beforeAutospacing="1" w:after="150"/>
        <w:ind w:left="300"/>
        <w:rPr>
          <w:rFonts w:ascii="Lucida Sans Unicode" w:hAnsi="Lucida Sans Unicode" w:cs="Lucida Sans Unicode"/>
          <w:sz w:val="21"/>
          <w:szCs w:val="21"/>
        </w:rPr>
      </w:pPr>
      <w:r w:rsidRPr="00522D29">
        <w:rPr>
          <w:rStyle w:val="Strong"/>
          <w:rFonts w:ascii="Lucida Sans Unicode" w:hAnsi="Lucida Sans Unicode" w:cs="Lucida Sans Unicode"/>
          <w:sz w:val="21"/>
          <w:szCs w:val="21"/>
        </w:rPr>
        <w:t>Add a local printer or network printer with manual settings</w:t>
      </w:r>
      <w:r w:rsidRPr="00522D29">
        <w:rPr>
          <w:rFonts w:ascii="Lucida Sans Unicode" w:hAnsi="Lucida Sans Unicode" w:cs="Lucida Sans Unicode"/>
          <w:sz w:val="21"/>
          <w:szCs w:val="21"/>
        </w:rPr>
        <w:t>. This option may help you get a printer added if nothing else works. It’s mostly for configuring a local printer by specifying exact port information, but there is one setting in particular that can help with network printers if you know the model. When asked to specify a port, you can choose a Windows Self Discovery option, which is listed toward the bottom of the available ports as “WSD” followed by a string of numbers and letters. When you choose that, Windows will ask you to specify a model so that it can install drivers. When you’re done, Windows will then monitor the network for that printer. It’s a longshot, but it’s worth a try if all else fails.</w:t>
      </w:r>
    </w:p>
    <w:p w:rsidR="00CC2888" w:rsidRPr="00522D29" w:rsidRDefault="00CC2888" w:rsidP="00CC2888">
      <w:pPr>
        <w:pStyle w:val="NormalWeb"/>
        <w:shd w:val="clear" w:color="auto" w:fill="FFFFFF"/>
        <w:spacing w:after="360"/>
        <w:rPr>
          <w:rFonts w:ascii="Lucida Sans Unicode" w:hAnsi="Lucida Sans Unicode" w:cs="Lucida Sans Unicode"/>
          <w:sz w:val="21"/>
          <w:szCs w:val="21"/>
        </w:rPr>
      </w:pPr>
      <w:r w:rsidRPr="00522D29">
        <w:rPr>
          <w:rFonts w:ascii="Lucida Sans Unicode" w:hAnsi="Lucida Sans Unicode" w:cs="Lucida Sans Unicode"/>
          <w:sz w:val="21"/>
          <w:szCs w:val="21"/>
        </w:rPr>
        <w:t>You’ll find all these options are pretty straightforward and feature short wizards for walking you through the process. Since TCP/IP is the surest way to get a printer added, we’re going to continue with that as our example.  Select “Add a printer using a TCP/IP address or hostname” and then click “Next.”</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4359275" cy="3232150"/>
            <wp:effectExtent l="19050" t="0" r="3175" b="0"/>
            <wp:docPr id="181" name="Picture 181" descr="inp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p_4"/>
                    <pic:cNvPicPr>
                      <a:picLocks noChangeAspect="1" noChangeArrowheads="1"/>
                    </pic:cNvPicPr>
                  </pic:nvPicPr>
                  <pic:blipFill>
                    <a:blip r:embed="rId241"/>
                    <a:srcRect/>
                    <a:stretch>
                      <a:fillRect/>
                    </a:stretch>
                  </pic:blipFill>
                  <pic:spPr bwMode="auto">
                    <a:xfrm>
                      <a:off x="0" y="0"/>
                      <a:ext cx="4359275" cy="3232150"/>
                    </a:xfrm>
                    <a:prstGeom prst="rect">
                      <a:avLst/>
                    </a:prstGeom>
                    <a:noFill/>
                    <a:ln w="9525">
                      <a:noFill/>
                      <a:miter lim="800000"/>
                      <a:headEnd/>
                      <a:tailEnd/>
                    </a:ln>
                  </pic:spPr>
                </pic:pic>
              </a:graphicData>
            </a:graphic>
          </wp:inline>
        </w:drawing>
      </w:r>
    </w:p>
    <w:p w:rsidR="00CC2888" w:rsidRPr="00522D29" w:rsidRDefault="00CC2888" w:rsidP="00CC2888">
      <w:pPr>
        <w:pStyle w:val="NormalWeb"/>
        <w:shd w:val="clear" w:color="auto" w:fill="FFFFFF"/>
        <w:spacing w:after="360"/>
        <w:rPr>
          <w:rFonts w:ascii="Lucida Sans Unicode" w:hAnsi="Lucida Sans Unicode" w:cs="Lucida Sans Unicode"/>
          <w:sz w:val="21"/>
          <w:szCs w:val="21"/>
        </w:rPr>
      </w:pPr>
      <w:r w:rsidRPr="00522D29">
        <w:rPr>
          <w:rFonts w:ascii="Lucida Sans Unicode" w:hAnsi="Lucida Sans Unicode" w:cs="Lucida Sans Unicode"/>
          <w:sz w:val="21"/>
          <w:szCs w:val="21"/>
        </w:rPr>
        <w:lastRenderedPageBreak/>
        <w:t>Type the IP address for the printer into the “Hostname or IP address” box. Make sure the “Query the printer and automatically select the driver to use” check box is selected and then click “Next.”</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4329667" cy="3204113"/>
            <wp:effectExtent l="19050" t="0" r="0" b="0"/>
            <wp:docPr id="182" name="Picture 182" descr="inp_5">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np_5"/>
                    <pic:cNvPicPr>
                      <a:picLocks noChangeAspect="1" noChangeArrowheads="1"/>
                    </pic:cNvPicPr>
                  </pic:nvPicPr>
                  <pic:blipFill>
                    <a:blip r:embed="rId243"/>
                    <a:srcRect/>
                    <a:stretch>
                      <a:fillRect/>
                    </a:stretch>
                  </pic:blipFill>
                  <pic:spPr bwMode="auto">
                    <a:xfrm>
                      <a:off x="0" y="0"/>
                      <a:ext cx="4331603" cy="3205545"/>
                    </a:xfrm>
                    <a:prstGeom prst="rect">
                      <a:avLst/>
                    </a:prstGeom>
                    <a:noFill/>
                    <a:ln w="9525">
                      <a:noFill/>
                      <a:miter lim="800000"/>
                      <a:headEnd/>
                      <a:tailEnd/>
                    </a:ln>
                  </pic:spPr>
                </pic:pic>
              </a:graphicData>
            </a:graphic>
          </wp:inline>
        </w:drawing>
      </w:r>
    </w:p>
    <w:p w:rsidR="00CC2888" w:rsidRDefault="00CC2888" w:rsidP="00CC2888">
      <w:pPr>
        <w:pStyle w:val="NormalWeb"/>
        <w:shd w:val="clear" w:color="auto" w:fill="FFFFFF"/>
        <w:spacing w:after="360"/>
        <w:rPr>
          <w:rFonts w:ascii="Arial" w:hAnsi="Arial" w:cs="Arial"/>
          <w:color w:val="404040"/>
        </w:rPr>
      </w:pPr>
    </w:p>
    <w:p w:rsidR="00CC2888" w:rsidRPr="00522D29" w:rsidRDefault="00CC2888" w:rsidP="00CC2888">
      <w:pPr>
        <w:pStyle w:val="NormalWeb"/>
        <w:shd w:val="clear" w:color="auto" w:fill="FFFFFF"/>
        <w:spacing w:after="360"/>
        <w:rPr>
          <w:rFonts w:ascii="Lucida Sans Unicode" w:hAnsi="Lucida Sans Unicode" w:cs="Lucida Sans Unicode"/>
          <w:sz w:val="21"/>
          <w:szCs w:val="21"/>
        </w:rPr>
      </w:pPr>
      <w:r w:rsidRPr="00522D29">
        <w:rPr>
          <w:rFonts w:ascii="Lucida Sans Unicode" w:hAnsi="Lucida Sans Unicode" w:cs="Lucida Sans Unicode"/>
          <w:sz w:val="21"/>
          <w:szCs w:val="21"/>
        </w:rPr>
        <w:t>Type a new name for printer if the default name doesn’t suit you and then click “Next.”</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4104005" cy="3041015"/>
            <wp:effectExtent l="19050" t="0" r="0" b="0"/>
            <wp:docPr id="183" name="Picture 183" descr="inp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np_6"/>
                    <pic:cNvPicPr>
                      <a:picLocks noChangeAspect="1" noChangeArrowheads="1"/>
                    </pic:cNvPicPr>
                  </pic:nvPicPr>
                  <pic:blipFill>
                    <a:blip r:embed="rId244"/>
                    <a:srcRect/>
                    <a:stretch>
                      <a:fillRect/>
                    </a:stretch>
                  </pic:blipFill>
                  <pic:spPr bwMode="auto">
                    <a:xfrm>
                      <a:off x="0" y="0"/>
                      <a:ext cx="4104005" cy="3041015"/>
                    </a:xfrm>
                    <a:prstGeom prst="rect">
                      <a:avLst/>
                    </a:prstGeom>
                    <a:noFill/>
                    <a:ln w="9525">
                      <a:noFill/>
                      <a:miter lim="800000"/>
                      <a:headEnd/>
                      <a:tailEnd/>
                    </a:ln>
                  </pic:spPr>
                </pic:pic>
              </a:graphicData>
            </a:graphic>
          </wp:inline>
        </w:drawing>
      </w:r>
    </w:p>
    <w:p w:rsidR="00CC2888" w:rsidRPr="00522D29" w:rsidRDefault="00CC2888" w:rsidP="00CC2888">
      <w:pPr>
        <w:pStyle w:val="NormalWeb"/>
        <w:shd w:val="clear" w:color="auto" w:fill="FFFFFF"/>
        <w:spacing w:after="360"/>
        <w:rPr>
          <w:rFonts w:ascii="Lucida Sans Unicode" w:hAnsi="Lucida Sans Unicode" w:cs="Lucida Sans Unicode"/>
          <w:sz w:val="21"/>
          <w:szCs w:val="21"/>
        </w:rPr>
      </w:pPr>
      <w:r w:rsidRPr="00522D29">
        <w:rPr>
          <w:rFonts w:ascii="Lucida Sans Unicode" w:hAnsi="Lucida Sans Unicode" w:cs="Lucida Sans Unicode"/>
          <w:sz w:val="21"/>
          <w:szCs w:val="21"/>
        </w:rPr>
        <w:lastRenderedPageBreak/>
        <w:t>Choose whether to set the new printer as the default, print a test page if you want to make sure everything’s working, and then click “Finish” when you’re done.</w:t>
      </w:r>
    </w:p>
    <w:p w:rsidR="00CC2888" w:rsidRDefault="00CC2888" w:rsidP="00CC2888">
      <w:pPr>
        <w:pStyle w:val="NormalWeb"/>
        <w:shd w:val="clear" w:color="auto" w:fill="FFFFFF"/>
        <w:spacing w:after="360"/>
        <w:jc w:val="center"/>
        <w:rPr>
          <w:rFonts w:ascii="Arial" w:hAnsi="Arial" w:cs="Arial"/>
          <w:color w:val="404040"/>
        </w:rPr>
      </w:pPr>
      <w:r>
        <w:rPr>
          <w:rFonts w:ascii="Arial" w:hAnsi="Arial" w:cs="Arial"/>
          <w:noProof/>
          <w:color w:val="114491"/>
          <w:lang w:val="en-US" w:eastAsia="en-US"/>
        </w:rPr>
        <w:drawing>
          <wp:inline distT="0" distB="0" distL="0" distR="0">
            <wp:extent cx="4359275" cy="3221355"/>
            <wp:effectExtent l="19050" t="0" r="3175" b="0"/>
            <wp:docPr id="184" name="Picture 184" descr="inp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np_7"/>
                    <pic:cNvPicPr>
                      <a:picLocks noChangeAspect="1" noChangeArrowheads="1"/>
                    </pic:cNvPicPr>
                  </pic:nvPicPr>
                  <pic:blipFill>
                    <a:blip r:embed="rId245"/>
                    <a:srcRect/>
                    <a:stretch>
                      <a:fillRect/>
                    </a:stretch>
                  </pic:blipFill>
                  <pic:spPr bwMode="auto">
                    <a:xfrm>
                      <a:off x="0" y="0"/>
                      <a:ext cx="4359275" cy="3221355"/>
                    </a:xfrm>
                    <a:prstGeom prst="rect">
                      <a:avLst/>
                    </a:prstGeom>
                    <a:noFill/>
                    <a:ln w="9525">
                      <a:noFill/>
                      <a:miter lim="800000"/>
                      <a:headEnd/>
                      <a:tailEnd/>
                    </a:ln>
                  </pic:spPr>
                </pic:pic>
              </a:graphicData>
            </a:graphic>
          </wp:inline>
        </w:drawing>
      </w:r>
    </w:p>
    <w:p w:rsidR="00CC2888" w:rsidRDefault="00CC2888" w:rsidP="00CC2888">
      <w:pPr>
        <w:pStyle w:val="NormalWeb"/>
        <w:shd w:val="clear" w:color="auto" w:fill="FFFFFF"/>
        <w:spacing w:after="360"/>
        <w:rPr>
          <w:rFonts w:ascii="Arial" w:hAnsi="Arial" w:cs="Arial"/>
          <w:color w:val="404040"/>
        </w:rPr>
      </w:pPr>
      <w:r w:rsidRPr="00522D29">
        <w:rPr>
          <w:rFonts w:ascii="Lucida Sans Unicode" w:hAnsi="Lucida Sans Unicode" w:cs="Lucida Sans Unicode"/>
          <w:sz w:val="21"/>
          <w:szCs w:val="21"/>
        </w:rPr>
        <w:t>Hopefully, you never need to bother with most of this stuff. If your network printer is properly connected to the network, the chances are high that Windows will pick it up and install it for you right off the bat. And if your network is mostly Windows machines and you use Homegroup for sharing files and printers, things should also happen mostly automatically. If it doesn’t–or if you have a more complicated setup–at least you know you have some options</w:t>
      </w:r>
      <w:r>
        <w:rPr>
          <w:rFonts w:ascii="Arial" w:hAnsi="Arial" w:cs="Arial"/>
          <w:color w:val="404040"/>
        </w:rPr>
        <w:t>.</w:t>
      </w:r>
    </w:p>
    <w:p w:rsidR="00CC2888" w:rsidRDefault="00CC2888" w:rsidP="00765E33">
      <w:pPr>
        <w:rPr>
          <w:rFonts w:ascii="Lucida Sans Unicode" w:hAnsi="Lucida Sans Unicode" w:cs="Lucida Sans Unicode"/>
          <w:b/>
        </w:rPr>
      </w:pPr>
    </w:p>
    <w:p w:rsidR="00CC2888" w:rsidRDefault="00CC2888"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0D3DB4" w:rsidRDefault="000D3DB4" w:rsidP="000D3DB4">
      <w:pPr>
        <w:jc w:val="center"/>
        <w:rPr>
          <w:rFonts w:ascii="Lucida Sans Unicode" w:hAnsi="Lucida Sans Unicode" w:cs="Lucida Sans Unicode"/>
          <w:b/>
          <w:sz w:val="36"/>
        </w:rPr>
      </w:pPr>
      <w:r w:rsidRPr="000D3DB4">
        <w:rPr>
          <w:rFonts w:ascii="Lucida Sans Unicode" w:hAnsi="Lucida Sans Unicode" w:cs="Lucida Sans Unicode"/>
          <w:b/>
          <w:sz w:val="40"/>
        </w:rPr>
        <w:lastRenderedPageBreak/>
        <w:t>TOPIC-1</w:t>
      </w:r>
    </w:p>
    <w:p w:rsidR="00876B73" w:rsidRPr="000D3DB4" w:rsidRDefault="00876B73" w:rsidP="000D3DB4">
      <w:pPr>
        <w:jc w:val="center"/>
        <w:rPr>
          <w:rFonts w:ascii="Lucida Sans Unicode" w:hAnsi="Lucida Sans Unicode" w:cs="Lucida Sans Unicode"/>
          <w:b/>
          <w:sz w:val="36"/>
        </w:rPr>
      </w:pPr>
      <w:r w:rsidRPr="000D3DB4">
        <w:rPr>
          <w:rFonts w:ascii="Lucida Sans Unicode" w:hAnsi="Lucida Sans Unicode" w:cs="Lucida Sans Unicode"/>
          <w:b/>
          <w:sz w:val="36"/>
        </w:rPr>
        <w:t>ARE INDIAN VILLAGES OUR STRENGTH OR OUR WEAKNESS?</w:t>
      </w:r>
    </w:p>
    <w:p w:rsidR="00876B73" w:rsidRDefault="00876B73" w:rsidP="00876B73">
      <w:pPr>
        <w:rPr>
          <w:rFonts w:ascii="Lucida Sans Unicode" w:hAnsi="Lucida Sans Unicode" w:cs="Lucida Sans Unicode"/>
          <w:sz w:val="21"/>
          <w:szCs w:val="21"/>
        </w:rPr>
      </w:pPr>
    </w:p>
    <w:p w:rsidR="00876B73" w:rsidRDefault="00876B73" w:rsidP="00876B73">
      <w:pPr>
        <w:rPr>
          <w:rFonts w:ascii="Lucida Sans Unicode" w:hAnsi="Lucida Sans Unicode" w:cs="Lucida Sans Unicode"/>
          <w:sz w:val="21"/>
          <w:szCs w:val="21"/>
        </w:rPr>
      </w:pPr>
    </w:p>
    <w:p w:rsidR="00876B73" w:rsidRPr="00876B73" w:rsidRDefault="00876B73" w:rsidP="00876B73">
      <w:pPr>
        <w:rPr>
          <w:rFonts w:ascii="Lucida Sans Unicode" w:hAnsi="Lucida Sans Unicode" w:cs="Lucida Sans Unicode"/>
        </w:rPr>
      </w:pPr>
      <w:r w:rsidRPr="00876B73">
        <w:rPr>
          <w:rFonts w:ascii="Lucida Sans Unicode" w:hAnsi="Lucida Sans Unicode" w:cs="Lucida Sans Unicode"/>
        </w:rPr>
        <w:t xml:space="preserve">Villages are definitely an important part of our economy with more than 70% of the population living in villages. They are responsible </w:t>
      </w:r>
      <w:r w:rsidRPr="00876B73">
        <w:t xml:space="preserve">for the production of food, milk </w:t>
      </w:r>
      <w:proofErr w:type="gramStart"/>
      <w:r w:rsidRPr="00876B73">
        <w:t>and  milk</w:t>
      </w:r>
      <w:proofErr w:type="gramEnd"/>
      <w:r w:rsidRPr="00876B73">
        <w:t xml:space="preserve"> products without which our</w:t>
      </w:r>
      <w:r w:rsidRPr="00876B73">
        <w:rPr>
          <w:rFonts w:ascii="Lucida Sans Unicode" w:hAnsi="Lucida Sans Unicode" w:cs="Lucida Sans Unicode"/>
        </w:rPr>
        <w:t xml:space="preserve"> country will not be able to survive. The presence of industries in villages adds to the fact that they are they are the centers of economic activity. Such important villages have to be our strengths for our country to develop rapidly. But many hurdles have stopped this from happening. Some main reasons include poverty, absence of basic health facilities, lack of technology and infrastructure.Though the government has taken many steps to improve the condition, a lot has to be improved. The migration of villagers to cities has also been a potential problem. The government has to take sufficient steps to prevent this and motivate people to engage in agriculture. Only then can our villages be preserved and only then Facts related to the topic:</w:t>
      </w:r>
    </w:p>
    <w:p w:rsidR="00876B73" w:rsidRPr="00876B73" w:rsidRDefault="00876B73" w:rsidP="00876B73">
      <w:pPr>
        <w:rPr>
          <w:rFonts w:ascii="Lucida Sans Unicode" w:hAnsi="Lucida Sans Unicode" w:cs="Lucida Sans Unicode"/>
        </w:rPr>
      </w:pPr>
    </w:p>
    <w:p w:rsidR="00876B73" w:rsidRPr="00876B73" w:rsidRDefault="00876B73" w:rsidP="00876B73">
      <w:pPr>
        <w:pStyle w:val="ListParagraph"/>
        <w:numPr>
          <w:ilvl w:val="0"/>
          <w:numId w:val="73"/>
        </w:numPr>
        <w:rPr>
          <w:rFonts w:ascii="Lucida Sans Unicode" w:hAnsi="Lucida Sans Unicode" w:cs="Lucida Sans Unicode"/>
        </w:rPr>
      </w:pPr>
      <w:r w:rsidRPr="00876B73">
        <w:rPr>
          <w:rFonts w:ascii="Lucida Sans Unicode" w:hAnsi="Lucida Sans Unicode" w:cs="Lucida Sans Unicode"/>
        </w:rPr>
        <w:t xml:space="preserve">Almost 70% of the </w:t>
      </w:r>
      <w:proofErr w:type="gramStart"/>
      <w:r w:rsidRPr="00876B73">
        <w:rPr>
          <w:rFonts w:ascii="Lucida Sans Unicode" w:hAnsi="Lucida Sans Unicode" w:cs="Lucida Sans Unicode"/>
        </w:rPr>
        <w:t>population live</w:t>
      </w:r>
      <w:proofErr w:type="gramEnd"/>
      <w:r w:rsidRPr="00876B73">
        <w:rPr>
          <w:rFonts w:ascii="Lucida Sans Unicode" w:hAnsi="Lucida Sans Unicode" w:cs="Lucida Sans Unicode"/>
        </w:rPr>
        <w:t xml:space="preserve"> in villages and more than 60% of the population depend on agriculture for their living.</w:t>
      </w:r>
    </w:p>
    <w:p w:rsidR="00876B73" w:rsidRPr="00876B73" w:rsidRDefault="00876B73" w:rsidP="00876B73">
      <w:pPr>
        <w:pStyle w:val="ListParagraph"/>
        <w:numPr>
          <w:ilvl w:val="0"/>
          <w:numId w:val="73"/>
        </w:numPr>
        <w:rPr>
          <w:rFonts w:ascii="Lucida Sans Unicode" w:hAnsi="Lucida Sans Unicode" w:cs="Lucida Sans Unicode"/>
        </w:rPr>
      </w:pPr>
      <w:r w:rsidRPr="00876B73">
        <w:rPr>
          <w:rFonts w:ascii="Lucida Sans Unicode" w:hAnsi="Lucida Sans Unicode" w:cs="Lucida Sans Unicode"/>
        </w:rPr>
        <w:t xml:space="preserve">Today, agriculture contributes only about 23% to GDP while during </w:t>
      </w:r>
      <w:proofErr w:type="gramStart"/>
      <w:r w:rsidRPr="00876B73">
        <w:rPr>
          <w:rFonts w:ascii="Lucida Sans Unicode" w:hAnsi="Lucida Sans Unicode" w:cs="Lucida Sans Unicode"/>
        </w:rPr>
        <w:t>independence,</w:t>
      </w:r>
      <w:proofErr w:type="gramEnd"/>
      <w:r w:rsidRPr="00876B73">
        <w:rPr>
          <w:rFonts w:ascii="Lucida Sans Unicode" w:hAnsi="Lucida Sans Unicode" w:cs="Lucida Sans Unicode"/>
        </w:rPr>
        <w:t xml:space="preserve"> it contributed more than 60%.</w:t>
      </w:r>
    </w:p>
    <w:p w:rsidR="00876B73" w:rsidRPr="00876B73" w:rsidRDefault="00876B73" w:rsidP="00876B73">
      <w:pPr>
        <w:pStyle w:val="ListParagraph"/>
        <w:numPr>
          <w:ilvl w:val="0"/>
          <w:numId w:val="73"/>
        </w:numPr>
        <w:rPr>
          <w:rFonts w:ascii="Lucida Sans Unicode" w:hAnsi="Lucida Sans Unicode" w:cs="Lucida Sans Unicode"/>
        </w:rPr>
      </w:pPr>
      <w:r w:rsidRPr="00876B73">
        <w:rPr>
          <w:rFonts w:ascii="Lucida Sans Unicode" w:hAnsi="Lucida Sans Unicode" w:cs="Lucida Sans Unicode"/>
        </w:rPr>
        <w:t>The Services sector contributes more than 50% to GDP nowadays.</w:t>
      </w:r>
    </w:p>
    <w:p w:rsidR="00876B73" w:rsidRPr="00876B73" w:rsidRDefault="00876B73" w:rsidP="00876B73">
      <w:pPr>
        <w:pStyle w:val="ListParagraph"/>
        <w:numPr>
          <w:ilvl w:val="0"/>
          <w:numId w:val="73"/>
        </w:numPr>
        <w:rPr>
          <w:rFonts w:ascii="Lucida Sans Unicode" w:hAnsi="Lucida Sans Unicode" w:cs="Lucida Sans Unicode"/>
        </w:rPr>
      </w:pPr>
      <w:r w:rsidRPr="00876B73">
        <w:rPr>
          <w:rFonts w:ascii="Lucida Sans Unicode" w:hAnsi="Lucida Sans Unicode" w:cs="Lucida Sans Unicode"/>
        </w:rPr>
        <w:t>The nominal growth rate in agriculture is only about 2% on a year on year basis.</w:t>
      </w:r>
    </w:p>
    <w:p w:rsidR="00876B73" w:rsidRPr="00876B73" w:rsidRDefault="00876B73" w:rsidP="00876B73">
      <w:pPr>
        <w:pStyle w:val="ListParagraph"/>
        <w:numPr>
          <w:ilvl w:val="0"/>
          <w:numId w:val="73"/>
        </w:numPr>
        <w:rPr>
          <w:rFonts w:ascii="Lucida Sans Unicode" w:hAnsi="Lucida Sans Unicode" w:cs="Lucida Sans Unicode"/>
        </w:rPr>
      </w:pPr>
      <w:r w:rsidRPr="00876B73">
        <w:rPr>
          <w:rFonts w:ascii="Lucida Sans Unicode" w:hAnsi="Lucida Sans Unicode" w:cs="Lucida Sans Unicode"/>
        </w:rPr>
        <w:t>Almost one in three persons in India is struggling to earn a square meal a day. About 33% of the population is below the poverty line.</w:t>
      </w:r>
    </w:p>
    <w:p w:rsidR="00876B73" w:rsidRPr="00876B73" w:rsidRDefault="00876B73" w:rsidP="00876B73">
      <w:pPr>
        <w:pStyle w:val="ListParagraph"/>
        <w:numPr>
          <w:ilvl w:val="0"/>
          <w:numId w:val="73"/>
        </w:numPr>
        <w:rPr>
          <w:rFonts w:ascii="Lucida Sans Unicode" w:hAnsi="Lucida Sans Unicode" w:cs="Lucida Sans Unicode"/>
        </w:rPr>
      </w:pPr>
      <w:r w:rsidRPr="00876B73">
        <w:rPr>
          <w:rFonts w:ascii="Lucida Sans Unicode" w:hAnsi="Lucida Sans Unicode" w:cs="Lucida Sans Unicode"/>
        </w:rPr>
        <w:t>The MGNREGA scheme has reduced the unemployment rate to a</w:t>
      </w:r>
      <w:r>
        <w:rPr>
          <w:rFonts w:ascii="Lucida Sans Unicode" w:hAnsi="Lucida Sans Unicode" w:cs="Lucida Sans Unicode"/>
        </w:rPr>
        <w:t xml:space="preserve"> </w:t>
      </w:r>
      <w:r w:rsidRPr="00876B73">
        <w:rPr>
          <w:rFonts w:ascii="Lucida Sans Unicode" w:hAnsi="Lucida Sans Unicode" w:cs="Lucida Sans Unicode"/>
          <w:sz w:val="24"/>
          <w:szCs w:val="24"/>
        </w:rPr>
        <w:t>historical low of below 4% can they become our true strengths.</w:t>
      </w:r>
    </w:p>
    <w:p w:rsidR="00876B73" w:rsidRPr="00876B73" w:rsidRDefault="00876B73" w:rsidP="00876B7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876B73" w:rsidRDefault="00876B73" w:rsidP="00765E33">
      <w:pPr>
        <w:rPr>
          <w:rFonts w:ascii="Lucida Sans Unicode" w:hAnsi="Lucida Sans Unicode" w:cs="Lucida Sans Unicode"/>
          <w:b/>
        </w:rPr>
      </w:pPr>
    </w:p>
    <w:p w:rsidR="000D3DB4" w:rsidRPr="000D3DB4" w:rsidRDefault="000D3DB4" w:rsidP="000D3DB4">
      <w:pPr>
        <w:jc w:val="center"/>
        <w:rPr>
          <w:rFonts w:ascii="Lucida Sans Unicode" w:hAnsi="Lucida Sans Unicode" w:cs="Lucida Sans Unicode"/>
          <w:b/>
          <w:sz w:val="40"/>
        </w:rPr>
      </w:pPr>
      <w:r w:rsidRPr="000D3DB4">
        <w:rPr>
          <w:rFonts w:ascii="Lucida Sans Unicode" w:hAnsi="Lucida Sans Unicode" w:cs="Lucida Sans Unicode"/>
          <w:b/>
          <w:sz w:val="40"/>
        </w:rPr>
        <w:lastRenderedPageBreak/>
        <w:t>TOPIC-2</w:t>
      </w:r>
    </w:p>
    <w:p w:rsidR="004616A7" w:rsidRPr="000D3DB4" w:rsidRDefault="004616A7" w:rsidP="004616A7">
      <w:pPr>
        <w:jc w:val="center"/>
        <w:rPr>
          <w:rFonts w:ascii="Lucida Sans Unicode" w:hAnsi="Lucida Sans Unicode" w:cs="Lucida Sans Unicode"/>
          <w:b/>
          <w:sz w:val="36"/>
        </w:rPr>
      </w:pPr>
      <w:r w:rsidRPr="000D3DB4">
        <w:rPr>
          <w:rFonts w:ascii="Lucida Sans Unicode" w:hAnsi="Lucida Sans Unicode" w:cs="Lucida Sans Unicode"/>
          <w:b/>
          <w:sz w:val="36"/>
        </w:rPr>
        <w:t>DIGITAL EQUALITY IN INDIA IS NOT EQUAL FOR ALL</w:t>
      </w:r>
    </w:p>
    <w:p w:rsidR="004616A7" w:rsidRDefault="004616A7" w:rsidP="004616A7">
      <w:pPr>
        <w:rPr>
          <w:rFonts w:ascii="Lucida Sans Unicode" w:hAnsi="Lucida Sans Unicode" w:cs="Lucida Sans Unicode"/>
        </w:rPr>
      </w:pPr>
    </w:p>
    <w:p w:rsidR="004616A7" w:rsidRDefault="004616A7" w:rsidP="004616A7">
      <w:pPr>
        <w:rPr>
          <w:rFonts w:ascii="Lucida Sans Unicode" w:hAnsi="Lucida Sans Unicode" w:cs="Lucida Sans Unicode"/>
        </w:rPr>
      </w:pPr>
    </w:p>
    <w:p w:rsidR="004616A7" w:rsidRPr="004616A7" w:rsidRDefault="004616A7" w:rsidP="004616A7">
      <w:pPr>
        <w:rPr>
          <w:rFonts w:ascii="Lucida Sans Unicode" w:hAnsi="Lucida Sans Unicode" w:cs="Lucida Sans Unicode"/>
        </w:rPr>
      </w:pPr>
      <w:r w:rsidRPr="004616A7">
        <w:rPr>
          <w:rFonts w:ascii="Lucida Sans Unicode" w:hAnsi="Lucida Sans Unicode" w:cs="Lucida Sans Unicode"/>
        </w:rPr>
        <w:t>Digital equality means provision of inte</w:t>
      </w:r>
      <w:r>
        <w:rPr>
          <w:rFonts w:ascii="Lucida Sans Unicode" w:hAnsi="Lucida Sans Unicode" w:cs="Lucida Sans Unicode"/>
        </w:rPr>
        <w:t xml:space="preserve">rnet access to all citizens. It </w:t>
      </w:r>
      <w:r w:rsidRPr="004616A7">
        <w:rPr>
          <w:rFonts w:ascii="Lucida Sans Unicode" w:hAnsi="Lucida Sans Unicode" w:cs="Lucida Sans Unicode"/>
        </w:rPr>
        <w:t>is being promoted by Facebook in o</w:t>
      </w:r>
      <w:r>
        <w:rPr>
          <w:rFonts w:ascii="Lucida Sans Unicode" w:hAnsi="Lucida Sans Unicode" w:cs="Lucida Sans Unicode"/>
        </w:rPr>
        <w:t xml:space="preserve">rder to promote its Free Basics </w:t>
      </w:r>
      <w:r w:rsidRPr="004616A7">
        <w:rPr>
          <w:rFonts w:ascii="Lucida Sans Unicode" w:hAnsi="Lucida Sans Unicode" w:cs="Lucida Sans Unicode"/>
        </w:rPr>
        <w:t xml:space="preserve">which was previously introduced </w:t>
      </w:r>
      <w:r>
        <w:rPr>
          <w:rFonts w:ascii="Lucida Sans Unicode" w:hAnsi="Lucida Sans Unicode" w:cs="Lucida Sans Unicode"/>
        </w:rPr>
        <w:t xml:space="preserve">as internet.org. Free Basics is </w:t>
      </w:r>
      <w:r w:rsidRPr="004616A7">
        <w:rPr>
          <w:rFonts w:ascii="Lucida Sans Unicode" w:hAnsi="Lucida Sans Unicode" w:cs="Lucida Sans Unicode"/>
        </w:rPr>
        <w:t xml:space="preserve">against net neutrality which means </w:t>
      </w:r>
      <w:r>
        <w:rPr>
          <w:rFonts w:ascii="Lucida Sans Unicode" w:hAnsi="Lucida Sans Unicode" w:cs="Lucida Sans Unicode"/>
        </w:rPr>
        <w:t xml:space="preserve">everyone getting the same speed </w:t>
      </w:r>
      <w:r w:rsidRPr="004616A7">
        <w:rPr>
          <w:rFonts w:ascii="Lucida Sans Unicode" w:hAnsi="Lucida Sans Unicode" w:cs="Lucida Sans Unicode"/>
        </w:rPr>
        <w:t>access to all websites and services a</w:t>
      </w:r>
      <w:r>
        <w:rPr>
          <w:rFonts w:ascii="Lucida Sans Unicode" w:hAnsi="Lucida Sans Unicode" w:cs="Lucida Sans Unicode"/>
        </w:rPr>
        <w:t xml:space="preserve">nd no content should be blocked </w:t>
      </w:r>
      <w:r w:rsidRPr="004616A7">
        <w:rPr>
          <w:rFonts w:ascii="Lucida Sans Unicode" w:hAnsi="Lucida Sans Unicode" w:cs="Lucida Sans Unicode"/>
        </w:rPr>
        <w:t>by Internet Service Providers (ISP</w:t>
      </w:r>
      <w:r>
        <w:rPr>
          <w:rFonts w:ascii="Lucida Sans Unicode" w:hAnsi="Lucida Sans Unicode" w:cs="Lucida Sans Unicode"/>
        </w:rPr>
        <w:t xml:space="preserve">). </w:t>
      </w:r>
      <w:proofErr w:type="gramStart"/>
      <w:r>
        <w:rPr>
          <w:rFonts w:ascii="Lucida Sans Unicode" w:hAnsi="Lucida Sans Unicode" w:cs="Lucida Sans Unicode"/>
        </w:rPr>
        <w:t xml:space="preserve">So complete digital equality </w:t>
      </w:r>
      <w:r w:rsidRPr="004616A7">
        <w:rPr>
          <w:rFonts w:ascii="Lucida Sans Unicode" w:hAnsi="Lucida Sans Unicode" w:cs="Lucida Sans Unicode"/>
        </w:rPr>
        <w:t>compromises on net neutrality.</w:t>
      </w:r>
      <w:proofErr w:type="gramEnd"/>
      <w:r w:rsidRPr="004616A7">
        <w:rPr>
          <w:rFonts w:ascii="Lucida Sans Unicode" w:hAnsi="Lucida Sans Unicode" w:cs="Lucida Sans Unicode"/>
        </w:rPr>
        <w:t xml:space="preserve"> S</w:t>
      </w:r>
      <w:r>
        <w:rPr>
          <w:rFonts w:ascii="Lucida Sans Unicode" w:hAnsi="Lucida Sans Unicode" w:cs="Lucida Sans Unicode"/>
        </w:rPr>
        <w:t xml:space="preserve">o there should be some mid-way </w:t>
      </w:r>
      <w:r w:rsidRPr="004616A7">
        <w:rPr>
          <w:rFonts w:ascii="Lucida Sans Unicode" w:hAnsi="Lucida Sans Unicode" w:cs="Lucida Sans Unicode"/>
        </w:rPr>
        <w:t>solution. Also, digital equality ca</w:t>
      </w:r>
      <w:r>
        <w:rPr>
          <w:rFonts w:ascii="Lucida Sans Unicode" w:hAnsi="Lucida Sans Unicode" w:cs="Lucida Sans Unicode"/>
        </w:rPr>
        <w:t xml:space="preserve">n be achieved with the help of </w:t>
      </w:r>
      <w:r w:rsidRPr="004616A7">
        <w:rPr>
          <w:rFonts w:ascii="Lucida Sans Unicode" w:hAnsi="Lucida Sans Unicode" w:cs="Lucida Sans Unicode"/>
        </w:rPr>
        <w:t xml:space="preserve">Digital India initiative. Will it not require some kind of </w:t>
      </w:r>
      <w:r>
        <w:rPr>
          <w:rFonts w:ascii="Lucida Sans Unicode" w:hAnsi="Lucida Sans Unicode" w:cs="Lucida Sans Unicode"/>
        </w:rPr>
        <w:t xml:space="preserve">government </w:t>
      </w:r>
      <w:r w:rsidRPr="004616A7">
        <w:rPr>
          <w:rFonts w:ascii="Lucida Sans Unicode" w:hAnsi="Lucida Sans Unicode" w:cs="Lucida Sans Unicode"/>
        </w:rPr>
        <w:t>intervention? And if government inter</w:t>
      </w:r>
      <w:r>
        <w:rPr>
          <w:rFonts w:ascii="Lucida Sans Unicode" w:hAnsi="Lucida Sans Unicode" w:cs="Lucida Sans Unicode"/>
        </w:rPr>
        <w:t xml:space="preserve">venes, it calls for a policy or </w:t>
      </w:r>
      <w:r w:rsidRPr="004616A7">
        <w:rPr>
          <w:rFonts w:ascii="Lucida Sans Unicode" w:hAnsi="Lucida Sans Unicode" w:cs="Lucida Sans Unicode"/>
        </w:rPr>
        <w:t>law which is not in favour of a</w:t>
      </w:r>
      <w:r>
        <w:rPr>
          <w:rFonts w:ascii="Lucida Sans Unicode" w:hAnsi="Lucida Sans Unicode" w:cs="Lucida Sans Unicode"/>
        </w:rPr>
        <w:t xml:space="preserve">ny one particular web gaint and </w:t>
      </w:r>
      <w:r w:rsidRPr="004616A7">
        <w:rPr>
          <w:rFonts w:ascii="Lucida Sans Unicode" w:hAnsi="Lucida Sans Unicode" w:cs="Lucida Sans Unicode"/>
        </w:rPr>
        <w:t>ensures net neutrality.</w:t>
      </w:r>
    </w:p>
    <w:p w:rsidR="000D3DB4" w:rsidRDefault="000D3DB4" w:rsidP="004616A7">
      <w:pPr>
        <w:rPr>
          <w:rFonts w:ascii="Lucida Sans Unicode" w:hAnsi="Lucida Sans Unicode" w:cs="Lucida Sans Unicode"/>
        </w:rPr>
      </w:pPr>
    </w:p>
    <w:p w:rsidR="004616A7" w:rsidRPr="004616A7" w:rsidRDefault="004616A7" w:rsidP="004616A7">
      <w:pPr>
        <w:rPr>
          <w:rFonts w:ascii="Lucida Sans Unicode" w:hAnsi="Lucida Sans Unicode" w:cs="Lucida Sans Unicode"/>
        </w:rPr>
      </w:pPr>
      <w:r w:rsidRPr="004616A7">
        <w:rPr>
          <w:rFonts w:ascii="Lucida Sans Unicode" w:hAnsi="Lucida Sans Unicode" w:cs="Lucida Sans Unicode"/>
        </w:rPr>
        <w:t>Facts related to the Topic:</w:t>
      </w:r>
    </w:p>
    <w:p w:rsidR="004616A7" w:rsidRPr="004616A7" w:rsidRDefault="004616A7" w:rsidP="004616A7">
      <w:pPr>
        <w:pStyle w:val="ListParagraph"/>
        <w:numPr>
          <w:ilvl w:val="0"/>
          <w:numId w:val="74"/>
        </w:numPr>
        <w:rPr>
          <w:rFonts w:ascii="Lucida Sans Unicode" w:hAnsi="Lucida Sans Unicode" w:cs="Lucida Sans Unicode"/>
        </w:rPr>
      </w:pPr>
      <w:r w:rsidRPr="004616A7">
        <w:rPr>
          <w:rFonts w:ascii="Lucida Sans Unicode" w:hAnsi="Lucida Sans Unicode" w:cs="Lucida Sans Unicode"/>
        </w:rPr>
        <w:t>Digital equality is a promotion by Facebook to promote Free Basics.Digital Equality means universal access of internet by making it</w:t>
      </w:r>
      <w:r>
        <w:rPr>
          <w:rFonts w:ascii="Lucida Sans Unicode" w:hAnsi="Lucida Sans Unicode" w:cs="Lucida Sans Unicode"/>
        </w:rPr>
        <w:t xml:space="preserve"> </w:t>
      </w:r>
      <w:r w:rsidRPr="004616A7">
        <w:rPr>
          <w:rFonts w:ascii="Lucida Sans Unicode" w:hAnsi="Lucida Sans Unicode" w:cs="Lucida Sans Unicode"/>
        </w:rPr>
        <w:t>accessible to everyone irrespective of one's status in society be it economical ( rich or poor ), political ( country or abroad )</w:t>
      </w:r>
      <w:r>
        <w:rPr>
          <w:rFonts w:ascii="Lucida Sans Unicode" w:hAnsi="Lucida Sans Unicode" w:cs="Lucida Sans Unicode"/>
        </w:rPr>
        <w:t xml:space="preserve"> </w:t>
      </w:r>
      <w:r w:rsidRPr="004616A7">
        <w:rPr>
          <w:rFonts w:ascii="Lucida Sans Unicode" w:hAnsi="Lucida Sans Unicode" w:cs="Lucida Sans Unicode"/>
        </w:rPr>
        <w:t>or religious etc.</w:t>
      </w:r>
    </w:p>
    <w:p w:rsidR="004616A7" w:rsidRPr="004616A7" w:rsidRDefault="004616A7" w:rsidP="004616A7">
      <w:pPr>
        <w:pStyle w:val="ListParagraph"/>
        <w:numPr>
          <w:ilvl w:val="0"/>
          <w:numId w:val="74"/>
        </w:numPr>
        <w:rPr>
          <w:rFonts w:ascii="Lucida Sans Unicode" w:hAnsi="Lucida Sans Unicode" w:cs="Lucida Sans Unicode"/>
        </w:rPr>
      </w:pPr>
      <w:r w:rsidRPr="004616A7">
        <w:rPr>
          <w:rFonts w:ascii="Lucida Sans Unicode" w:hAnsi="Lucida Sans Unicode" w:cs="Lucida Sans Unicode"/>
        </w:rPr>
        <w:t>To achieve Digital equality, all the 600,000 villages and 250,000</w:t>
      </w:r>
      <w:r>
        <w:rPr>
          <w:rFonts w:ascii="Lucida Sans Unicode" w:hAnsi="Lucida Sans Unicode" w:cs="Lucida Sans Unicode"/>
        </w:rPr>
        <w:t xml:space="preserve"> </w:t>
      </w:r>
      <w:r w:rsidRPr="004616A7">
        <w:rPr>
          <w:rFonts w:ascii="Lucida Sans Unicode" w:hAnsi="Lucida Sans Unicode" w:cs="Lucida Sans Unicode"/>
        </w:rPr>
        <w:t>gram panchayats have to be connected with an optical fibre network.</w:t>
      </w:r>
    </w:p>
    <w:p w:rsidR="004616A7" w:rsidRPr="000D3DB4" w:rsidRDefault="004616A7" w:rsidP="004616A7">
      <w:pPr>
        <w:pStyle w:val="ListParagraph"/>
        <w:numPr>
          <w:ilvl w:val="0"/>
          <w:numId w:val="74"/>
        </w:numPr>
        <w:rPr>
          <w:rFonts w:ascii="Lucida Sans Unicode" w:hAnsi="Lucida Sans Unicode" w:cs="Lucida Sans Unicode"/>
        </w:rPr>
      </w:pPr>
      <w:r w:rsidRPr="004616A7">
        <w:rPr>
          <w:rFonts w:ascii="Lucida Sans Unicode" w:hAnsi="Lucida Sans Unicode" w:cs="Lucida Sans Unicode"/>
        </w:rPr>
        <w:t xml:space="preserve">Digital equality compromises on net neutrality and hence digital </w:t>
      </w:r>
      <w:r w:rsidRPr="000D3DB4">
        <w:rPr>
          <w:rFonts w:ascii="Lucida Sans Unicode" w:hAnsi="Lucida Sans Unicode" w:cs="Lucida Sans Unicode"/>
        </w:rPr>
        <w:t>equality and net neutrality contradict with each other.</w:t>
      </w:r>
    </w:p>
    <w:p w:rsidR="00CC2888" w:rsidRPr="000D3DB4" w:rsidRDefault="004616A7" w:rsidP="004616A7">
      <w:pPr>
        <w:pStyle w:val="ListParagraph"/>
        <w:numPr>
          <w:ilvl w:val="0"/>
          <w:numId w:val="74"/>
        </w:numPr>
        <w:rPr>
          <w:rFonts w:ascii="Lucida Sans Unicode" w:hAnsi="Lucida Sans Unicode" w:cs="Lucida Sans Unicode"/>
        </w:rPr>
      </w:pPr>
      <w:r w:rsidRPr="000D3DB4">
        <w:rPr>
          <w:rFonts w:ascii="Lucida Sans Unicode" w:hAnsi="Lucida Sans Unicode" w:cs="Lucida Sans Unicode"/>
        </w:rPr>
        <w:t>Internet penetration in India is 15%, USA is 84%, Australia is</w:t>
      </w:r>
      <w:r w:rsidR="000D3DB4">
        <w:rPr>
          <w:rFonts w:ascii="Lucida Sans Unicode" w:hAnsi="Lucida Sans Unicode" w:cs="Lucida Sans Unicode"/>
        </w:rPr>
        <w:t xml:space="preserve"> </w:t>
      </w:r>
      <w:r w:rsidRPr="000D3DB4">
        <w:rPr>
          <w:rFonts w:ascii="Lucida Sans Unicode" w:hAnsi="Lucida Sans Unicode" w:cs="Lucida Sans Unicode"/>
        </w:rPr>
        <w:t>81%</w:t>
      </w:r>
      <w:proofErr w:type="gramStart"/>
      <w:r w:rsidRPr="000D3DB4">
        <w:rPr>
          <w:rFonts w:ascii="Lucida Sans Unicode" w:hAnsi="Lucida Sans Unicode" w:cs="Lucida Sans Unicode"/>
        </w:rPr>
        <w:t>,which</w:t>
      </w:r>
      <w:proofErr w:type="gramEnd"/>
      <w:r w:rsidRPr="000D3DB4">
        <w:rPr>
          <w:rFonts w:ascii="Lucida Sans Unicode" w:hAnsi="Lucida Sans Unicode" w:cs="Lucida Sans Unicode"/>
        </w:rPr>
        <w:t xml:space="preserve"> is not in favour of any one particular web giant and</w:t>
      </w:r>
      <w:r w:rsidR="000D3DB4">
        <w:rPr>
          <w:rFonts w:ascii="Lucida Sans Unicode" w:hAnsi="Lucida Sans Unicode" w:cs="Lucida Sans Unicode"/>
        </w:rPr>
        <w:t xml:space="preserve"> </w:t>
      </w:r>
      <w:r w:rsidRPr="000D3DB4">
        <w:rPr>
          <w:rFonts w:ascii="Lucida Sans Unicode" w:hAnsi="Lucida Sans Unicode" w:cs="Lucida Sans Unicode"/>
        </w:rPr>
        <w:t>ensures net neutrality.</w:t>
      </w:r>
    </w:p>
    <w:p w:rsidR="00CC2888" w:rsidRDefault="00CC2888" w:rsidP="00765E33">
      <w:pPr>
        <w:rPr>
          <w:rFonts w:ascii="Lucida Sans Unicode" w:hAnsi="Lucida Sans Unicode" w:cs="Lucida Sans Unicode"/>
          <w:b/>
        </w:rPr>
      </w:pPr>
    </w:p>
    <w:p w:rsidR="000D3DB4" w:rsidRDefault="000D3DB4" w:rsidP="00765E33">
      <w:pPr>
        <w:rPr>
          <w:rFonts w:ascii="Lucida Sans Unicode" w:hAnsi="Lucida Sans Unicode" w:cs="Lucida Sans Unicode"/>
          <w:b/>
        </w:rPr>
      </w:pPr>
    </w:p>
    <w:p w:rsidR="000D3DB4" w:rsidRDefault="000D3DB4" w:rsidP="00765E33">
      <w:pPr>
        <w:rPr>
          <w:rFonts w:ascii="Lucida Sans Unicode" w:hAnsi="Lucida Sans Unicode" w:cs="Lucida Sans Unicode"/>
          <w:b/>
        </w:rPr>
      </w:pPr>
    </w:p>
    <w:p w:rsidR="000D3DB4" w:rsidRDefault="000D3DB4" w:rsidP="00765E33">
      <w:pPr>
        <w:rPr>
          <w:rFonts w:ascii="Lucida Sans Unicode" w:hAnsi="Lucida Sans Unicode" w:cs="Lucida Sans Unicode"/>
          <w:b/>
        </w:rPr>
      </w:pPr>
    </w:p>
    <w:p w:rsidR="000D3DB4" w:rsidRDefault="000D3DB4" w:rsidP="00765E33">
      <w:pPr>
        <w:rPr>
          <w:rFonts w:ascii="Lucida Sans Unicode" w:hAnsi="Lucida Sans Unicode" w:cs="Lucida Sans Unicode"/>
          <w:b/>
        </w:rPr>
      </w:pPr>
    </w:p>
    <w:p w:rsidR="000D3DB4" w:rsidRDefault="000D3DB4" w:rsidP="00765E33">
      <w:pPr>
        <w:rPr>
          <w:rFonts w:ascii="Lucida Sans Unicode" w:hAnsi="Lucida Sans Unicode" w:cs="Lucida Sans Unicode"/>
          <w:b/>
        </w:rPr>
      </w:pPr>
    </w:p>
    <w:p w:rsidR="000D3DB4" w:rsidRDefault="000D3DB4" w:rsidP="000D3DB4">
      <w:pPr>
        <w:jc w:val="center"/>
        <w:rPr>
          <w:rFonts w:ascii="Lucida Sans Unicode" w:hAnsi="Lucida Sans Unicode" w:cs="Lucida Sans Unicode"/>
          <w:b/>
          <w:sz w:val="36"/>
        </w:rPr>
      </w:pPr>
      <w:r>
        <w:rPr>
          <w:rFonts w:ascii="Lucida Sans Unicode" w:hAnsi="Lucida Sans Unicode" w:cs="Lucida Sans Unicode"/>
          <w:b/>
          <w:sz w:val="36"/>
        </w:rPr>
        <w:lastRenderedPageBreak/>
        <w:t>TOPIC-3</w:t>
      </w:r>
    </w:p>
    <w:p w:rsidR="000D3DB4" w:rsidRPr="000D3DB4" w:rsidRDefault="000D3DB4" w:rsidP="000D3DB4">
      <w:pPr>
        <w:jc w:val="center"/>
        <w:rPr>
          <w:rFonts w:ascii="Lucida Sans Unicode" w:hAnsi="Lucida Sans Unicode" w:cs="Lucida Sans Unicode"/>
          <w:b/>
          <w:sz w:val="36"/>
        </w:rPr>
      </w:pPr>
      <w:r w:rsidRPr="000D3DB4">
        <w:rPr>
          <w:rFonts w:ascii="Lucida Sans Unicode" w:hAnsi="Lucida Sans Unicode" w:cs="Lucida Sans Unicode"/>
          <w:b/>
          <w:sz w:val="36"/>
        </w:rPr>
        <w:t>RELIANCE INDIAN 4G CHANGING THE INDIAN TELECOM SECTOR</w:t>
      </w:r>
    </w:p>
    <w:p w:rsidR="000D3DB4" w:rsidRDefault="000D3DB4" w:rsidP="000D3DB4">
      <w:pPr>
        <w:rPr>
          <w:rFonts w:ascii="Lucida Sans Unicode" w:hAnsi="Lucida Sans Unicode" w:cs="Lucida Sans Unicode"/>
        </w:rPr>
      </w:pPr>
    </w:p>
    <w:p w:rsidR="000D3DB4" w:rsidRPr="000D3DB4" w:rsidRDefault="000D3DB4" w:rsidP="000D3DB4">
      <w:pPr>
        <w:rPr>
          <w:rFonts w:ascii="Lucida Sans Unicode" w:hAnsi="Lucida Sans Unicode" w:cs="Lucida Sans Unicode"/>
        </w:rPr>
      </w:pPr>
      <w:r w:rsidRPr="000D3DB4">
        <w:rPr>
          <w:rFonts w:ascii="Lucida Sans Unicode" w:hAnsi="Lucida Sans Unicode" w:cs="Lucida Sans Unicode"/>
        </w:rPr>
        <w:t>Launched in 2016, Reliance Jio started offe</w:t>
      </w:r>
      <w:r>
        <w:rPr>
          <w:rFonts w:ascii="Lucida Sans Unicode" w:hAnsi="Lucida Sans Unicode" w:cs="Lucida Sans Unicode"/>
        </w:rPr>
        <w:t xml:space="preserve">ring free services for customer </w:t>
      </w:r>
      <w:r w:rsidRPr="000D3DB4">
        <w:rPr>
          <w:rFonts w:ascii="Lucida Sans Unicode" w:hAnsi="Lucida Sans Unicode" w:cs="Lucida Sans Unicode"/>
        </w:rPr>
        <w:t>acquis</w:t>
      </w:r>
      <w:r>
        <w:rPr>
          <w:rFonts w:ascii="Lucida Sans Unicode" w:hAnsi="Lucida Sans Unicode" w:cs="Lucida Sans Unicode"/>
        </w:rPr>
        <w:t xml:space="preserve">ition. </w:t>
      </w:r>
      <w:r w:rsidRPr="000D3DB4">
        <w:rPr>
          <w:rFonts w:ascii="Lucida Sans Unicode" w:hAnsi="Lucida Sans Unicode" w:cs="Lucida Sans Unicode"/>
        </w:rPr>
        <w:t>This has definitely been a move to capture maxim</w:t>
      </w:r>
      <w:r>
        <w:rPr>
          <w:rFonts w:ascii="Lucida Sans Unicode" w:hAnsi="Lucida Sans Unicode" w:cs="Lucida Sans Unicode"/>
        </w:rPr>
        <w:t xml:space="preserve">um market in India and increase </w:t>
      </w:r>
      <w:r w:rsidRPr="000D3DB4">
        <w:rPr>
          <w:rFonts w:ascii="Lucida Sans Unicode" w:hAnsi="Lucida Sans Unicode" w:cs="Lucida Sans Unicode"/>
        </w:rPr>
        <w:t>competition.However, telecom players like Idea, Vodaf</w:t>
      </w:r>
      <w:r>
        <w:rPr>
          <w:rFonts w:ascii="Lucida Sans Unicode" w:hAnsi="Lucida Sans Unicode" w:cs="Lucida Sans Unicode"/>
        </w:rPr>
        <w:t xml:space="preserve">one, </w:t>
      </w:r>
      <w:proofErr w:type="gramStart"/>
      <w:r>
        <w:rPr>
          <w:rFonts w:ascii="Lucida Sans Unicode" w:hAnsi="Lucida Sans Unicode" w:cs="Lucida Sans Unicode"/>
        </w:rPr>
        <w:t>Airtel</w:t>
      </w:r>
      <w:proofErr w:type="gramEnd"/>
      <w:r>
        <w:rPr>
          <w:rFonts w:ascii="Lucida Sans Unicode" w:hAnsi="Lucida Sans Unicode" w:cs="Lucida Sans Unicode"/>
        </w:rPr>
        <w:t xml:space="preserve"> etc. feel that this </w:t>
      </w:r>
      <w:r w:rsidRPr="000D3DB4">
        <w:rPr>
          <w:rFonts w:ascii="Lucida Sans Unicode" w:hAnsi="Lucida Sans Unicode" w:cs="Lucida Sans Unicode"/>
        </w:rPr>
        <w:t>has given them an unfair advantage and has d</w:t>
      </w:r>
      <w:r>
        <w:rPr>
          <w:rFonts w:ascii="Lucida Sans Unicode" w:hAnsi="Lucida Sans Unicode" w:cs="Lucida Sans Unicode"/>
        </w:rPr>
        <w:t xml:space="preserve">isrupted the market completely. </w:t>
      </w:r>
      <w:r w:rsidRPr="000D3DB4">
        <w:rPr>
          <w:rFonts w:ascii="Lucida Sans Unicode" w:hAnsi="Lucida Sans Unicode" w:cs="Lucida Sans Unicode"/>
        </w:rPr>
        <w:t>Prices have declined tremendously, which can sp</w:t>
      </w:r>
      <w:r>
        <w:rPr>
          <w:rFonts w:ascii="Lucida Sans Unicode" w:hAnsi="Lucida Sans Unicode" w:cs="Lucida Sans Unicode"/>
        </w:rPr>
        <w:t xml:space="preserve">oil the profits and the market. </w:t>
      </w:r>
      <w:r w:rsidRPr="000D3DB4">
        <w:rPr>
          <w:rFonts w:ascii="Lucida Sans Unicode" w:hAnsi="Lucida Sans Unicode" w:cs="Lucida Sans Unicode"/>
        </w:rPr>
        <w:t>However, another school of thought promotes that inc</w:t>
      </w:r>
      <w:r>
        <w:rPr>
          <w:rFonts w:ascii="Lucida Sans Unicode" w:hAnsi="Lucida Sans Unicode" w:cs="Lucida Sans Unicode"/>
        </w:rPr>
        <w:t xml:space="preserve">rease in competition would help </w:t>
      </w:r>
      <w:r w:rsidRPr="000D3DB4">
        <w:rPr>
          <w:rFonts w:ascii="Lucida Sans Unicode" w:hAnsi="Lucida Sans Unicode" w:cs="Lucida Sans Unicode"/>
        </w:rPr>
        <w:t>improve services, benefit the customers and e</w:t>
      </w:r>
      <w:r>
        <w:rPr>
          <w:rFonts w:ascii="Lucida Sans Unicode" w:hAnsi="Lucida Sans Unicode" w:cs="Lucida Sans Unicode"/>
        </w:rPr>
        <w:t xml:space="preserve">ventually help increase telecom </w:t>
      </w:r>
      <w:r w:rsidRPr="000D3DB4">
        <w:rPr>
          <w:rFonts w:ascii="Lucida Sans Unicode" w:hAnsi="Lucida Sans Unicode" w:cs="Lucida Sans Unicode"/>
        </w:rPr>
        <w:t>penetration in India.</w:t>
      </w:r>
    </w:p>
    <w:p w:rsidR="000D3DB4" w:rsidRPr="000D3DB4" w:rsidRDefault="000D3DB4" w:rsidP="000D3DB4">
      <w:pPr>
        <w:rPr>
          <w:rFonts w:ascii="Lucida Sans Unicode" w:hAnsi="Lucida Sans Unicode" w:cs="Lucida Sans Unicode"/>
        </w:rPr>
      </w:pPr>
      <w:r w:rsidRPr="000D3DB4">
        <w:rPr>
          <w:rFonts w:ascii="Lucida Sans Unicode" w:hAnsi="Lucida Sans Unicode" w:cs="Lucida Sans Unicode"/>
        </w:rPr>
        <w:t xml:space="preserve">Facts related to the </w:t>
      </w:r>
      <w:proofErr w:type="gramStart"/>
      <w:r w:rsidRPr="000D3DB4">
        <w:rPr>
          <w:rFonts w:ascii="Lucida Sans Unicode" w:hAnsi="Lucida Sans Unicode" w:cs="Lucida Sans Unicode"/>
        </w:rPr>
        <w:t>Discussion :</w:t>
      </w:r>
      <w:proofErr w:type="gramEnd"/>
    </w:p>
    <w:p w:rsidR="000D3DB4" w:rsidRP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Reliance Jio was launched in September 2016 by Mukesh Ambani.</w:t>
      </w:r>
    </w:p>
    <w:p w:rsidR="000D3DB4" w:rsidRP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Shahrukh Khan is the brand ambassador of Jio.</w:t>
      </w:r>
    </w:p>
    <w:p w:rsidR="000D3DB4" w:rsidRP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Jio has close to 100 million subscribers across India, and till 31st March it would</w:t>
      </w:r>
      <w:r>
        <w:rPr>
          <w:rFonts w:ascii="Lucida Sans Unicode" w:hAnsi="Lucida Sans Unicode" w:cs="Lucida Sans Unicode"/>
        </w:rPr>
        <w:t xml:space="preserve"> </w:t>
      </w:r>
      <w:r w:rsidRPr="000D3DB4">
        <w:rPr>
          <w:rFonts w:ascii="Lucida Sans Unicode" w:hAnsi="Lucida Sans Unicode" w:cs="Lucida Sans Unicode"/>
        </w:rPr>
        <w:t>offer free services.</w:t>
      </w:r>
    </w:p>
    <w:p w:rsidR="000D3DB4" w:rsidRP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 xml:space="preserve">Telecom players like Idea, Vodafone, </w:t>
      </w:r>
      <w:proofErr w:type="gramStart"/>
      <w:r w:rsidRPr="000D3DB4">
        <w:rPr>
          <w:rFonts w:ascii="Lucida Sans Unicode" w:hAnsi="Lucida Sans Unicode" w:cs="Lucida Sans Unicode"/>
        </w:rPr>
        <w:t>Airtel</w:t>
      </w:r>
      <w:proofErr w:type="gramEnd"/>
      <w:r w:rsidRPr="000D3DB4">
        <w:rPr>
          <w:rFonts w:ascii="Lucida Sans Unicode" w:hAnsi="Lucida Sans Unicode" w:cs="Lucida Sans Unicode"/>
        </w:rPr>
        <w:t xml:space="preserve"> have called this an unfair advantage</w:t>
      </w:r>
      <w:r>
        <w:rPr>
          <w:rFonts w:ascii="Lucida Sans Unicode" w:hAnsi="Lucida Sans Unicode" w:cs="Lucida Sans Unicode"/>
        </w:rPr>
        <w:t xml:space="preserve"> </w:t>
      </w:r>
      <w:r w:rsidRPr="000D3DB4">
        <w:rPr>
          <w:rFonts w:ascii="Lucida Sans Unicode" w:hAnsi="Lucida Sans Unicode" w:cs="Lucida Sans Unicode"/>
        </w:rPr>
        <w:t>as Jio is offering free services.</w:t>
      </w:r>
    </w:p>
    <w:p w:rsidR="000D3DB4" w:rsidRP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There has been a tremendous revision of prices across the telecom sector, which is</w:t>
      </w:r>
      <w:r>
        <w:rPr>
          <w:rFonts w:ascii="Lucida Sans Unicode" w:hAnsi="Lucida Sans Unicode" w:cs="Lucida Sans Unicode"/>
        </w:rPr>
        <w:t xml:space="preserve"> </w:t>
      </w:r>
      <w:r w:rsidRPr="000D3DB4">
        <w:rPr>
          <w:rFonts w:ascii="Lucida Sans Unicode" w:hAnsi="Lucida Sans Unicode" w:cs="Lucida Sans Unicode"/>
        </w:rPr>
        <w:t>bound to reduce profits for telecom players.</w:t>
      </w:r>
    </w:p>
    <w:p w:rsidR="000D3DB4" w:rsidRP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Reliance Jio first to launch 4G VoLTE and are also introducing new phones also.</w:t>
      </w:r>
    </w:p>
    <w:p w:rsidR="000D3DB4" w:rsidRDefault="000D3DB4" w:rsidP="000D3DB4">
      <w:pPr>
        <w:pStyle w:val="ListParagraph"/>
        <w:numPr>
          <w:ilvl w:val="0"/>
          <w:numId w:val="75"/>
        </w:numPr>
        <w:rPr>
          <w:rFonts w:ascii="Lucida Sans Unicode" w:hAnsi="Lucida Sans Unicode" w:cs="Lucida Sans Unicode"/>
        </w:rPr>
      </w:pPr>
      <w:r w:rsidRPr="000D3DB4">
        <w:rPr>
          <w:rFonts w:ascii="Lucida Sans Unicode" w:hAnsi="Lucida Sans Unicode" w:cs="Lucida Sans Unicode"/>
        </w:rPr>
        <w:t xml:space="preserve">Jio has several apps for </w:t>
      </w:r>
      <w:r>
        <w:rPr>
          <w:rFonts w:ascii="Lucida Sans Unicode" w:hAnsi="Lucida Sans Unicode" w:cs="Lucida Sans Unicode"/>
        </w:rPr>
        <w:t>TV, chat, messenger, music etc.</w:t>
      </w: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Default="000D3DB4" w:rsidP="000D3DB4">
      <w:pPr>
        <w:rPr>
          <w:rFonts w:ascii="Lucida Sans Unicode" w:hAnsi="Lucida Sans Unicode" w:cs="Lucida Sans Unicode"/>
        </w:rPr>
      </w:pPr>
    </w:p>
    <w:p w:rsidR="000D3DB4" w:rsidRPr="000D3DB4" w:rsidRDefault="000D3DB4" w:rsidP="000D3DB4">
      <w:pPr>
        <w:jc w:val="center"/>
        <w:rPr>
          <w:rFonts w:ascii="Lucida Sans Unicode" w:hAnsi="Lucida Sans Unicode" w:cs="Lucida Sans Unicode"/>
          <w:b/>
          <w:sz w:val="40"/>
        </w:rPr>
      </w:pPr>
      <w:r w:rsidRPr="000D3DB4">
        <w:rPr>
          <w:rFonts w:ascii="Lucida Sans Unicode" w:hAnsi="Lucida Sans Unicode" w:cs="Lucida Sans Unicode"/>
          <w:b/>
          <w:sz w:val="40"/>
        </w:rPr>
        <w:lastRenderedPageBreak/>
        <w:t>TOPIC-4</w:t>
      </w:r>
    </w:p>
    <w:p w:rsidR="000D3DB4" w:rsidRPr="000D3DB4" w:rsidRDefault="000D3DB4" w:rsidP="000D3DB4">
      <w:pPr>
        <w:jc w:val="center"/>
        <w:rPr>
          <w:rFonts w:ascii="Lucida Sans Unicode" w:hAnsi="Lucida Sans Unicode" w:cs="Lucida Sans Unicode"/>
          <w:b/>
          <w:sz w:val="36"/>
        </w:rPr>
      </w:pPr>
      <w:r w:rsidRPr="000D3DB4">
        <w:rPr>
          <w:rFonts w:ascii="Lucida Sans Unicode" w:hAnsi="Lucida Sans Unicode" w:cs="Lucida Sans Unicode"/>
          <w:b/>
          <w:sz w:val="36"/>
        </w:rPr>
        <w:t>DEMONITISATION OF 500 AND 1000 RUPEES NOTES BY THE</w:t>
      </w:r>
    </w:p>
    <w:p w:rsidR="000D3DB4" w:rsidRPr="000D3DB4" w:rsidRDefault="000D3DB4" w:rsidP="000D3DB4">
      <w:pPr>
        <w:jc w:val="center"/>
        <w:rPr>
          <w:rFonts w:ascii="Lucida Sans Unicode" w:hAnsi="Lucida Sans Unicode" w:cs="Lucida Sans Unicode"/>
          <w:b/>
          <w:sz w:val="36"/>
        </w:rPr>
      </w:pPr>
      <w:r w:rsidRPr="000D3DB4">
        <w:rPr>
          <w:rFonts w:ascii="Lucida Sans Unicode" w:hAnsi="Lucida Sans Unicode" w:cs="Lucida Sans Unicode"/>
          <w:b/>
          <w:sz w:val="36"/>
        </w:rPr>
        <w:t>GOVERNMENT OF INDIA</w:t>
      </w:r>
    </w:p>
    <w:p w:rsidR="000D3DB4" w:rsidRDefault="000D3DB4" w:rsidP="000D3DB4">
      <w:pPr>
        <w:rPr>
          <w:rFonts w:ascii="Lucida Sans Unicode" w:hAnsi="Lucida Sans Unicode" w:cs="Lucida Sans Unicode"/>
        </w:rPr>
      </w:pPr>
    </w:p>
    <w:p w:rsidR="007533FE" w:rsidRDefault="007533FE" w:rsidP="000D3DB4">
      <w:pPr>
        <w:rPr>
          <w:rFonts w:ascii="Lucida Sans Unicode" w:hAnsi="Lucida Sans Unicode" w:cs="Lucida Sans Unicode"/>
        </w:rPr>
      </w:pPr>
    </w:p>
    <w:p w:rsidR="000D3DB4" w:rsidRPr="000D3DB4" w:rsidRDefault="000D3DB4" w:rsidP="000D3DB4">
      <w:pPr>
        <w:rPr>
          <w:rFonts w:ascii="Lucida Sans Unicode" w:hAnsi="Lucida Sans Unicode" w:cs="Lucida Sans Unicode"/>
        </w:rPr>
      </w:pPr>
      <w:r w:rsidRPr="000D3DB4">
        <w:rPr>
          <w:rFonts w:ascii="Lucida Sans Unicode" w:hAnsi="Lucida Sans Unicode" w:cs="Lucida Sans Unicode"/>
        </w:rPr>
        <w:t>Demonetization of the 500 and 1000 rupees notes has be</w:t>
      </w:r>
      <w:r>
        <w:rPr>
          <w:rFonts w:ascii="Lucida Sans Unicode" w:hAnsi="Lucida Sans Unicode" w:cs="Lucida Sans Unicode"/>
        </w:rPr>
        <w:t xml:space="preserve">en a </w:t>
      </w:r>
      <w:r w:rsidRPr="000D3DB4">
        <w:rPr>
          <w:rFonts w:ascii="Lucida Sans Unicode" w:hAnsi="Lucida Sans Unicode" w:cs="Lucida Sans Unicode"/>
        </w:rPr>
        <w:t xml:space="preserve">massive exercise by theRBI and </w:t>
      </w:r>
      <w:r>
        <w:rPr>
          <w:rFonts w:ascii="Lucida Sans Unicode" w:hAnsi="Lucida Sans Unicode" w:cs="Lucida Sans Unicode"/>
        </w:rPr>
        <w:t xml:space="preserve">Modi government. This was truly </w:t>
      </w:r>
      <w:r w:rsidRPr="000D3DB4">
        <w:rPr>
          <w:rFonts w:ascii="Lucida Sans Unicode" w:hAnsi="Lucida Sans Unicode" w:cs="Lucida Sans Unicode"/>
        </w:rPr>
        <w:t xml:space="preserve">an attempt to fight fake currency, blackmoney and also the first step to fight corruption. </w:t>
      </w:r>
      <w:r>
        <w:rPr>
          <w:rFonts w:ascii="Lucida Sans Unicode" w:hAnsi="Lucida Sans Unicode" w:cs="Lucida Sans Unicode"/>
        </w:rPr>
        <w:t xml:space="preserve">The banks did there job well by </w:t>
      </w:r>
      <w:r w:rsidRPr="000D3DB4">
        <w:rPr>
          <w:rFonts w:ascii="Lucida Sans Unicode" w:hAnsi="Lucida Sans Unicode" w:cs="Lucida Sans Unicode"/>
        </w:rPr>
        <w:t>working overtime to ensure old</w:t>
      </w:r>
      <w:r>
        <w:rPr>
          <w:rFonts w:ascii="Lucida Sans Unicode" w:hAnsi="Lucida Sans Unicode" w:cs="Lucida Sans Unicode"/>
        </w:rPr>
        <w:t xml:space="preserve"> notes are replaced by new 2000 </w:t>
      </w:r>
      <w:r w:rsidRPr="000D3DB4">
        <w:rPr>
          <w:rFonts w:ascii="Lucida Sans Unicode" w:hAnsi="Lucida Sans Unicode" w:cs="Lucida Sans Unicode"/>
        </w:rPr>
        <w:t xml:space="preserve">rupee notes and other denominations. </w:t>
      </w:r>
      <w:r>
        <w:rPr>
          <w:rFonts w:ascii="Lucida Sans Unicode" w:hAnsi="Lucida Sans Unicode" w:cs="Lucida Sans Unicode"/>
        </w:rPr>
        <w:t>However, poor people</w:t>
      </w:r>
      <w:proofErr w:type="gramStart"/>
      <w:r>
        <w:rPr>
          <w:rFonts w:ascii="Lucida Sans Unicode" w:hAnsi="Lucida Sans Unicode" w:cs="Lucida Sans Unicode"/>
        </w:rPr>
        <w:t>,villagers</w:t>
      </w:r>
      <w:proofErr w:type="gramEnd"/>
      <w:r>
        <w:rPr>
          <w:rFonts w:ascii="Lucida Sans Unicode" w:hAnsi="Lucida Sans Unicode" w:cs="Lucida Sans Unicode"/>
        </w:rPr>
        <w:t xml:space="preserve">  </w:t>
      </w:r>
      <w:r w:rsidRPr="000D3DB4">
        <w:rPr>
          <w:rFonts w:ascii="Lucida Sans Unicode" w:hAnsi="Lucida Sans Unicode" w:cs="Lucida Sans Unicode"/>
        </w:rPr>
        <w:t>who had limited access to banks,A</w:t>
      </w:r>
      <w:r>
        <w:rPr>
          <w:rFonts w:ascii="Lucida Sans Unicode" w:hAnsi="Lucida Sans Unicode" w:cs="Lucida Sans Unicode"/>
        </w:rPr>
        <w:t xml:space="preserve">TMs etc had to struggle and are </w:t>
      </w:r>
      <w:r w:rsidRPr="000D3DB4">
        <w:rPr>
          <w:rFonts w:ascii="Lucida Sans Unicode" w:hAnsi="Lucida Sans Unicode" w:cs="Lucida Sans Unicode"/>
        </w:rPr>
        <w:t>still facing the issue. In the short r</w:t>
      </w:r>
      <w:r>
        <w:rPr>
          <w:rFonts w:ascii="Lucida Sans Unicode" w:hAnsi="Lucida Sans Unicode" w:cs="Lucida Sans Unicode"/>
        </w:rPr>
        <w:t xml:space="preserve">un this is a problematic issue, </w:t>
      </w:r>
      <w:r w:rsidRPr="000D3DB4">
        <w:rPr>
          <w:rFonts w:ascii="Lucida Sans Unicode" w:hAnsi="Lucida Sans Unicode" w:cs="Lucida Sans Unicode"/>
        </w:rPr>
        <w:t>but demonetization can be extremely beneficial in the long run.</w:t>
      </w:r>
    </w:p>
    <w:p w:rsidR="007533FE" w:rsidRDefault="007533FE" w:rsidP="000D3DB4">
      <w:pPr>
        <w:rPr>
          <w:rFonts w:ascii="Lucida Sans Unicode" w:hAnsi="Lucida Sans Unicode" w:cs="Lucida Sans Unicode"/>
        </w:rPr>
      </w:pPr>
    </w:p>
    <w:p w:rsidR="000D3DB4" w:rsidRPr="000D3DB4" w:rsidRDefault="000D3DB4" w:rsidP="000D3DB4">
      <w:pPr>
        <w:rPr>
          <w:rFonts w:ascii="Lucida Sans Unicode" w:hAnsi="Lucida Sans Unicode" w:cs="Lucida Sans Unicode"/>
        </w:rPr>
      </w:pPr>
      <w:r w:rsidRPr="000D3DB4">
        <w:rPr>
          <w:rFonts w:ascii="Lucida Sans Unicode" w:hAnsi="Lucida Sans Unicode" w:cs="Lucida Sans Unicode"/>
        </w:rPr>
        <w:t>Facts related to the topic:</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Demonetization was announced by the PM</w:t>
      </w:r>
      <w:r w:rsidR="007533FE">
        <w:rPr>
          <w:rFonts w:ascii="Lucida Sans Unicode" w:hAnsi="Lucida Sans Unicode" w:cs="Lucida Sans Unicode"/>
        </w:rPr>
        <w:t xml:space="preserve"> of India, Narendra Modi on 8</w:t>
      </w:r>
      <w:r w:rsidR="007533FE" w:rsidRPr="007533FE">
        <w:rPr>
          <w:rFonts w:ascii="Lucida Sans Unicode" w:hAnsi="Lucida Sans Unicode" w:cs="Lucida Sans Unicode"/>
          <w:vertAlign w:val="superscript"/>
        </w:rPr>
        <w:t>th</w:t>
      </w:r>
      <w:r w:rsidR="007533FE">
        <w:rPr>
          <w:rFonts w:ascii="Lucida Sans Unicode" w:hAnsi="Lucida Sans Unicode" w:cs="Lucida Sans Unicode"/>
        </w:rPr>
        <w:t xml:space="preserve"> </w:t>
      </w:r>
      <w:r w:rsidRPr="007533FE">
        <w:rPr>
          <w:rFonts w:ascii="Lucida Sans Unicode" w:hAnsi="Lucida Sans Unicode" w:cs="Lucida Sans Unicode"/>
        </w:rPr>
        <w:t>November,</w:t>
      </w:r>
      <w:r w:rsidR="007533FE">
        <w:rPr>
          <w:rFonts w:ascii="Lucida Sans Unicode" w:hAnsi="Lucida Sans Unicode" w:cs="Lucida Sans Unicode"/>
        </w:rPr>
        <w:t xml:space="preserve"> </w:t>
      </w:r>
      <w:r w:rsidRPr="007533FE">
        <w:rPr>
          <w:rFonts w:ascii="Lucida Sans Unicode" w:hAnsi="Lucida Sans Unicode" w:cs="Lucida Sans Unicode"/>
        </w:rPr>
        <w:t>2016.</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From 9th November 2016, Rs500 and Rs1000 notes were not legal</w:t>
      </w:r>
      <w:r w:rsidR="007533FE">
        <w:rPr>
          <w:rFonts w:ascii="Lucida Sans Unicode" w:hAnsi="Lucida Sans Unicode" w:cs="Lucida Sans Unicode"/>
        </w:rPr>
        <w:t xml:space="preserve"> </w:t>
      </w:r>
      <w:r w:rsidRPr="007533FE">
        <w:rPr>
          <w:rFonts w:ascii="Lucida Sans Unicode" w:hAnsi="Lucida Sans Unicode" w:cs="Lucida Sans Unicode"/>
        </w:rPr>
        <w:t>tenders.</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Positive support</w:t>
      </w:r>
      <w:proofErr w:type="gramStart"/>
      <w:r w:rsidRPr="007533FE">
        <w:rPr>
          <w:rFonts w:ascii="Lucida Sans Unicode" w:hAnsi="Lucida Sans Unicode" w:cs="Lucida Sans Unicode"/>
        </w:rPr>
        <w:t>:People</w:t>
      </w:r>
      <w:proofErr w:type="gramEnd"/>
      <w:r w:rsidRPr="007533FE">
        <w:rPr>
          <w:rFonts w:ascii="Lucida Sans Unicode" w:hAnsi="Lucida Sans Unicode" w:cs="Lucida Sans Unicode"/>
        </w:rPr>
        <w:t xml:space="preserve"> supported demonetization as they felt it could help fightblack money, fake currency, corruption, human</w:t>
      </w:r>
      <w:r w:rsidR="007533FE">
        <w:rPr>
          <w:rFonts w:ascii="Lucida Sans Unicode" w:hAnsi="Lucida Sans Unicode" w:cs="Lucida Sans Unicode"/>
        </w:rPr>
        <w:t xml:space="preserve"> </w:t>
      </w:r>
      <w:r w:rsidRPr="007533FE">
        <w:rPr>
          <w:rFonts w:ascii="Lucida Sans Unicode" w:hAnsi="Lucida Sans Unicode" w:cs="Lucida Sans Unicode"/>
        </w:rPr>
        <w:t>trafficking etc.</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Criticism: Economists have felt that it could have serious ramifications in the growth</w:t>
      </w:r>
      <w:r w:rsidR="007533FE">
        <w:rPr>
          <w:rFonts w:ascii="Lucida Sans Unicode" w:hAnsi="Lucida Sans Unicode" w:cs="Lucida Sans Unicode"/>
        </w:rPr>
        <w:t xml:space="preserve"> </w:t>
      </w:r>
      <w:r w:rsidRPr="007533FE">
        <w:rPr>
          <w:rFonts w:ascii="Lucida Sans Unicode" w:hAnsi="Lucida Sans Unicode" w:cs="Lucida Sans Unicode"/>
        </w:rPr>
        <w:t xml:space="preserve">of the Indian economy. Cash shortage, deaths, stock market </w:t>
      </w:r>
      <w:proofErr w:type="gramStart"/>
      <w:r w:rsidRPr="007533FE">
        <w:rPr>
          <w:rFonts w:ascii="Lucida Sans Unicode" w:hAnsi="Lucida Sans Unicode" w:cs="Lucida Sans Unicode"/>
        </w:rPr>
        <w:t>crash have</w:t>
      </w:r>
      <w:proofErr w:type="gramEnd"/>
      <w:r w:rsidRPr="007533FE">
        <w:rPr>
          <w:rFonts w:ascii="Lucida Sans Unicode" w:hAnsi="Lucida Sans Unicode" w:cs="Lucida Sans Unicode"/>
        </w:rPr>
        <w:t xml:space="preserve"> created a negative vibe.</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More than 86% people in India use cash for transactions. India is</w:t>
      </w:r>
      <w:r w:rsidR="007533FE">
        <w:rPr>
          <w:rFonts w:ascii="Lucida Sans Unicode" w:hAnsi="Lucida Sans Unicode" w:cs="Lucida Sans Unicode"/>
        </w:rPr>
        <w:t xml:space="preserve"> </w:t>
      </w:r>
      <w:r w:rsidRPr="007533FE">
        <w:rPr>
          <w:rFonts w:ascii="Lucida Sans Unicode" w:hAnsi="Lucida Sans Unicode" w:cs="Lucida Sans Unicode"/>
        </w:rPr>
        <w:t>primarily a cash economy.</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Only 4% use debit cards, credit cards etc, 6% used net banking</w:t>
      </w:r>
      <w:r w:rsidR="007533FE">
        <w:rPr>
          <w:rFonts w:ascii="Lucida Sans Unicode" w:hAnsi="Lucida Sans Unicode" w:cs="Lucida Sans Unicode"/>
        </w:rPr>
        <w:t xml:space="preserve"> </w:t>
      </w:r>
      <w:r w:rsidRPr="007533FE">
        <w:rPr>
          <w:rFonts w:ascii="Lucida Sans Unicode" w:hAnsi="Lucida Sans Unicode" w:cs="Lucida Sans Unicode"/>
        </w:rPr>
        <w:t>and 2% use cheques etc.</w:t>
      </w:r>
    </w:p>
    <w:p w:rsidR="000D3DB4" w:rsidRPr="007533FE" w:rsidRDefault="000D3DB4" w:rsidP="000D3DB4">
      <w:pPr>
        <w:pStyle w:val="ListParagraph"/>
        <w:numPr>
          <w:ilvl w:val="0"/>
          <w:numId w:val="76"/>
        </w:numPr>
        <w:rPr>
          <w:rFonts w:ascii="Lucida Sans Unicode" w:hAnsi="Lucida Sans Unicode" w:cs="Lucida Sans Unicode"/>
        </w:rPr>
      </w:pPr>
      <w:r w:rsidRPr="007533FE">
        <w:rPr>
          <w:rFonts w:ascii="Lucida Sans Unicode" w:hAnsi="Lucida Sans Unicode" w:cs="Lucida Sans Unicode"/>
        </w:rPr>
        <w:t>Till 30 December 2016, Rs15 lakh crore deposited in banks in old notes.</w:t>
      </w:r>
    </w:p>
    <w:p w:rsidR="000D3DB4" w:rsidRDefault="000D3DB4" w:rsidP="000D3DB4">
      <w:pPr>
        <w:rPr>
          <w:rFonts w:ascii="Lucida Sans Unicode" w:hAnsi="Lucida Sans Unicode" w:cs="Lucida Sans Unicode"/>
        </w:rPr>
      </w:pPr>
    </w:p>
    <w:p w:rsidR="007533FE" w:rsidRDefault="007533FE" w:rsidP="000D3DB4">
      <w:pPr>
        <w:rPr>
          <w:rFonts w:ascii="Lucida Sans Unicode" w:hAnsi="Lucida Sans Unicode" w:cs="Lucida Sans Unicode"/>
        </w:rPr>
      </w:pPr>
    </w:p>
    <w:p w:rsidR="007533FE" w:rsidRPr="007533FE" w:rsidRDefault="007533FE" w:rsidP="007533FE">
      <w:pPr>
        <w:jc w:val="center"/>
        <w:rPr>
          <w:rFonts w:ascii="Lucida Sans Unicode" w:hAnsi="Lucida Sans Unicode" w:cs="Lucida Sans Unicode"/>
          <w:b/>
          <w:sz w:val="40"/>
        </w:rPr>
      </w:pPr>
      <w:r w:rsidRPr="007533FE">
        <w:rPr>
          <w:rFonts w:ascii="Lucida Sans Unicode" w:hAnsi="Lucida Sans Unicode" w:cs="Lucida Sans Unicode"/>
          <w:b/>
          <w:sz w:val="40"/>
        </w:rPr>
        <w:lastRenderedPageBreak/>
        <w:t>TOPIC-5</w:t>
      </w:r>
    </w:p>
    <w:p w:rsidR="007533FE" w:rsidRPr="007533FE" w:rsidRDefault="007533FE" w:rsidP="007533FE">
      <w:pPr>
        <w:jc w:val="center"/>
        <w:rPr>
          <w:rFonts w:ascii="Lucida Sans Unicode" w:hAnsi="Lucida Sans Unicode" w:cs="Lucida Sans Unicode"/>
          <w:b/>
          <w:sz w:val="36"/>
        </w:rPr>
      </w:pPr>
      <w:r w:rsidRPr="007533FE">
        <w:rPr>
          <w:rFonts w:ascii="Lucida Sans Unicode" w:hAnsi="Lucida Sans Unicode" w:cs="Lucida Sans Unicode"/>
          <w:b/>
          <w:sz w:val="36"/>
        </w:rPr>
        <w:t>BLACK MONEY IN INDIA</w:t>
      </w:r>
    </w:p>
    <w:p w:rsidR="007533FE" w:rsidRDefault="007533FE" w:rsidP="007533FE">
      <w:pPr>
        <w:rPr>
          <w:rFonts w:ascii="Lucida Sans Unicode" w:hAnsi="Lucida Sans Unicode" w:cs="Lucida Sans Unicode"/>
        </w:rPr>
      </w:pPr>
    </w:p>
    <w:p w:rsidR="007533FE" w:rsidRPr="007533FE" w:rsidRDefault="007533FE" w:rsidP="007533FE">
      <w:pPr>
        <w:rPr>
          <w:rFonts w:ascii="Lucida Sans Unicode" w:hAnsi="Lucida Sans Unicode" w:cs="Lucida Sans Unicode"/>
        </w:rPr>
      </w:pPr>
      <w:r w:rsidRPr="007533FE">
        <w:rPr>
          <w:rFonts w:ascii="Lucida Sans Unicode" w:hAnsi="Lucida Sans Unicode" w:cs="Lucida Sans Unicode"/>
        </w:rPr>
        <w:t xml:space="preserve">Black money in India is a serious </w:t>
      </w:r>
      <w:proofErr w:type="gramStart"/>
      <w:r>
        <w:rPr>
          <w:rFonts w:ascii="Lucida Sans Unicode" w:hAnsi="Lucida Sans Unicode" w:cs="Lucida Sans Unicode"/>
        </w:rPr>
        <w:t>issues</w:t>
      </w:r>
      <w:proofErr w:type="gramEnd"/>
      <w:r>
        <w:rPr>
          <w:rFonts w:ascii="Lucida Sans Unicode" w:hAnsi="Lucida Sans Unicode" w:cs="Lucida Sans Unicode"/>
        </w:rPr>
        <w:t xml:space="preserve"> hampering the country’s </w:t>
      </w:r>
      <w:r w:rsidRPr="007533FE">
        <w:rPr>
          <w:rFonts w:ascii="Lucida Sans Unicode" w:hAnsi="Lucida Sans Unicode" w:cs="Lucida Sans Unicode"/>
        </w:rPr>
        <w:t>growth. The best way forward is t</w:t>
      </w:r>
      <w:r>
        <w:rPr>
          <w:rFonts w:ascii="Lucida Sans Unicode" w:hAnsi="Lucida Sans Unicode" w:cs="Lucida Sans Unicode"/>
        </w:rPr>
        <w:t xml:space="preserve">o have strict checks in place. </w:t>
      </w:r>
      <w:r w:rsidRPr="007533FE">
        <w:rPr>
          <w:rFonts w:ascii="Lucida Sans Unicode" w:hAnsi="Lucida Sans Unicode" w:cs="Lucida Sans Unicode"/>
        </w:rPr>
        <w:t>Events like demonetization has been helpful but better laws, better processes, more digitalizatio</w:t>
      </w:r>
      <w:r>
        <w:rPr>
          <w:rFonts w:ascii="Lucida Sans Unicode" w:hAnsi="Lucida Sans Unicode" w:cs="Lucida Sans Unicode"/>
        </w:rPr>
        <w:t xml:space="preserve">n, more power to the income tax </w:t>
      </w:r>
      <w:r w:rsidRPr="007533FE">
        <w:rPr>
          <w:rFonts w:ascii="Lucida Sans Unicode" w:hAnsi="Lucida Sans Unicode" w:cs="Lucida Sans Unicode"/>
        </w:rPr>
        <w:t>department etc are the best way to go forward</w:t>
      </w:r>
      <w:r>
        <w:rPr>
          <w:rFonts w:ascii="Lucida Sans Unicode" w:hAnsi="Lucida Sans Unicode" w:cs="Lucida Sans Unicode"/>
        </w:rPr>
        <w:t xml:space="preserve">. Government should raid secure </w:t>
      </w:r>
      <w:r w:rsidRPr="007533FE">
        <w:rPr>
          <w:rFonts w:ascii="Lucida Sans Unicode" w:hAnsi="Lucida Sans Unicode" w:cs="Lucida Sans Unicode"/>
        </w:rPr>
        <w:t>havens like Swiss banks and strict punishment should be given to</w:t>
      </w:r>
      <w:r>
        <w:rPr>
          <w:rFonts w:ascii="Lucida Sans Unicode" w:hAnsi="Lucida Sans Unicode" w:cs="Lucida Sans Unicode"/>
        </w:rPr>
        <w:t xml:space="preserve"> </w:t>
      </w:r>
      <w:r w:rsidRPr="007533FE">
        <w:rPr>
          <w:rFonts w:ascii="Lucida Sans Unicode" w:hAnsi="Lucida Sans Unicode" w:cs="Lucida Sans Unicode"/>
        </w:rPr>
        <w:t>those avoiding taxes.</w:t>
      </w:r>
    </w:p>
    <w:p w:rsidR="007533FE" w:rsidRDefault="007533FE" w:rsidP="007533FE">
      <w:pPr>
        <w:rPr>
          <w:rFonts w:ascii="Lucida Sans Unicode" w:hAnsi="Lucida Sans Unicode" w:cs="Lucida Sans Unicode"/>
        </w:rPr>
      </w:pPr>
    </w:p>
    <w:p w:rsidR="007533FE" w:rsidRPr="007533FE" w:rsidRDefault="007533FE" w:rsidP="007533FE">
      <w:pPr>
        <w:rPr>
          <w:rFonts w:ascii="Lucida Sans Unicode" w:hAnsi="Lucida Sans Unicode" w:cs="Lucida Sans Unicode"/>
        </w:rPr>
      </w:pPr>
      <w:r w:rsidRPr="007533FE">
        <w:rPr>
          <w:rFonts w:ascii="Lucida Sans Unicode" w:hAnsi="Lucida Sans Unicode" w:cs="Lucida Sans Unicode"/>
        </w:rPr>
        <w:t>Facts related to the Discussion:</w:t>
      </w:r>
    </w:p>
    <w:p w:rsidR="007533FE" w:rsidRPr="007533FE" w:rsidRDefault="007533FE" w:rsidP="007533FE">
      <w:pPr>
        <w:pStyle w:val="ListParagraph"/>
        <w:numPr>
          <w:ilvl w:val="0"/>
          <w:numId w:val="77"/>
        </w:numPr>
        <w:rPr>
          <w:rFonts w:ascii="Lucida Sans Unicode" w:hAnsi="Lucida Sans Unicode" w:cs="Lucida Sans Unicode"/>
        </w:rPr>
      </w:pPr>
      <w:r w:rsidRPr="007533FE">
        <w:rPr>
          <w:rFonts w:ascii="Lucida Sans Unicode" w:hAnsi="Lucida Sans Unicode" w:cs="Lucida Sans Unicode"/>
        </w:rPr>
        <w:t>Black money is the money unaccounted for i.e. money on which tax</w:t>
      </w:r>
      <w:r>
        <w:rPr>
          <w:rFonts w:ascii="Lucida Sans Unicode" w:hAnsi="Lucida Sans Unicode" w:cs="Lucida Sans Unicode"/>
        </w:rPr>
        <w:t xml:space="preserve"> </w:t>
      </w:r>
      <w:r w:rsidRPr="007533FE">
        <w:rPr>
          <w:rFonts w:ascii="Lucida Sans Unicode" w:hAnsi="Lucida Sans Unicode" w:cs="Lucida Sans Unicode"/>
        </w:rPr>
        <w:t>is not paid.</w:t>
      </w:r>
    </w:p>
    <w:p w:rsidR="007533FE" w:rsidRPr="007533FE" w:rsidRDefault="007533FE" w:rsidP="007533FE">
      <w:pPr>
        <w:pStyle w:val="ListParagraph"/>
        <w:numPr>
          <w:ilvl w:val="0"/>
          <w:numId w:val="77"/>
        </w:numPr>
        <w:rPr>
          <w:rFonts w:ascii="Lucida Sans Unicode" w:hAnsi="Lucida Sans Unicode" w:cs="Lucida Sans Unicode"/>
        </w:rPr>
      </w:pPr>
      <w:r w:rsidRPr="007533FE">
        <w:rPr>
          <w:rFonts w:ascii="Lucida Sans Unicode" w:hAnsi="Lucida Sans Unicode" w:cs="Lucida Sans Unicode"/>
        </w:rPr>
        <w:t>Black money is used for illegal activities, extremist activities which leads to corruption, bribery etc.</w:t>
      </w:r>
    </w:p>
    <w:p w:rsidR="007533FE" w:rsidRPr="007533FE" w:rsidRDefault="007533FE" w:rsidP="007533FE">
      <w:pPr>
        <w:pStyle w:val="ListParagraph"/>
        <w:numPr>
          <w:ilvl w:val="0"/>
          <w:numId w:val="77"/>
        </w:numPr>
        <w:rPr>
          <w:rFonts w:ascii="Lucida Sans Unicode" w:hAnsi="Lucida Sans Unicode" w:cs="Lucida Sans Unicode"/>
        </w:rPr>
      </w:pPr>
      <w:r w:rsidRPr="007533FE">
        <w:rPr>
          <w:rFonts w:ascii="Lucida Sans Unicode" w:hAnsi="Lucida Sans Unicode" w:cs="Lucida Sans Unicode"/>
        </w:rPr>
        <w:t>India has approximately USD $2 billion black money in Swiss banks.</w:t>
      </w:r>
    </w:p>
    <w:p w:rsidR="007533FE" w:rsidRPr="007533FE" w:rsidRDefault="007533FE" w:rsidP="007533FE">
      <w:pPr>
        <w:pStyle w:val="ListParagraph"/>
        <w:numPr>
          <w:ilvl w:val="0"/>
          <w:numId w:val="77"/>
        </w:numPr>
        <w:rPr>
          <w:rFonts w:ascii="Lucida Sans Unicode" w:hAnsi="Lucida Sans Unicode" w:cs="Lucida Sans Unicode"/>
        </w:rPr>
      </w:pPr>
      <w:r w:rsidRPr="007533FE">
        <w:rPr>
          <w:rFonts w:ascii="Lucida Sans Unicode" w:hAnsi="Lucida Sans Unicode" w:cs="Lucida Sans Unicode"/>
        </w:rPr>
        <w:t>After the demonetization exercise, more than Rs65</w:t>
      </w:r>
      <w:proofErr w:type="gramStart"/>
      <w:r w:rsidRPr="007533FE">
        <w:rPr>
          <w:rFonts w:ascii="Lucida Sans Unicode" w:hAnsi="Lucida Sans Unicode" w:cs="Lucida Sans Unicode"/>
        </w:rPr>
        <w:t>,000</w:t>
      </w:r>
      <w:proofErr w:type="gramEnd"/>
      <w:r w:rsidRPr="007533FE">
        <w:rPr>
          <w:rFonts w:ascii="Lucida Sans Unicode" w:hAnsi="Lucida Sans Unicode" w:cs="Lucida Sans Unicode"/>
        </w:rPr>
        <w:t xml:space="preserve"> crore</w:t>
      </w:r>
      <w:r>
        <w:rPr>
          <w:rFonts w:ascii="Lucida Sans Unicode" w:hAnsi="Lucida Sans Unicode" w:cs="Lucida Sans Unicode"/>
        </w:rPr>
        <w:t xml:space="preserve"> </w:t>
      </w:r>
      <w:r w:rsidRPr="007533FE">
        <w:rPr>
          <w:rFonts w:ascii="Lucida Sans Unicode" w:hAnsi="Lucida Sans Unicode" w:cs="Lucida Sans Unicode"/>
        </w:rPr>
        <w:t>black money was declared in India.</w:t>
      </w:r>
    </w:p>
    <w:p w:rsidR="007533FE" w:rsidRPr="007533FE" w:rsidRDefault="007533FE" w:rsidP="007533FE">
      <w:pPr>
        <w:pStyle w:val="ListParagraph"/>
        <w:numPr>
          <w:ilvl w:val="0"/>
          <w:numId w:val="77"/>
        </w:numPr>
        <w:rPr>
          <w:rFonts w:ascii="Lucida Sans Unicode" w:hAnsi="Lucida Sans Unicode" w:cs="Lucida Sans Unicode"/>
        </w:rPr>
      </w:pPr>
      <w:r w:rsidRPr="007533FE">
        <w:rPr>
          <w:rFonts w:ascii="Lucida Sans Unicode" w:hAnsi="Lucida Sans Unicode" w:cs="Lucida Sans Unicode"/>
        </w:rPr>
        <w:t>Means to curb black money: more cashless transactions, digitalization of banks, more peer to the income tax department,</w:t>
      </w:r>
      <w:r>
        <w:rPr>
          <w:rFonts w:ascii="Lucida Sans Unicode" w:hAnsi="Lucida Sans Unicode" w:cs="Lucida Sans Unicode"/>
        </w:rPr>
        <w:t xml:space="preserve"> </w:t>
      </w:r>
      <w:r w:rsidRPr="007533FE">
        <w:rPr>
          <w:rFonts w:ascii="Lucida Sans Unicode" w:hAnsi="Lucida Sans Unicode" w:cs="Lucida Sans Unicode"/>
        </w:rPr>
        <w:t>changing existing practices in sectors like real estate, education etc. Educating citizens about ill-effects of blackmoney, strict</w:t>
      </w:r>
      <w:r>
        <w:rPr>
          <w:rFonts w:ascii="Lucida Sans Unicode" w:hAnsi="Lucida Sans Unicode" w:cs="Lucida Sans Unicode"/>
        </w:rPr>
        <w:t xml:space="preserve"> </w:t>
      </w:r>
      <w:r w:rsidRPr="007533FE">
        <w:rPr>
          <w:rFonts w:ascii="Lucida Sans Unicode" w:hAnsi="Lucida Sans Unicode" w:cs="Lucida Sans Unicode"/>
        </w:rPr>
        <w:t>punishment to defaulters.</w:t>
      </w:r>
    </w:p>
    <w:sectPr w:rsidR="007533FE" w:rsidRPr="007533FE" w:rsidSect="00876B73">
      <w:footerReference w:type="default" r:id="rId246"/>
      <w:pgSz w:w="12240" w:h="15840"/>
      <w:pgMar w:top="1440" w:right="1350" w:bottom="1440" w:left="1440" w:header="720" w:footer="1008" w:gutter="0"/>
      <w:pgBorders w:offsetFrom="page">
        <w:top w:val="twistedLines1" w:sz="31" w:space="24" w:color="auto"/>
        <w:left w:val="twistedLines1" w:sz="31" w:space="24" w:color="auto"/>
        <w:bottom w:val="twistedLines1" w:sz="31" w:space="24" w:color="auto"/>
        <w:right w:val="twistedLines1" w:sz="31"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6A7" w:rsidRDefault="004616A7" w:rsidP="00CE409B">
      <w:r>
        <w:separator/>
      </w:r>
    </w:p>
  </w:endnote>
  <w:endnote w:type="continuationSeparator" w:id="1">
    <w:p w:rsidR="004616A7" w:rsidRDefault="004616A7" w:rsidP="00CE409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879204"/>
      <w:docPartObj>
        <w:docPartGallery w:val="Page Numbers (Bottom of Page)"/>
        <w:docPartUnique/>
      </w:docPartObj>
    </w:sdtPr>
    <w:sdtContent>
      <w:p w:rsidR="004616A7" w:rsidRDefault="004616A7">
        <w:pPr>
          <w:pStyle w:val="Footer"/>
          <w:jc w:val="right"/>
        </w:pPr>
        <w:fldSimple w:instr=" PAGE   \* MERGEFORMAT ">
          <w:r w:rsidR="007533FE">
            <w:rPr>
              <w:noProof/>
            </w:rPr>
            <w:t>193</w:t>
          </w:r>
        </w:fldSimple>
      </w:p>
    </w:sdtContent>
  </w:sdt>
  <w:p w:rsidR="004616A7" w:rsidRDefault="004616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6A7" w:rsidRDefault="004616A7" w:rsidP="00CE409B">
      <w:r>
        <w:separator/>
      </w:r>
    </w:p>
  </w:footnote>
  <w:footnote w:type="continuationSeparator" w:id="1">
    <w:p w:rsidR="004616A7" w:rsidRDefault="004616A7" w:rsidP="00CE409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1CA"/>
    <w:multiLevelType w:val="hybridMultilevel"/>
    <w:tmpl w:val="007E3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6016A"/>
    <w:multiLevelType w:val="hybridMultilevel"/>
    <w:tmpl w:val="799E2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35B4B"/>
    <w:multiLevelType w:val="hybridMultilevel"/>
    <w:tmpl w:val="0C407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1F3AA0"/>
    <w:multiLevelType w:val="hybridMultilevel"/>
    <w:tmpl w:val="831C2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567BE5"/>
    <w:multiLevelType w:val="hybridMultilevel"/>
    <w:tmpl w:val="8DD0DFD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10545E"/>
    <w:multiLevelType w:val="hybridMultilevel"/>
    <w:tmpl w:val="C4021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715074"/>
    <w:multiLevelType w:val="multilevel"/>
    <w:tmpl w:val="03C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8B423BF"/>
    <w:multiLevelType w:val="hybridMultilevel"/>
    <w:tmpl w:val="0AC0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226198"/>
    <w:multiLevelType w:val="hybridMultilevel"/>
    <w:tmpl w:val="BB4C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D11658"/>
    <w:multiLevelType w:val="hybridMultilevel"/>
    <w:tmpl w:val="CFCC47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D6046D9"/>
    <w:multiLevelType w:val="hybridMultilevel"/>
    <w:tmpl w:val="36D88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B87A20"/>
    <w:multiLevelType w:val="hybridMultilevel"/>
    <w:tmpl w:val="EBD87C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2E47A78"/>
    <w:multiLevelType w:val="hybridMultilevel"/>
    <w:tmpl w:val="4BD6A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8D6C66"/>
    <w:multiLevelType w:val="hybridMultilevel"/>
    <w:tmpl w:val="A73674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8720E53"/>
    <w:multiLevelType w:val="hybridMultilevel"/>
    <w:tmpl w:val="67523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B860CE0"/>
    <w:multiLevelType w:val="hybridMultilevel"/>
    <w:tmpl w:val="235869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DE228F0"/>
    <w:multiLevelType w:val="hybridMultilevel"/>
    <w:tmpl w:val="8BD28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232A72"/>
    <w:multiLevelType w:val="hybridMultilevel"/>
    <w:tmpl w:val="342E3E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F552CC5"/>
    <w:multiLevelType w:val="hybridMultilevel"/>
    <w:tmpl w:val="9A4270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0E646E5"/>
    <w:multiLevelType w:val="hybridMultilevel"/>
    <w:tmpl w:val="2670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493641"/>
    <w:multiLevelType w:val="hybridMultilevel"/>
    <w:tmpl w:val="4170D1E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5E4BFC"/>
    <w:multiLevelType w:val="hybridMultilevel"/>
    <w:tmpl w:val="9AF88B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2125449"/>
    <w:multiLevelType w:val="hybridMultilevel"/>
    <w:tmpl w:val="A828A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ED470A"/>
    <w:multiLevelType w:val="multilevel"/>
    <w:tmpl w:val="F7C0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69860DB"/>
    <w:multiLevelType w:val="multilevel"/>
    <w:tmpl w:val="03C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6B51B4C"/>
    <w:multiLevelType w:val="hybridMultilevel"/>
    <w:tmpl w:val="478A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CC0FC6"/>
    <w:multiLevelType w:val="hybridMultilevel"/>
    <w:tmpl w:val="B5005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4D4C2E"/>
    <w:multiLevelType w:val="hybridMultilevel"/>
    <w:tmpl w:val="8042FE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8DD50CA"/>
    <w:multiLevelType w:val="hybridMultilevel"/>
    <w:tmpl w:val="119039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AC37CE"/>
    <w:multiLevelType w:val="multilevel"/>
    <w:tmpl w:val="3AA067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2AF542C7"/>
    <w:multiLevelType w:val="hybridMultilevel"/>
    <w:tmpl w:val="3CE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B406A3E"/>
    <w:multiLevelType w:val="hybridMultilevel"/>
    <w:tmpl w:val="18D62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BE3614D"/>
    <w:multiLevelType w:val="hybridMultilevel"/>
    <w:tmpl w:val="735C0D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715FAE"/>
    <w:multiLevelType w:val="hybridMultilevel"/>
    <w:tmpl w:val="A3FEE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07A7984"/>
    <w:multiLevelType w:val="multilevel"/>
    <w:tmpl w:val="03C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2801FDD"/>
    <w:multiLevelType w:val="multilevel"/>
    <w:tmpl w:val="13A6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3DC390F"/>
    <w:multiLevelType w:val="multilevel"/>
    <w:tmpl w:val="5940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166FE0"/>
    <w:multiLevelType w:val="hybridMultilevel"/>
    <w:tmpl w:val="63C4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D75FC0"/>
    <w:multiLevelType w:val="hybridMultilevel"/>
    <w:tmpl w:val="B47EE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9872BFA"/>
    <w:multiLevelType w:val="multilevel"/>
    <w:tmpl w:val="C868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9414A3"/>
    <w:multiLevelType w:val="hybridMultilevel"/>
    <w:tmpl w:val="AE2E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697C57"/>
    <w:multiLevelType w:val="hybridMultilevel"/>
    <w:tmpl w:val="3A7023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C4E453C"/>
    <w:multiLevelType w:val="hybridMultilevel"/>
    <w:tmpl w:val="AB58E5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DDB4631"/>
    <w:multiLevelType w:val="hybridMultilevel"/>
    <w:tmpl w:val="18E6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091EC9"/>
    <w:multiLevelType w:val="hybridMultilevel"/>
    <w:tmpl w:val="5F2ED7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F402ED0"/>
    <w:multiLevelType w:val="hybridMultilevel"/>
    <w:tmpl w:val="4094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EB0839"/>
    <w:multiLevelType w:val="hybridMultilevel"/>
    <w:tmpl w:val="4AA2AE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46526B9A"/>
    <w:multiLevelType w:val="hybridMultilevel"/>
    <w:tmpl w:val="CDFE0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8CD34AB"/>
    <w:multiLevelType w:val="hybridMultilevel"/>
    <w:tmpl w:val="7F04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31135E"/>
    <w:multiLevelType w:val="hybridMultilevel"/>
    <w:tmpl w:val="600E8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4FDF700C"/>
    <w:multiLevelType w:val="hybridMultilevel"/>
    <w:tmpl w:val="838C12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0D9556C"/>
    <w:multiLevelType w:val="multilevel"/>
    <w:tmpl w:val="97C2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4033CAF"/>
    <w:multiLevelType w:val="hybridMultilevel"/>
    <w:tmpl w:val="989042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13012E"/>
    <w:multiLevelType w:val="hybridMultilevel"/>
    <w:tmpl w:val="EAAE9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A8E50A7"/>
    <w:multiLevelType w:val="hybridMultilevel"/>
    <w:tmpl w:val="C9D4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B907273"/>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nsid w:val="5C504439"/>
    <w:multiLevelType w:val="hybridMultilevel"/>
    <w:tmpl w:val="DF8467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5CDC30D4"/>
    <w:multiLevelType w:val="hybridMultilevel"/>
    <w:tmpl w:val="065C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D4B47E0"/>
    <w:multiLevelType w:val="hybridMultilevel"/>
    <w:tmpl w:val="3D0EB5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5F190299"/>
    <w:multiLevelType w:val="hybridMultilevel"/>
    <w:tmpl w:val="8F5072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B0F29"/>
    <w:multiLevelType w:val="hybridMultilevel"/>
    <w:tmpl w:val="DADE3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34F0B89"/>
    <w:multiLevelType w:val="hybridMultilevel"/>
    <w:tmpl w:val="709686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38C419B"/>
    <w:multiLevelType w:val="hybridMultilevel"/>
    <w:tmpl w:val="C7C674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641C648F"/>
    <w:multiLevelType w:val="hybridMultilevel"/>
    <w:tmpl w:val="F9C467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64625B6D"/>
    <w:multiLevelType w:val="hybridMultilevel"/>
    <w:tmpl w:val="3EB894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65CE4DF4"/>
    <w:multiLevelType w:val="hybridMultilevel"/>
    <w:tmpl w:val="83A280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6725520B"/>
    <w:multiLevelType w:val="hybridMultilevel"/>
    <w:tmpl w:val="4DF63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685000C4"/>
    <w:multiLevelType w:val="hybridMultilevel"/>
    <w:tmpl w:val="BF20E3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AB200DF"/>
    <w:multiLevelType w:val="hybridMultilevel"/>
    <w:tmpl w:val="0812E4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6AEB7E42"/>
    <w:multiLevelType w:val="multilevel"/>
    <w:tmpl w:val="03C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DC56F6B"/>
    <w:multiLevelType w:val="hybridMultilevel"/>
    <w:tmpl w:val="725C99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DE947F5"/>
    <w:multiLevelType w:val="hybridMultilevel"/>
    <w:tmpl w:val="76CCE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6FC1214E"/>
    <w:multiLevelType w:val="hybridMultilevel"/>
    <w:tmpl w:val="E7F2C11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706B06A1"/>
    <w:multiLevelType w:val="multilevel"/>
    <w:tmpl w:val="03C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4FE780A"/>
    <w:multiLevelType w:val="hybridMultilevel"/>
    <w:tmpl w:val="C5F49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76F4403D"/>
    <w:multiLevelType w:val="hybridMultilevel"/>
    <w:tmpl w:val="30D249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E0009AD"/>
    <w:multiLevelType w:val="multilevel"/>
    <w:tmpl w:val="03C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5"/>
  </w:num>
  <w:num w:numId="2">
    <w:abstractNumId w:val="19"/>
  </w:num>
  <w:num w:numId="3">
    <w:abstractNumId w:val="74"/>
  </w:num>
  <w:num w:numId="4">
    <w:abstractNumId w:val="31"/>
  </w:num>
  <w:num w:numId="5">
    <w:abstractNumId w:val="63"/>
  </w:num>
  <w:num w:numId="6">
    <w:abstractNumId w:val="29"/>
  </w:num>
  <w:num w:numId="7">
    <w:abstractNumId w:val="47"/>
  </w:num>
  <w:num w:numId="8">
    <w:abstractNumId w:val="37"/>
  </w:num>
  <w:num w:numId="9">
    <w:abstractNumId w:val="8"/>
  </w:num>
  <w:num w:numId="10">
    <w:abstractNumId w:val="39"/>
  </w:num>
  <w:num w:numId="11">
    <w:abstractNumId w:val="36"/>
  </w:num>
  <w:num w:numId="12">
    <w:abstractNumId w:val="35"/>
  </w:num>
  <w:num w:numId="13">
    <w:abstractNumId w:val="24"/>
  </w:num>
  <w:num w:numId="14">
    <w:abstractNumId w:val="73"/>
  </w:num>
  <w:num w:numId="15">
    <w:abstractNumId w:val="69"/>
  </w:num>
  <w:num w:numId="16">
    <w:abstractNumId w:val="6"/>
  </w:num>
  <w:num w:numId="17">
    <w:abstractNumId w:val="34"/>
  </w:num>
  <w:num w:numId="18">
    <w:abstractNumId w:val="76"/>
  </w:num>
  <w:num w:numId="19">
    <w:abstractNumId w:val="23"/>
  </w:num>
  <w:num w:numId="20">
    <w:abstractNumId w:val="51"/>
  </w:num>
  <w:num w:numId="21">
    <w:abstractNumId w:val="13"/>
  </w:num>
  <w:num w:numId="22">
    <w:abstractNumId w:val="20"/>
  </w:num>
  <w:num w:numId="23">
    <w:abstractNumId w:val="41"/>
  </w:num>
  <w:num w:numId="24">
    <w:abstractNumId w:val="14"/>
  </w:num>
  <w:num w:numId="25">
    <w:abstractNumId w:val="62"/>
  </w:num>
  <w:num w:numId="26">
    <w:abstractNumId w:val="0"/>
  </w:num>
  <w:num w:numId="27">
    <w:abstractNumId w:val="1"/>
  </w:num>
  <w:num w:numId="28">
    <w:abstractNumId w:val="61"/>
  </w:num>
  <w:num w:numId="29">
    <w:abstractNumId w:val="50"/>
  </w:num>
  <w:num w:numId="30">
    <w:abstractNumId w:val="68"/>
  </w:num>
  <w:num w:numId="31">
    <w:abstractNumId w:val="53"/>
  </w:num>
  <w:num w:numId="32">
    <w:abstractNumId w:val="11"/>
  </w:num>
  <w:num w:numId="33">
    <w:abstractNumId w:val="4"/>
  </w:num>
  <w:num w:numId="34">
    <w:abstractNumId w:val="15"/>
  </w:num>
  <w:num w:numId="35">
    <w:abstractNumId w:val="75"/>
  </w:num>
  <w:num w:numId="36">
    <w:abstractNumId w:val="70"/>
  </w:num>
  <w:num w:numId="37">
    <w:abstractNumId w:val="21"/>
  </w:num>
  <w:num w:numId="38">
    <w:abstractNumId w:val="58"/>
  </w:num>
  <w:num w:numId="39">
    <w:abstractNumId w:val="32"/>
  </w:num>
  <w:num w:numId="40">
    <w:abstractNumId w:val="44"/>
  </w:num>
  <w:num w:numId="41">
    <w:abstractNumId w:val="59"/>
  </w:num>
  <w:num w:numId="42">
    <w:abstractNumId w:val="16"/>
  </w:num>
  <w:num w:numId="43">
    <w:abstractNumId w:val="28"/>
  </w:num>
  <w:num w:numId="44">
    <w:abstractNumId w:val="42"/>
  </w:num>
  <w:num w:numId="45">
    <w:abstractNumId w:val="17"/>
  </w:num>
  <w:num w:numId="46">
    <w:abstractNumId w:val="46"/>
  </w:num>
  <w:num w:numId="47">
    <w:abstractNumId w:val="27"/>
  </w:num>
  <w:num w:numId="48">
    <w:abstractNumId w:val="9"/>
  </w:num>
  <w:num w:numId="49">
    <w:abstractNumId w:val="67"/>
  </w:num>
  <w:num w:numId="50">
    <w:abstractNumId w:val="64"/>
  </w:num>
  <w:num w:numId="51">
    <w:abstractNumId w:val="65"/>
  </w:num>
  <w:num w:numId="52">
    <w:abstractNumId w:val="72"/>
  </w:num>
  <w:num w:numId="53">
    <w:abstractNumId w:val="56"/>
  </w:num>
  <w:num w:numId="54">
    <w:abstractNumId w:val="30"/>
  </w:num>
  <w:num w:numId="55">
    <w:abstractNumId w:val="52"/>
  </w:num>
  <w:num w:numId="56">
    <w:abstractNumId w:val="66"/>
  </w:num>
  <w:num w:numId="57">
    <w:abstractNumId w:val="7"/>
  </w:num>
  <w:num w:numId="58">
    <w:abstractNumId w:val="22"/>
  </w:num>
  <w:num w:numId="59">
    <w:abstractNumId w:val="5"/>
  </w:num>
  <w:num w:numId="60">
    <w:abstractNumId w:val="57"/>
  </w:num>
  <w:num w:numId="61">
    <w:abstractNumId w:val="18"/>
  </w:num>
  <w:num w:numId="62">
    <w:abstractNumId w:val="26"/>
  </w:num>
  <w:num w:numId="63">
    <w:abstractNumId w:val="49"/>
  </w:num>
  <w:num w:numId="64">
    <w:abstractNumId w:val="3"/>
  </w:num>
  <w:num w:numId="65">
    <w:abstractNumId w:val="2"/>
  </w:num>
  <w:num w:numId="66">
    <w:abstractNumId w:val="12"/>
  </w:num>
  <w:num w:numId="67">
    <w:abstractNumId w:val="40"/>
  </w:num>
  <w:num w:numId="68">
    <w:abstractNumId w:val="10"/>
  </w:num>
  <w:num w:numId="69">
    <w:abstractNumId w:val="71"/>
  </w:num>
  <w:num w:numId="70">
    <w:abstractNumId w:val="48"/>
  </w:num>
  <w:num w:numId="71">
    <w:abstractNumId w:val="54"/>
  </w:num>
  <w:num w:numId="72">
    <w:abstractNumId w:val="43"/>
  </w:num>
  <w:num w:numId="73">
    <w:abstractNumId w:val="33"/>
  </w:num>
  <w:num w:numId="74">
    <w:abstractNumId w:val="38"/>
  </w:num>
  <w:num w:numId="75">
    <w:abstractNumId w:val="25"/>
  </w:num>
  <w:num w:numId="76">
    <w:abstractNumId w:val="60"/>
  </w:num>
  <w:num w:numId="77">
    <w:abstractNumId w:val="45"/>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E409B"/>
    <w:rsid w:val="0003253C"/>
    <w:rsid w:val="0008667F"/>
    <w:rsid w:val="00087C3C"/>
    <w:rsid w:val="000D3DB4"/>
    <w:rsid w:val="000F6608"/>
    <w:rsid w:val="00130A2C"/>
    <w:rsid w:val="00135151"/>
    <w:rsid w:val="00166F69"/>
    <w:rsid w:val="003C582E"/>
    <w:rsid w:val="003D6AFB"/>
    <w:rsid w:val="003F1EDB"/>
    <w:rsid w:val="00450B7C"/>
    <w:rsid w:val="004616A7"/>
    <w:rsid w:val="004E064D"/>
    <w:rsid w:val="00520C2A"/>
    <w:rsid w:val="00554744"/>
    <w:rsid w:val="00656ACC"/>
    <w:rsid w:val="00666154"/>
    <w:rsid w:val="00672AC3"/>
    <w:rsid w:val="006748BB"/>
    <w:rsid w:val="007533FE"/>
    <w:rsid w:val="00765E33"/>
    <w:rsid w:val="007E0D35"/>
    <w:rsid w:val="008357B0"/>
    <w:rsid w:val="008721FD"/>
    <w:rsid w:val="00876B73"/>
    <w:rsid w:val="008F476C"/>
    <w:rsid w:val="009275EB"/>
    <w:rsid w:val="00927F18"/>
    <w:rsid w:val="00951C12"/>
    <w:rsid w:val="00977A18"/>
    <w:rsid w:val="00A46F60"/>
    <w:rsid w:val="00A8773C"/>
    <w:rsid w:val="00AB3D30"/>
    <w:rsid w:val="00AB5FB4"/>
    <w:rsid w:val="00B33424"/>
    <w:rsid w:val="00B3567E"/>
    <w:rsid w:val="00BA17D6"/>
    <w:rsid w:val="00BD33AB"/>
    <w:rsid w:val="00C03345"/>
    <w:rsid w:val="00C76785"/>
    <w:rsid w:val="00CC2888"/>
    <w:rsid w:val="00CE409B"/>
    <w:rsid w:val="00D20EB2"/>
    <w:rsid w:val="00DC4667"/>
    <w:rsid w:val="00E23F05"/>
    <w:rsid w:val="00E74EFF"/>
    <w:rsid w:val="00E755B3"/>
    <w:rsid w:val="00EE5CBE"/>
    <w:rsid w:val="00FB2475"/>
    <w:rsid w:val="00FE60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09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E409B"/>
    <w:pPr>
      <w:keepNext/>
      <w:ind w:left="1728" w:firstLine="432"/>
      <w:outlineLvl w:val="0"/>
    </w:pPr>
    <w:rPr>
      <w:b/>
      <w:szCs w:val="20"/>
    </w:rPr>
  </w:style>
  <w:style w:type="paragraph" w:styleId="Heading2">
    <w:name w:val="heading 2"/>
    <w:basedOn w:val="Normal"/>
    <w:next w:val="Normal"/>
    <w:link w:val="Heading2Char"/>
    <w:uiPriority w:val="9"/>
    <w:unhideWhenUsed/>
    <w:qFormat/>
    <w:rsid w:val="00CE409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CE409B"/>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CE409B"/>
    <w:pPr>
      <w:keepNext/>
      <w:spacing w:before="240" w:after="60"/>
      <w:outlineLvl w:val="3"/>
    </w:pPr>
    <w:rPr>
      <w:rFonts w:ascii="Calibri" w:hAnsi="Calibri"/>
      <w:b/>
      <w:bCs/>
      <w:sz w:val="28"/>
      <w:szCs w:val="28"/>
    </w:rPr>
  </w:style>
  <w:style w:type="paragraph" w:styleId="Heading6">
    <w:name w:val="heading 6"/>
    <w:basedOn w:val="Normal"/>
    <w:next w:val="Normal"/>
    <w:link w:val="Heading6Char"/>
    <w:uiPriority w:val="9"/>
    <w:semiHidden/>
    <w:unhideWhenUsed/>
    <w:qFormat/>
    <w:rsid w:val="00CE409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09B"/>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CE409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CE409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CE409B"/>
    <w:rPr>
      <w:rFonts w:ascii="Calibri" w:eastAsia="Times New Roman" w:hAnsi="Calibri" w:cs="Times New Roman"/>
      <w:b/>
      <w:bCs/>
      <w:sz w:val="28"/>
      <w:szCs w:val="28"/>
    </w:rPr>
  </w:style>
  <w:style w:type="character" w:customStyle="1" w:styleId="Heading6Char">
    <w:name w:val="Heading 6 Char"/>
    <w:basedOn w:val="DefaultParagraphFont"/>
    <w:link w:val="Heading6"/>
    <w:uiPriority w:val="9"/>
    <w:semiHidden/>
    <w:rsid w:val="00CE409B"/>
    <w:rPr>
      <w:rFonts w:ascii="Calibri" w:eastAsia="Times New Roman" w:hAnsi="Calibri" w:cs="Times New Roman"/>
      <w:b/>
      <w:bCs/>
    </w:rPr>
  </w:style>
  <w:style w:type="table" w:styleId="TableGrid">
    <w:name w:val="Table Grid"/>
    <w:basedOn w:val="TableNormal"/>
    <w:uiPriority w:val="59"/>
    <w:rsid w:val="00CE409B"/>
    <w:pPr>
      <w:spacing w:after="0" w:line="240" w:lineRule="auto"/>
    </w:pPr>
    <w:rPr>
      <w:rFonts w:ascii="Cambria" w:eastAsia="Cambria" w:hAnsi="Cambria"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409B"/>
    <w:rPr>
      <w:rFonts w:ascii="Segoe UI" w:hAnsi="Segoe UI"/>
      <w:sz w:val="18"/>
      <w:szCs w:val="18"/>
    </w:rPr>
  </w:style>
  <w:style w:type="character" w:customStyle="1" w:styleId="BalloonTextChar">
    <w:name w:val="Balloon Text Char"/>
    <w:basedOn w:val="DefaultParagraphFont"/>
    <w:link w:val="BalloonText"/>
    <w:uiPriority w:val="99"/>
    <w:semiHidden/>
    <w:rsid w:val="00CE409B"/>
    <w:rPr>
      <w:rFonts w:ascii="Segoe UI" w:eastAsia="Times New Roman" w:hAnsi="Segoe UI" w:cs="Times New Roman"/>
      <w:sz w:val="18"/>
      <w:szCs w:val="18"/>
    </w:rPr>
  </w:style>
  <w:style w:type="paragraph" w:styleId="ListParagraph">
    <w:name w:val="List Paragraph"/>
    <w:basedOn w:val="Normal"/>
    <w:uiPriority w:val="34"/>
    <w:qFormat/>
    <w:rsid w:val="00CE409B"/>
    <w:pPr>
      <w:suppressAutoHyphens/>
      <w:spacing w:after="200" w:line="276" w:lineRule="auto"/>
      <w:ind w:left="720"/>
      <w:contextualSpacing/>
    </w:pPr>
    <w:rPr>
      <w:rFonts w:ascii="Calibri" w:hAnsi="Calibri" w:cs="Calibri"/>
      <w:sz w:val="22"/>
      <w:szCs w:val="22"/>
      <w:lang w:eastAsia="zh-CN"/>
    </w:rPr>
  </w:style>
  <w:style w:type="paragraph" w:styleId="BodyText2">
    <w:name w:val="Body Text 2"/>
    <w:basedOn w:val="Normal"/>
    <w:link w:val="BodyText2Char"/>
    <w:rsid w:val="00CE409B"/>
    <w:pPr>
      <w:suppressAutoHyphens/>
      <w:spacing w:after="120" w:line="480" w:lineRule="auto"/>
    </w:pPr>
    <w:rPr>
      <w:lang w:eastAsia="zh-CN"/>
    </w:rPr>
  </w:style>
  <w:style w:type="character" w:customStyle="1" w:styleId="BodyText2Char">
    <w:name w:val="Body Text 2 Char"/>
    <w:basedOn w:val="DefaultParagraphFont"/>
    <w:link w:val="BodyText2"/>
    <w:rsid w:val="00CE409B"/>
    <w:rPr>
      <w:rFonts w:ascii="Times New Roman" w:eastAsia="Times New Roman" w:hAnsi="Times New Roman" w:cs="Times New Roman"/>
      <w:sz w:val="24"/>
      <w:szCs w:val="24"/>
      <w:lang w:eastAsia="zh-CN"/>
    </w:rPr>
  </w:style>
  <w:style w:type="paragraph" w:styleId="Header">
    <w:name w:val="header"/>
    <w:basedOn w:val="Normal"/>
    <w:link w:val="HeaderChar"/>
    <w:rsid w:val="00CE409B"/>
    <w:pPr>
      <w:tabs>
        <w:tab w:val="center" w:pos="4320"/>
        <w:tab w:val="right" w:pos="8640"/>
      </w:tabs>
    </w:pPr>
    <w:rPr>
      <w:sz w:val="20"/>
      <w:szCs w:val="20"/>
    </w:rPr>
  </w:style>
  <w:style w:type="character" w:customStyle="1" w:styleId="HeaderChar">
    <w:name w:val="Header Char"/>
    <w:basedOn w:val="DefaultParagraphFont"/>
    <w:link w:val="Header"/>
    <w:rsid w:val="00CE409B"/>
    <w:rPr>
      <w:rFonts w:ascii="Times New Roman" w:eastAsia="Times New Roman" w:hAnsi="Times New Roman" w:cs="Times New Roman"/>
      <w:sz w:val="20"/>
      <w:szCs w:val="20"/>
    </w:rPr>
  </w:style>
  <w:style w:type="paragraph" w:customStyle="1" w:styleId="head2">
    <w:name w:val="head2"/>
    <w:basedOn w:val="Normal"/>
    <w:rsid w:val="00CE409B"/>
    <w:rPr>
      <w:b/>
      <w:sz w:val="28"/>
      <w:szCs w:val="20"/>
    </w:rPr>
  </w:style>
  <w:style w:type="paragraph" w:styleId="NormalWeb">
    <w:name w:val="Normal (Web)"/>
    <w:basedOn w:val="Normal"/>
    <w:uiPriority w:val="99"/>
    <w:rsid w:val="00CE409B"/>
    <w:pPr>
      <w:spacing w:before="100" w:beforeAutospacing="1"/>
    </w:pPr>
    <w:rPr>
      <w:sz w:val="17"/>
      <w:szCs w:val="17"/>
      <w:lang w:val="en-IN" w:eastAsia="en-IN"/>
    </w:rPr>
  </w:style>
  <w:style w:type="paragraph" w:styleId="HTMLPreformatted">
    <w:name w:val="HTML Preformatted"/>
    <w:basedOn w:val="Normal"/>
    <w:link w:val="HTMLPreformattedChar"/>
    <w:uiPriority w:val="99"/>
    <w:unhideWhenUsed/>
    <w:rsid w:val="00CE4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E409B"/>
    <w:rPr>
      <w:rFonts w:ascii="Courier New" w:eastAsia="Times New Roman" w:hAnsi="Courier New" w:cs="Courier New"/>
      <w:sz w:val="20"/>
      <w:szCs w:val="20"/>
    </w:rPr>
  </w:style>
  <w:style w:type="paragraph" w:styleId="TOC2">
    <w:name w:val="toc 2"/>
    <w:basedOn w:val="Normal"/>
    <w:next w:val="Normal"/>
    <w:autoRedefine/>
    <w:semiHidden/>
    <w:rsid w:val="00CE409B"/>
    <w:pPr>
      <w:widowControl w:val="0"/>
      <w:tabs>
        <w:tab w:val="left" w:pos="960"/>
        <w:tab w:val="left" w:pos="1170"/>
        <w:tab w:val="left" w:pos="1200"/>
        <w:tab w:val="right" w:leader="dot" w:pos="9450"/>
      </w:tabs>
      <w:spacing w:line="480" w:lineRule="auto"/>
      <w:ind w:right="-612"/>
    </w:pPr>
    <w:rPr>
      <w:noProof/>
      <w:lang w:val="en-GB"/>
    </w:rPr>
  </w:style>
  <w:style w:type="character" w:customStyle="1" w:styleId="highlt">
    <w:name w:val="highlt"/>
    <w:basedOn w:val="DefaultParagraphFont"/>
    <w:rsid w:val="00CE409B"/>
  </w:style>
  <w:style w:type="character" w:customStyle="1" w:styleId="colorh1">
    <w:name w:val="color_h1"/>
    <w:basedOn w:val="DefaultParagraphFont"/>
    <w:rsid w:val="00CE409B"/>
  </w:style>
  <w:style w:type="paragraph" w:customStyle="1" w:styleId="Caption1">
    <w:name w:val="Caption1"/>
    <w:basedOn w:val="Normal"/>
    <w:rsid w:val="00CE409B"/>
    <w:pPr>
      <w:spacing w:before="100" w:beforeAutospacing="1" w:after="100" w:afterAutospacing="1"/>
    </w:pPr>
  </w:style>
  <w:style w:type="character" w:styleId="Hyperlink">
    <w:name w:val="Hyperlink"/>
    <w:basedOn w:val="DefaultParagraphFont"/>
    <w:uiPriority w:val="99"/>
    <w:semiHidden/>
    <w:unhideWhenUsed/>
    <w:rsid w:val="00CE409B"/>
    <w:rPr>
      <w:color w:val="0000FF"/>
      <w:u w:val="single"/>
    </w:rPr>
  </w:style>
  <w:style w:type="character" w:customStyle="1" w:styleId="view-count">
    <w:name w:val="view-count"/>
    <w:basedOn w:val="DefaultParagraphFont"/>
    <w:rsid w:val="00CE409B"/>
  </w:style>
  <w:style w:type="character" w:customStyle="1" w:styleId="text">
    <w:name w:val="text"/>
    <w:basedOn w:val="DefaultParagraphFont"/>
    <w:rsid w:val="00CE409B"/>
  </w:style>
  <w:style w:type="character" w:customStyle="1" w:styleId="jslikecount">
    <w:name w:val="js_like_count"/>
    <w:basedOn w:val="DefaultParagraphFont"/>
    <w:rsid w:val="00CE409B"/>
  </w:style>
  <w:style w:type="character" w:styleId="Emphasis">
    <w:name w:val="Emphasis"/>
    <w:basedOn w:val="DefaultParagraphFont"/>
    <w:uiPriority w:val="20"/>
    <w:qFormat/>
    <w:rsid w:val="00CE409B"/>
    <w:rPr>
      <w:i/>
      <w:iCs/>
    </w:rPr>
  </w:style>
  <w:style w:type="character" w:styleId="HTMLCode">
    <w:name w:val="HTML Code"/>
    <w:basedOn w:val="DefaultParagraphFont"/>
    <w:uiPriority w:val="99"/>
    <w:semiHidden/>
    <w:unhideWhenUsed/>
    <w:rsid w:val="00CE409B"/>
    <w:rPr>
      <w:rFonts w:ascii="Courier New" w:eastAsia="Times New Roman" w:hAnsi="Courier New" w:cs="Courier New"/>
      <w:sz w:val="20"/>
      <w:szCs w:val="20"/>
    </w:rPr>
  </w:style>
  <w:style w:type="character" w:customStyle="1" w:styleId="byline-name">
    <w:name w:val="byline-name"/>
    <w:basedOn w:val="DefaultParagraphFont"/>
    <w:rsid w:val="00CE409B"/>
  </w:style>
  <w:style w:type="paragraph" w:customStyle="1" w:styleId="content-list-desc">
    <w:name w:val="content-list-desc"/>
    <w:basedOn w:val="Normal"/>
    <w:rsid w:val="00CE409B"/>
    <w:pPr>
      <w:spacing w:before="100" w:beforeAutospacing="1" w:after="100" w:afterAutospacing="1"/>
    </w:pPr>
  </w:style>
  <w:style w:type="character" w:styleId="Strong">
    <w:name w:val="Strong"/>
    <w:basedOn w:val="DefaultParagraphFont"/>
    <w:uiPriority w:val="22"/>
    <w:qFormat/>
    <w:rsid w:val="00CE409B"/>
    <w:rPr>
      <w:b/>
      <w:bCs/>
    </w:rPr>
  </w:style>
  <w:style w:type="paragraph" w:customStyle="1" w:styleId="linked-out">
    <w:name w:val="linked-out"/>
    <w:basedOn w:val="Normal"/>
    <w:rsid w:val="00CE409B"/>
    <w:pPr>
      <w:spacing w:before="100" w:beforeAutospacing="1" w:after="100" w:afterAutospacing="1"/>
    </w:pPr>
  </w:style>
  <w:style w:type="character" w:customStyle="1" w:styleId="link-callout">
    <w:name w:val="link-callout"/>
    <w:basedOn w:val="DefaultParagraphFont"/>
    <w:rsid w:val="00CE409B"/>
  </w:style>
  <w:style w:type="character" w:customStyle="1" w:styleId="link-callout-image-container">
    <w:name w:val="link-callout-image-container"/>
    <w:basedOn w:val="DefaultParagraphFont"/>
    <w:rsid w:val="00CE409B"/>
  </w:style>
  <w:style w:type="character" w:customStyle="1" w:styleId="link-callout-info">
    <w:name w:val="link-callout-info"/>
    <w:basedOn w:val="DefaultParagraphFont"/>
    <w:rsid w:val="00CE409B"/>
  </w:style>
  <w:style w:type="character" w:customStyle="1" w:styleId="link-callout-title">
    <w:name w:val="link-callout-title"/>
    <w:basedOn w:val="DefaultParagraphFont"/>
    <w:rsid w:val="00CE409B"/>
  </w:style>
  <w:style w:type="character" w:customStyle="1" w:styleId="link-callout-excerpt">
    <w:name w:val="link-callout-excerpt"/>
    <w:basedOn w:val="DefaultParagraphFont"/>
    <w:rsid w:val="00CE409B"/>
  </w:style>
  <w:style w:type="paragraph" w:styleId="NoSpacing">
    <w:name w:val="No Spacing"/>
    <w:uiPriority w:val="1"/>
    <w:qFormat/>
    <w:rsid w:val="00CE409B"/>
    <w:pPr>
      <w:spacing w:after="0" w:line="240" w:lineRule="auto"/>
    </w:pPr>
    <w:rPr>
      <w:rFonts w:ascii="Calibri" w:eastAsia="Calibri" w:hAnsi="Calibri" w:cs="Times New Roman"/>
    </w:rPr>
  </w:style>
  <w:style w:type="character" w:customStyle="1" w:styleId="relatedtext">
    <w:name w:val="relatedtext"/>
    <w:basedOn w:val="DefaultParagraphFont"/>
    <w:rsid w:val="00CE409B"/>
  </w:style>
  <w:style w:type="paragraph" w:styleId="Footer">
    <w:name w:val="footer"/>
    <w:basedOn w:val="Normal"/>
    <w:link w:val="FooterChar"/>
    <w:uiPriority w:val="99"/>
    <w:unhideWhenUsed/>
    <w:rsid w:val="00CE409B"/>
    <w:pPr>
      <w:tabs>
        <w:tab w:val="center" w:pos="4680"/>
        <w:tab w:val="right" w:pos="9360"/>
      </w:tabs>
    </w:pPr>
  </w:style>
  <w:style w:type="character" w:customStyle="1" w:styleId="FooterChar">
    <w:name w:val="Footer Char"/>
    <w:basedOn w:val="DefaultParagraphFont"/>
    <w:link w:val="Footer"/>
    <w:uiPriority w:val="99"/>
    <w:rsid w:val="00CE409B"/>
    <w:rPr>
      <w:rFonts w:ascii="Times New Roman" w:eastAsia="Times New Roman" w:hAnsi="Times New Roman" w:cs="Times New Roman"/>
      <w:sz w:val="24"/>
      <w:szCs w:val="24"/>
    </w:rPr>
  </w:style>
  <w:style w:type="paragraph" w:customStyle="1" w:styleId="Caption2">
    <w:name w:val="Caption2"/>
    <w:basedOn w:val="Normal"/>
    <w:rsid w:val="00CC2888"/>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lifehacker.com/193474/hack-attack-how-to-triple+boot-windows-xp-vista-and-ubuntu" TargetMode="External"/><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hyperlink" Target="https://www.thoughtco.com/web-design-4133459" TargetMode="External"/><Relationship Id="rId84" Type="http://schemas.openxmlformats.org/officeDocument/2006/relationships/image" Target="media/image48.wmf"/><Relationship Id="rId138" Type="http://schemas.openxmlformats.org/officeDocument/2006/relationships/image" Target="media/image79.jpeg"/><Relationship Id="rId159" Type="http://schemas.openxmlformats.org/officeDocument/2006/relationships/image" Target="media/image85.jpeg"/><Relationship Id="rId170" Type="http://schemas.openxmlformats.org/officeDocument/2006/relationships/image" Target="media/image90.jpeg"/><Relationship Id="rId191" Type="http://schemas.openxmlformats.org/officeDocument/2006/relationships/hyperlink" Target="https://www.lifewire.com/windows-7-2626265" TargetMode="External"/><Relationship Id="rId205" Type="http://schemas.openxmlformats.org/officeDocument/2006/relationships/image" Target="media/image111.png"/><Relationship Id="rId226" Type="http://schemas.openxmlformats.org/officeDocument/2006/relationships/hyperlink" Target="https://www.howtogeek.com/wp-content/uploads/2016/08/inp_c.png" TargetMode="External"/><Relationship Id="rId247" Type="http://schemas.openxmlformats.org/officeDocument/2006/relationships/fontTable" Target="fontTable.xml"/><Relationship Id="rId107" Type="http://schemas.openxmlformats.org/officeDocument/2006/relationships/image" Target="media/image65.jpe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hyperlink" Target="https://www.thoughtco.com/web-design-4133459" TargetMode="External"/><Relationship Id="rId74" Type="http://schemas.openxmlformats.org/officeDocument/2006/relationships/control" Target="activeX/activeX4.xml"/><Relationship Id="rId128" Type="http://schemas.openxmlformats.org/officeDocument/2006/relationships/hyperlink" Target="https://www.lifewire.com/what-is-a-file-2625878" TargetMode="External"/><Relationship Id="rId149" Type="http://schemas.openxmlformats.org/officeDocument/2006/relationships/hyperlink" Target="https://www.lifewire.com/windows-7-2626265" TargetMode="External"/><Relationship Id="rId5" Type="http://schemas.openxmlformats.org/officeDocument/2006/relationships/webSettings" Target="webSettings.xml"/><Relationship Id="rId95" Type="http://schemas.openxmlformats.org/officeDocument/2006/relationships/image" Target="media/image54.jpeg"/><Relationship Id="rId160" Type="http://schemas.openxmlformats.org/officeDocument/2006/relationships/image" Target="media/image86.jpeg"/><Relationship Id="rId181" Type="http://schemas.openxmlformats.org/officeDocument/2006/relationships/hyperlink" Target="https://www.lifewire.com/windows-7-2626265" TargetMode="External"/><Relationship Id="rId216" Type="http://schemas.openxmlformats.org/officeDocument/2006/relationships/image" Target="media/image119.png"/><Relationship Id="rId237" Type="http://schemas.openxmlformats.org/officeDocument/2006/relationships/image" Target="media/image135.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hyperlink" Target="https://www.thoughtco.com/web-design-4133459" TargetMode="External"/><Relationship Id="rId118" Type="http://schemas.openxmlformats.org/officeDocument/2006/relationships/image" Target="media/image70.png"/><Relationship Id="rId139" Type="http://schemas.openxmlformats.org/officeDocument/2006/relationships/hyperlink" Target="https://www.lifewire.com/operating-systems-2625912" TargetMode="External"/><Relationship Id="rId85" Type="http://schemas.openxmlformats.org/officeDocument/2006/relationships/control" Target="activeX/activeX10.xml"/><Relationship Id="rId150" Type="http://schemas.openxmlformats.org/officeDocument/2006/relationships/image" Target="media/image82.jpeg"/><Relationship Id="rId171" Type="http://schemas.openxmlformats.org/officeDocument/2006/relationships/image" Target="media/image91.jpeg"/><Relationship Id="rId192" Type="http://schemas.openxmlformats.org/officeDocument/2006/relationships/hyperlink" Target="http://www.certiology.com/wp-content/uploads/2014/03/Hub.jpg" TargetMode="External"/><Relationship Id="rId206" Type="http://schemas.openxmlformats.org/officeDocument/2006/relationships/hyperlink" Target="http://www.certiology.com/wp-content/uploads/2014/03/card.jpg" TargetMode="External"/><Relationship Id="rId227" Type="http://schemas.openxmlformats.org/officeDocument/2006/relationships/image" Target="media/image128.png"/><Relationship Id="rId248"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s://www.thoughtco.com/web-design-4133459" TargetMode="External"/><Relationship Id="rId103" Type="http://schemas.openxmlformats.org/officeDocument/2006/relationships/image" Target="media/image62.jpeg"/><Relationship Id="rId108" Type="http://schemas.openxmlformats.org/officeDocument/2006/relationships/image" Target="media/image66.png"/><Relationship Id="rId124" Type="http://schemas.openxmlformats.org/officeDocument/2006/relationships/image" Target="media/image73.jpeg"/><Relationship Id="rId129" Type="http://schemas.openxmlformats.org/officeDocument/2006/relationships/hyperlink" Target="https://www.lifewire.com/what-is-random-access-memory-ram-2618159" TargetMode="External"/><Relationship Id="rId54" Type="http://schemas.openxmlformats.org/officeDocument/2006/relationships/hyperlink" Target="https://www.thoughtco.com/find-notepad-on-your-computer-3469134" TargetMode="External"/><Relationship Id="rId70" Type="http://schemas.openxmlformats.org/officeDocument/2006/relationships/control" Target="activeX/activeX2.xml"/><Relationship Id="rId75" Type="http://schemas.openxmlformats.org/officeDocument/2006/relationships/control" Target="activeX/activeX5.xml"/><Relationship Id="rId91" Type="http://schemas.openxmlformats.org/officeDocument/2006/relationships/hyperlink" Target="https://www.w3schools.com/html/example_withviewport.htm" TargetMode="External"/><Relationship Id="rId96" Type="http://schemas.openxmlformats.org/officeDocument/2006/relationships/image" Target="media/image55.jpeg"/><Relationship Id="rId140" Type="http://schemas.openxmlformats.org/officeDocument/2006/relationships/hyperlink" Target="https://www.lifewire.com/windows-7-2626265" TargetMode="External"/><Relationship Id="rId145" Type="http://schemas.openxmlformats.org/officeDocument/2006/relationships/image" Target="media/image81.jpeg"/><Relationship Id="rId161" Type="http://schemas.openxmlformats.org/officeDocument/2006/relationships/hyperlink" Target="https://www.lifewire.com/windows-7-2626265" TargetMode="External"/><Relationship Id="rId166" Type="http://schemas.openxmlformats.org/officeDocument/2006/relationships/image" Target="media/image89.jpeg"/><Relationship Id="rId182" Type="http://schemas.openxmlformats.org/officeDocument/2006/relationships/image" Target="media/image98.jpeg"/><Relationship Id="rId187" Type="http://schemas.openxmlformats.org/officeDocument/2006/relationships/image" Target="media/image102.jpeg"/><Relationship Id="rId217"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5.jpeg"/><Relationship Id="rId233" Type="http://schemas.openxmlformats.org/officeDocument/2006/relationships/image" Target="media/image131.png"/><Relationship Id="rId238" Type="http://schemas.openxmlformats.org/officeDocument/2006/relationships/image" Target="media/image136.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codescracker.com/html/html-structure.htm" TargetMode="External"/><Relationship Id="rId114" Type="http://schemas.openxmlformats.org/officeDocument/2006/relationships/image" Target="media/image69.jpeg"/><Relationship Id="rId119" Type="http://schemas.openxmlformats.org/officeDocument/2006/relationships/image" Target="media/image71.jpeg"/><Relationship Id="rId44" Type="http://schemas.openxmlformats.org/officeDocument/2006/relationships/image" Target="media/image36.png"/><Relationship Id="rId60" Type="http://schemas.openxmlformats.org/officeDocument/2006/relationships/hyperlink" Target="https://www.thoughtco.com/web-design-4133459" TargetMode="External"/><Relationship Id="rId65" Type="http://schemas.openxmlformats.org/officeDocument/2006/relationships/hyperlink" Target="https://www.thoughtco.com/html-and-web-page-editors-3468123" TargetMode="External"/><Relationship Id="rId81" Type="http://schemas.openxmlformats.org/officeDocument/2006/relationships/control" Target="activeX/activeX8.xml"/><Relationship Id="rId86" Type="http://schemas.openxmlformats.org/officeDocument/2006/relationships/image" Target="media/image49.wmf"/><Relationship Id="rId130" Type="http://schemas.openxmlformats.org/officeDocument/2006/relationships/hyperlink" Target="https://www.lifewire.com/windows-7-2626265" TargetMode="External"/><Relationship Id="rId135" Type="http://schemas.openxmlformats.org/officeDocument/2006/relationships/image" Target="media/image77.jpeg"/><Relationship Id="rId151" Type="http://schemas.openxmlformats.org/officeDocument/2006/relationships/hyperlink" Target="https://www.lifewire.com/what-is-a-partition-2625958" TargetMode="External"/><Relationship Id="rId156" Type="http://schemas.openxmlformats.org/officeDocument/2006/relationships/hyperlink" Target="https://www.lifewire.com/operating-systems-2625912" TargetMode="External"/><Relationship Id="rId177" Type="http://schemas.openxmlformats.org/officeDocument/2006/relationships/hyperlink" Target="https://www.lifewire.com/what-is-a-device-driver-2625796" TargetMode="External"/><Relationship Id="rId198" Type="http://schemas.openxmlformats.org/officeDocument/2006/relationships/hyperlink" Target="http://www.certiology.com/wp-content/uploads/2014/03/Brige.jpg" TargetMode="External"/><Relationship Id="rId172" Type="http://schemas.openxmlformats.org/officeDocument/2006/relationships/hyperlink" Target="https://www.lifewire.com/windows-7-2626265" TargetMode="External"/><Relationship Id="rId193" Type="http://schemas.openxmlformats.org/officeDocument/2006/relationships/image" Target="media/image105.jpeg"/><Relationship Id="rId202" Type="http://schemas.openxmlformats.org/officeDocument/2006/relationships/hyperlink" Target="http://www.certiology.com/wp-content/uploads/2014/03/Brouters.jpg" TargetMode="External"/><Relationship Id="rId207" Type="http://schemas.openxmlformats.org/officeDocument/2006/relationships/image" Target="media/image112.jpeg"/><Relationship Id="rId223" Type="http://schemas.openxmlformats.org/officeDocument/2006/relationships/image" Target="media/image126.png"/><Relationship Id="rId228" Type="http://schemas.openxmlformats.org/officeDocument/2006/relationships/hyperlink" Target="https://www.howtogeek.com/wp-content/uploads/2016/08/inp_d.png" TargetMode="External"/><Relationship Id="rId244" Type="http://schemas.openxmlformats.org/officeDocument/2006/relationships/image" Target="media/image1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lifehacker.com/5157811/five-best-live-cds" TargetMode="External"/><Relationship Id="rId34" Type="http://schemas.openxmlformats.org/officeDocument/2006/relationships/image" Target="media/image27.png"/><Relationship Id="rId50" Type="http://schemas.openxmlformats.org/officeDocument/2006/relationships/hyperlink" Target="https://codescracker.com/html/html-elements.htm" TargetMode="External"/><Relationship Id="rId55" Type="http://schemas.openxmlformats.org/officeDocument/2006/relationships/hyperlink" Target="https://www.thoughtco.com/web-design-4133459" TargetMode="External"/><Relationship Id="rId76" Type="http://schemas.openxmlformats.org/officeDocument/2006/relationships/image" Target="media/image44.wmf"/><Relationship Id="rId97" Type="http://schemas.openxmlformats.org/officeDocument/2006/relationships/image" Target="media/image56.jpeg"/><Relationship Id="rId104" Type="http://schemas.openxmlformats.org/officeDocument/2006/relationships/image" Target="media/image63.jpeg"/><Relationship Id="rId120" Type="http://schemas.openxmlformats.org/officeDocument/2006/relationships/hyperlink" Target="http://code.google.com/p/burg/" TargetMode="External"/><Relationship Id="rId125" Type="http://schemas.openxmlformats.org/officeDocument/2006/relationships/hyperlink" Target="https://www.lifewire.com/what-does-booting-mean-2625799" TargetMode="External"/><Relationship Id="rId141" Type="http://schemas.openxmlformats.org/officeDocument/2006/relationships/image" Target="media/image80.jpeg"/><Relationship Id="rId146" Type="http://schemas.openxmlformats.org/officeDocument/2006/relationships/hyperlink" Target="https://www.lifewire.com/operating-systems-2625912" TargetMode="External"/><Relationship Id="rId167" Type="http://schemas.openxmlformats.org/officeDocument/2006/relationships/hyperlink" Target="https://www.lifewire.com/windows-7-2626265" TargetMode="External"/><Relationship Id="rId188" Type="http://schemas.openxmlformats.org/officeDocument/2006/relationships/image" Target="media/image103.jpeg"/><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1.png"/><Relationship Id="rId162" Type="http://schemas.openxmlformats.org/officeDocument/2006/relationships/image" Target="media/image87.jpeg"/><Relationship Id="rId183" Type="http://schemas.openxmlformats.org/officeDocument/2006/relationships/image" Target="media/image99.jpeg"/><Relationship Id="rId213" Type="http://schemas.openxmlformats.org/officeDocument/2006/relationships/image" Target="media/image116.png"/><Relationship Id="rId218" Type="http://schemas.openxmlformats.org/officeDocument/2006/relationships/image" Target="media/image121.png"/><Relationship Id="rId234" Type="http://schemas.openxmlformats.org/officeDocument/2006/relationships/image" Target="media/image132.png"/><Relationship Id="rId239" Type="http://schemas.openxmlformats.org/officeDocument/2006/relationships/hyperlink" Target="http://www.nirsoft.net/utils/wireless_network_watcher.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thoughtco.com/web-design-4133459" TargetMode="External"/><Relationship Id="rId87" Type="http://schemas.openxmlformats.org/officeDocument/2006/relationships/control" Target="activeX/activeX11.xml"/><Relationship Id="rId110" Type="http://schemas.openxmlformats.org/officeDocument/2006/relationships/image" Target="media/image67.jpeg"/><Relationship Id="rId115" Type="http://schemas.openxmlformats.org/officeDocument/2006/relationships/hyperlink" Target="http://unetbootin.sourceforge.net/" TargetMode="External"/><Relationship Id="rId131" Type="http://schemas.openxmlformats.org/officeDocument/2006/relationships/hyperlink" Target="https://www.lifewire.com/what-is-random-access-memory-ram-2618159" TargetMode="External"/><Relationship Id="rId136" Type="http://schemas.openxmlformats.org/officeDocument/2006/relationships/hyperlink" Target="https://www.lifewire.com/windows-7-2626265" TargetMode="External"/><Relationship Id="rId157" Type="http://schemas.openxmlformats.org/officeDocument/2006/relationships/image" Target="media/image84.jpeg"/><Relationship Id="rId178" Type="http://schemas.openxmlformats.org/officeDocument/2006/relationships/image" Target="media/image95.jpeg"/><Relationship Id="rId61" Type="http://schemas.openxmlformats.org/officeDocument/2006/relationships/hyperlink" Target="https://www.thoughtco.com/web-design-4133459" TargetMode="External"/><Relationship Id="rId82" Type="http://schemas.openxmlformats.org/officeDocument/2006/relationships/image" Target="media/image47.wmf"/><Relationship Id="rId152" Type="http://schemas.openxmlformats.org/officeDocument/2006/relationships/hyperlink" Target="https://www.lifewire.com/windows-7-2626265" TargetMode="External"/><Relationship Id="rId173" Type="http://schemas.openxmlformats.org/officeDocument/2006/relationships/image" Target="media/image92.jpeg"/><Relationship Id="rId194" Type="http://schemas.openxmlformats.org/officeDocument/2006/relationships/hyperlink" Target="http://www.certiology.com/wp-content/uploads/2014/03/Ethernet-Hubs.jpg" TargetMode="External"/><Relationship Id="rId199" Type="http://schemas.openxmlformats.org/officeDocument/2006/relationships/image" Target="media/image108.jpeg"/><Relationship Id="rId203" Type="http://schemas.openxmlformats.org/officeDocument/2006/relationships/image" Target="media/image110.jpeg"/><Relationship Id="rId208" Type="http://schemas.openxmlformats.org/officeDocument/2006/relationships/hyperlink" Target="http://www.certiology.com/wp-content/uploads/2014/03/ISDN-Integrated-Services-Digital-Network.gif" TargetMode="External"/><Relationship Id="rId229" Type="http://schemas.openxmlformats.org/officeDocument/2006/relationships/image" Target="media/image129.png"/><Relationship Id="rId19" Type="http://schemas.openxmlformats.org/officeDocument/2006/relationships/image" Target="media/image12.png"/><Relationship Id="rId224" Type="http://schemas.openxmlformats.org/officeDocument/2006/relationships/hyperlink" Target="https://www.howtogeek.com/wp-content/uploads/2016/08/inp_b.png" TargetMode="External"/><Relationship Id="rId240" Type="http://schemas.openxmlformats.org/officeDocument/2006/relationships/hyperlink" Target="https://www.howtogeek.com/204057/how-to-see-who%E2%80%99s-connected-to-your-wi-fi-network/" TargetMode="External"/><Relationship Id="rId245" Type="http://schemas.openxmlformats.org/officeDocument/2006/relationships/image" Target="media/image140.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thoughtco.com/find-textedit-on-your-mac-3469899" TargetMode="External"/><Relationship Id="rId77" Type="http://schemas.openxmlformats.org/officeDocument/2006/relationships/control" Target="activeX/activeX6.xml"/><Relationship Id="rId100" Type="http://schemas.openxmlformats.org/officeDocument/2006/relationships/image" Target="media/image59.jpeg"/><Relationship Id="rId105" Type="http://schemas.openxmlformats.org/officeDocument/2006/relationships/image" Target="media/image64.jpeg"/><Relationship Id="rId126" Type="http://schemas.openxmlformats.org/officeDocument/2006/relationships/image" Target="media/image74.jpeg"/><Relationship Id="rId147" Type="http://schemas.openxmlformats.org/officeDocument/2006/relationships/hyperlink" Target="https://www.lifewire.com/what-is-a-partition-2625958" TargetMode="External"/><Relationship Id="rId168" Type="http://schemas.openxmlformats.org/officeDocument/2006/relationships/hyperlink" Target="https://www.lifewire.com/windows-registry-2625992" TargetMode="External"/><Relationship Id="rId8" Type="http://schemas.openxmlformats.org/officeDocument/2006/relationships/image" Target="media/image1.png"/><Relationship Id="rId51" Type="http://schemas.openxmlformats.org/officeDocument/2006/relationships/hyperlink" Target="https://codescracker.com/html/html-attributes.htm" TargetMode="External"/><Relationship Id="rId72" Type="http://schemas.openxmlformats.org/officeDocument/2006/relationships/control" Target="activeX/activeX3.xml"/><Relationship Id="rId93" Type="http://schemas.openxmlformats.org/officeDocument/2006/relationships/image" Target="media/image52.png"/><Relationship Id="rId98" Type="http://schemas.openxmlformats.org/officeDocument/2006/relationships/image" Target="media/image57.jpeg"/><Relationship Id="rId121" Type="http://schemas.openxmlformats.org/officeDocument/2006/relationships/image" Target="media/image72.jpeg"/><Relationship Id="rId142" Type="http://schemas.openxmlformats.org/officeDocument/2006/relationships/hyperlink" Target="https://www.lifewire.com/what-is-a-partition-2625958" TargetMode="External"/><Relationship Id="rId163" Type="http://schemas.openxmlformats.org/officeDocument/2006/relationships/hyperlink" Target="https://www.lifewire.com/windows-7-2626265" TargetMode="External"/><Relationship Id="rId184" Type="http://schemas.openxmlformats.org/officeDocument/2006/relationships/image" Target="media/image100.jpeg"/><Relationship Id="rId189" Type="http://schemas.openxmlformats.org/officeDocument/2006/relationships/hyperlink" Target="https://www.lifewire.com/windows-7-2626265" TargetMode="External"/><Relationship Id="rId219" Type="http://schemas.openxmlformats.org/officeDocument/2006/relationships/image" Target="media/image122.png"/><Relationship Id="rId3" Type="http://schemas.openxmlformats.org/officeDocument/2006/relationships/styles" Target="styles.xml"/><Relationship Id="rId214" Type="http://schemas.openxmlformats.org/officeDocument/2006/relationships/image" Target="media/image117.jpeg"/><Relationship Id="rId230" Type="http://schemas.openxmlformats.org/officeDocument/2006/relationships/hyperlink" Target="https://www.howtogeek.com/wp-content/uploads/2016/08/inp_1.jpg" TargetMode="External"/><Relationship Id="rId235" Type="http://schemas.openxmlformats.org/officeDocument/2006/relationships/image" Target="media/image133.png"/><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s://codescracker.com/html/html-audio-video.htm" TargetMode="External"/><Relationship Id="rId116" Type="http://schemas.openxmlformats.org/officeDocument/2006/relationships/hyperlink" Target="http://lifehacker.com/5531037/how-to-triple+boot-your-mac-with-windows-and-linux-no-boot-camp-required" TargetMode="External"/><Relationship Id="rId137" Type="http://schemas.openxmlformats.org/officeDocument/2006/relationships/image" Target="media/image78.jpeg"/><Relationship Id="rId158" Type="http://schemas.openxmlformats.org/officeDocument/2006/relationships/hyperlink" Target="https://www.lifewire.com/what-is-a-partition-2625958" TargetMode="Externa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hyperlink" Target="https://www.thoughtco.com/web-design-4133459" TargetMode="External"/><Relationship Id="rId83" Type="http://schemas.openxmlformats.org/officeDocument/2006/relationships/control" Target="activeX/activeX9.xml"/><Relationship Id="rId88" Type="http://schemas.openxmlformats.org/officeDocument/2006/relationships/hyperlink" Target="https://www.w3schools.com/tags/tag_iframe.asp" TargetMode="External"/><Relationship Id="rId111" Type="http://schemas.openxmlformats.org/officeDocument/2006/relationships/hyperlink" Target="http://lifehacker.com/5698205/how-to-triple-boot-your-hackintosh-with-windows-and-linux" TargetMode="External"/><Relationship Id="rId132" Type="http://schemas.openxmlformats.org/officeDocument/2006/relationships/image" Target="media/image75.jpeg"/><Relationship Id="rId153" Type="http://schemas.openxmlformats.org/officeDocument/2006/relationships/image" Target="media/image83.jpeg"/><Relationship Id="rId174" Type="http://schemas.openxmlformats.org/officeDocument/2006/relationships/image" Target="media/image93.jpeg"/><Relationship Id="rId179" Type="http://schemas.openxmlformats.org/officeDocument/2006/relationships/image" Target="media/image96.jpeg"/><Relationship Id="rId195" Type="http://schemas.openxmlformats.org/officeDocument/2006/relationships/image" Target="media/image106.jpeg"/><Relationship Id="rId209" Type="http://schemas.openxmlformats.org/officeDocument/2006/relationships/image" Target="media/image113.png"/><Relationship Id="rId190" Type="http://schemas.openxmlformats.org/officeDocument/2006/relationships/image" Target="media/image104.jpeg"/><Relationship Id="rId204" Type="http://schemas.openxmlformats.org/officeDocument/2006/relationships/hyperlink" Target="http://www.certiology.com/wp-content/uploads/2014/03/LSM_diagram.gif" TargetMode="External"/><Relationship Id="rId220" Type="http://schemas.openxmlformats.org/officeDocument/2006/relationships/image" Target="media/image123.png"/><Relationship Id="rId225" Type="http://schemas.openxmlformats.org/officeDocument/2006/relationships/image" Target="media/image127.png"/><Relationship Id="rId241" Type="http://schemas.openxmlformats.org/officeDocument/2006/relationships/image" Target="media/image137.png"/><Relationship Id="rId246"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hyperlink" Target="https://www.programiz.com/cpp-programming/examples/palindrome-number" TargetMode="External"/><Relationship Id="rId57" Type="http://schemas.openxmlformats.org/officeDocument/2006/relationships/hyperlink" Target="https://www.thoughtco.com/web-design-4133459" TargetMode="External"/><Relationship Id="rId106" Type="http://schemas.openxmlformats.org/officeDocument/2006/relationships/hyperlink" Target="http://techgenix.com/Networking-Basics-Part17/" TargetMode="External"/><Relationship Id="rId127" Type="http://schemas.openxmlformats.org/officeDocument/2006/relationships/hyperlink" Target="https://www.lifewire.com/windows-7-2626265"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thoughtco.com/web-design-4133459" TargetMode="External"/><Relationship Id="rId73" Type="http://schemas.openxmlformats.org/officeDocument/2006/relationships/image" Target="media/image43.wmf"/><Relationship Id="rId78" Type="http://schemas.openxmlformats.org/officeDocument/2006/relationships/image" Target="media/image45.wmf"/><Relationship Id="rId94" Type="http://schemas.openxmlformats.org/officeDocument/2006/relationships/image" Target="media/image53.jpeg"/><Relationship Id="rId99" Type="http://schemas.openxmlformats.org/officeDocument/2006/relationships/image" Target="media/image58.jpeg"/><Relationship Id="rId101" Type="http://schemas.openxmlformats.org/officeDocument/2006/relationships/image" Target="media/image60.jpeg"/><Relationship Id="rId122" Type="http://schemas.openxmlformats.org/officeDocument/2006/relationships/hyperlink" Target="https://www.lifewire.com/what-is-a-computer-case-2618149" TargetMode="External"/><Relationship Id="rId143" Type="http://schemas.openxmlformats.org/officeDocument/2006/relationships/hyperlink" Target="https://www.lifewire.com/windows-7-2626265" TargetMode="External"/><Relationship Id="rId148" Type="http://schemas.openxmlformats.org/officeDocument/2006/relationships/hyperlink" Target="https://www.lifewire.com/what-is-a-hard-disk-drive-2618152" TargetMode="External"/><Relationship Id="rId164" Type="http://schemas.openxmlformats.org/officeDocument/2006/relationships/image" Target="media/image88.jpeg"/><Relationship Id="rId169" Type="http://schemas.openxmlformats.org/officeDocument/2006/relationships/hyperlink" Target="https://www.lifewire.com/operating-systems-2625912" TargetMode="External"/><Relationship Id="rId185" Type="http://schemas.openxmlformats.org/officeDocument/2006/relationships/image" Target="media/image101.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jpeg"/><Relationship Id="rId210" Type="http://schemas.openxmlformats.org/officeDocument/2006/relationships/hyperlink" Target="http://www.certiology.com/wp-content/uploads/2014/03/Modems.jpg" TargetMode="External"/><Relationship Id="rId215" Type="http://schemas.openxmlformats.org/officeDocument/2006/relationships/image" Target="media/image118.jpeg"/><Relationship Id="rId236" Type="http://schemas.openxmlformats.org/officeDocument/2006/relationships/image" Target="media/image134.png"/><Relationship Id="rId26" Type="http://schemas.openxmlformats.org/officeDocument/2006/relationships/image" Target="media/image19.png"/><Relationship Id="rId231" Type="http://schemas.openxmlformats.org/officeDocument/2006/relationships/image" Target="media/image130.jpeg"/><Relationship Id="rId47" Type="http://schemas.openxmlformats.org/officeDocument/2006/relationships/image" Target="media/image39.png"/><Relationship Id="rId68" Type="http://schemas.openxmlformats.org/officeDocument/2006/relationships/image" Target="media/image41.wmf"/><Relationship Id="rId89" Type="http://schemas.openxmlformats.org/officeDocument/2006/relationships/hyperlink" Target="https://www.w3schools.com/html/example_withoutviewport.htm" TargetMode="External"/><Relationship Id="rId112" Type="http://schemas.openxmlformats.org/officeDocument/2006/relationships/hyperlink" Target="http://www.ubuntu.com/" TargetMode="External"/><Relationship Id="rId133" Type="http://schemas.openxmlformats.org/officeDocument/2006/relationships/image" Target="media/image76.jpeg"/><Relationship Id="rId154" Type="http://schemas.openxmlformats.org/officeDocument/2006/relationships/hyperlink" Target="https://www.lifewire.com/what-is-a-partition-2625958" TargetMode="External"/><Relationship Id="rId175" Type="http://schemas.openxmlformats.org/officeDocument/2006/relationships/hyperlink" Target="https://www.lifewire.com/windows-7-2626265" TargetMode="External"/><Relationship Id="rId196" Type="http://schemas.openxmlformats.org/officeDocument/2006/relationships/hyperlink" Target="http://www.certiology.com/wp-content/uploads/2014/03/switches.jpg" TargetMode="External"/><Relationship Id="rId200" Type="http://schemas.openxmlformats.org/officeDocument/2006/relationships/hyperlink" Target="http://www.certiology.com/wp-content/uploads/2014/03/Router.jpg" TargetMode="External"/><Relationship Id="rId16" Type="http://schemas.openxmlformats.org/officeDocument/2006/relationships/image" Target="media/image9.png"/><Relationship Id="rId221" Type="http://schemas.openxmlformats.org/officeDocument/2006/relationships/image" Target="media/image124.png"/><Relationship Id="rId242" Type="http://schemas.openxmlformats.org/officeDocument/2006/relationships/hyperlink" Target="https://www.howtogeek.com/wp-content/uploads/2016/08/inp_5.png" TargetMode="External"/><Relationship Id="rId37" Type="http://schemas.openxmlformats.org/officeDocument/2006/relationships/image" Target="media/image29.png"/><Relationship Id="rId58" Type="http://schemas.openxmlformats.org/officeDocument/2006/relationships/hyperlink" Target="https://www.thoughtco.com/web-design-4133459" TargetMode="External"/><Relationship Id="rId79" Type="http://schemas.openxmlformats.org/officeDocument/2006/relationships/control" Target="activeX/activeX7.xml"/><Relationship Id="rId102" Type="http://schemas.openxmlformats.org/officeDocument/2006/relationships/image" Target="media/image61.jpeg"/><Relationship Id="rId123" Type="http://schemas.openxmlformats.org/officeDocument/2006/relationships/hyperlink" Target="https://www.lifewire.com/how-to-clean-install-windows-2624904" TargetMode="External"/><Relationship Id="rId144" Type="http://schemas.openxmlformats.org/officeDocument/2006/relationships/hyperlink" Target="https://www.lifewire.com/operating-systems-2625912" TargetMode="External"/><Relationship Id="rId90" Type="http://schemas.openxmlformats.org/officeDocument/2006/relationships/image" Target="media/image50.png"/><Relationship Id="rId165" Type="http://schemas.openxmlformats.org/officeDocument/2006/relationships/hyperlink" Target="https://www.lifewire.com/windows-7-2626265" TargetMode="External"/><Relationship Id="rId186" Type="http://schemas.openxmlformats.org/officeDocument/2006/relationships/hyperlink" Target="https://www.lifewire.com/windows-7-2626265" TargetMode="External"/><Relationship Id="rId211" Type="http://schemas.openxmlformats.org/officeDocument/2006/relationships/image" Target="media/image114.jpeg"/><Relationship Id="rId232" Type="http://schemas.openxmlformats.org/officeDocument/2006/relationships/hyperlink" Target="https://www.howtogeek.com/wp-content/uploads/2016/08/inp_m.png" TargetMode="External"/><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control" Target="activeX/activeX1.xml"/><Relationship Id="rId113" Type="http://schemas.openxmlformats.org/officeDocument/2006/relationships/image" Target="media/image68.jpeg"/><Relationship Id="rId134" Type="http://schemas.openxmlformats.org/officeDocument/2006/relationships/hyperlink" Target="https://www.lifewire.com/windows-7-2626265" TargetMode="External"/><Relationship Id="rId80" Type="http://schemas.openxmlformats.org/officeDocument/2006/relationships/image" Target="media/image46.wmf"/><Relationship Id="rId155" Type="http://schemas.openxmlformats.org/officeDocument/2006/relationships/hyperlink" Target="https://www.lifewire.com/windows-7-2626265" TargetMode="External"/><Relationship Id="rId176" Type="http://schemas.openxmlformats.org/officeDocument/2006/relationships/image" Target="media/image94.jpeg"/><Relationship Id="rId197" Type="http://schemas.openxmlformats.org/officeDocument/2006/relationships/image" Target="media/image107.jpeg"/><Relationship Id="rId201" Type="http://schemas.openxmlformats.org/officeDocument/2006/relationships/image" Target="media/image109.jpeg"/><Relationship Id="rId222" Type="http://schemas.openxmlformats.org/officeDocument/2006/relationships/image" Target="media/image125.png"/><Relationship Id="rId243" Type="http://schemas.openxmlformats.org/officeDocument/2006/relationships/image" Target="media/image13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0-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14D32-245F-4EC5-892A-F37259B8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194</Pages>
  <Words>28236</Words>
  <Characters>160949</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dc:creator>
  <cp:lastModifiedBy>abcd</cp:lastModifiedBy>
  <cp:revision>67</cp:revision>
  <dcterms:created xsi:type="dcterms:W3CDTF">2017-07-31T06:52:00Z</dcterms:created>
  <dcterms:modified xsi:type="dcterms:W3CDTF">2017-07-31T13:45:00Z</dcterms:modified>
</cp:coreProperties>
</file>